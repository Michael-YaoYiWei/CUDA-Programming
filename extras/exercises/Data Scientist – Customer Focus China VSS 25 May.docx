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16159" w14:textId="0FB32E3D" w:rsidR="006942BB" w:rsidRDefault="006942BB" w:rsidP="00D43710">
      <w:pPr>
        <w:jc w:val="center"/>
        <w:outlineLvl w:val="0"/>
        <w:rPr>
          <w:rFonts w:ascii="Calibri" w:hAnsi="Calibri" w:cs="Calibri"/>
          <w:b/>
          <w:sz w:val="32"/>
          <w:szCs w:val="32"/>
        </w:rPr>
      </w:pPr>
      <w:r w:rsidRPr="00AE191C">
        <w:rPr>
          <w:rFonts w:ascii="Calibri" w:hAnsi="Calibri" w:cs="Calibri"/>
          <w:b/>
          <w:sz w:val="32"/>
          <w:szCs w:val="32"/>
        </w:rPr>
        <w:t>JOB DESCRIPTION</w:t>
      </w:r>
    </w:p>
    <w:p w14:paraId="2A01615B" w14:textId="0FF5AA17" w:rsidR="008E19B1" w:rsidRPr="00047D23" w:rsidRDefault="008E19B1" w:rsidP="00385501">
      <w:pPr>
        <w:outlineLvl w:val="0"/>
        <w:rPr>
          <w:rFonts w:ascii="Arial" w:hAnsi="Arial" w:cs="Arial"/>
          <w:b/>
          <w:bCs/>
          <w:sz w:val="32"/>
          <w:szCs w:val="32"/>
        </w:rPr>
      </w:pPr>
    </w:p>
    <w:tbl>
      <w:tblPr>
        <w:tblStyle w:val="TableGrid"/>
        <w:tblW w:w="10204" w:type="dxa"/>
        <w:tblLook w:val="01E0" w:firstRow="1" w:lastRow="1" w:firstColumn="1" w:lastColumn="1" w:noHBand="0" w:noVBand="0"/>
      </w:tblPr>
      <w:tblGrid>
        <w:gridCol w:w="2127"/>
        <w:gridCol w:w="2753"/>
        <w:gridCol w:w="1924"/>
        <w:gridCol w:w="3400"/>
      </w:tblGrid>
      <w:tr w:rsidR="00D43710" w:rsidRPr="00A91E29" w14:paraId="2A016160" w14:textId="77777777" w:rsidTr="00A91E29">
        <w:tc>
          <w:tcPr>
            <w:tcW w:w="2127" w:type="dxa"/>
            <w:shd w:val="clear" w:color="auto" w:fill="F2F2F2" w:themeFill="background1" w:themeFillShade="F2"/>
          </w:tcPr>
          <w:p w14:paraId="2A01615C" w14:textId="77777777" w:rsidR="00D43710" w:rsidRPr="00A91E29" w:rsidRDefault="004A119F" w:rsidP="0098232C">
            <w:pPr>
              <w:rPr>
                <w:rFonts w:ascii="Calibri" w:hAnsi="Calibri" w:cs="Calibri"/>
                <w:sz w:val="22"/>
                <w:szCs w:val="22"/>
                <w:lang w:val="en-US"/>
              </w:rPr>
            </w:pPr>
            <w:r>
              <w:rPr>
                <w:rFonts w:ascii="Calibri" w:hAnsi="Calibri" w:cs="Calibri"/>
                <w:sz w:val="22"/>
                <w:szCs w:val="22"/>
                <w:lang w:val="en-US"/>
              </w:rPr>
              <w:t>Job Title</w:t>
            </w:r>
          </w:p>
        </w:tc>
        <w:tc>
          <w:tcPr>
            <w:tcW w:w="2753" w:type="dxa"/>
          </w:tcPr>
          <w:p w14:paraId="2A01615D" w14:textId="5A60F4A6" w:rsidR="00D43710" w:rsidRPr="00A91E29" w:rsidRDefault="00F70D6E" w:rsidP="0098232C">
            <w:pPr>
              <w:rPr>
                <w:rFonts w:ascii="Calibri" w:hAnsi="Calibri" w:cs="Calibri"/>
                <w:b/>
                <w:sz w:val="22"/>
                <w:szCs w:val="22"/>
                <w:lang w:val="en-US"/>
              </w:rPr>
            </w:pPr>
            <w:r>
              <w:rPr>
                <w:rFonts w:ascii="Calibri" w:hAnsi="Calibri" w:cs="Calibri"/>
                <w:b/>
                <w:sz w:val="22"/>
                <w:szCs w:val="22"/>
                <w:lang w:val="en-US"/>
              </w:rPr>
              <w:t>Data Scientist</w:t>
            </w:r>
            <w:r w:rsidR="00E36661">
              <w:rPr>
                <w:rFonts w:ascii="Calibri" w:hAnsi="Calibri" w:cs="Calibri"/>
                <w:b/>
                <w:sz w:val="22"/>
                <w:szCs w:val="22"/>
                <w:lang w:val="en-US"/>
              </w:rPr>
              <w:t xml:space="preserve"> – Customer Focus</w:t>
            </w:r>
          </w:p>
        </w:tc>
        <w:tc>
          <w:tcPr>
            <w:tcW w:w="1924" w:type="dxa"/>
            <w:shd w:val="clear" w:color="auto" w:fill="F2F2F2" w:themeFill="background1" w:themeFillShade="F2"/>
          </w:tcPr>
          <w:p w14:paraId="2A01615E" w14:textId="77777777" w:rsidR="00D43710" w:rsidRPr="00A91E29" w:rsidRDefault="004A119F" w:rsidP="0098232C">
            <w:pPr>
              <w:rPr>
                <w:rFonts w:ascii="Calibri" w:hAnsi="Calibri" w:cs="Calibri"/>
                <w:sz w:val="22"/>
                <w:szCs w:val="22"/>
                <w:lang w:val="en-US"/>
              </w:rPr>
            </w:pPr>
            <w:r>
              <w:rPr>
                <w:rFonts w:ascii="Calibri" w:hAnsi="Calibri" w:cs="Calibri"/>
                <w:sz w:val="22"/>
                <w:szCs w:val="22"/>
                <w:lang w:val="en-US"/>
              </w:rPr>
              <w:t>Job Function</w:t>
            </w:r>
          </w:p>
        </w:tc>
        <w:tc>
          <w:tcPr>
            <w:tcW w:w="3400" w:type="dxa"/>
          </w:tcPr>
          <w:p w14:paraId="2A01615F" w14:textId="3A66DBCF" w:rsidR="00D43710" w:rsidRPr="00A91E29" w:rsidRDefault="00D3073E" w:rsidP="0098232C">
            <w:pPr>
              <w:rPr>
                <w:rFonts w:ascii="Calibri" w:hAnsi="Calibri" w:cs="Calibri"/>
                <w:b/>
                <w:sz w:val="22"/>
                <w:szCs w:val="22"/>
                <w:lang w:val="en-US"/>
              </w:rPr>
            </w:pPr>
            <w:r>
              <w:rPr>
                <w:rFonts w:ascii="Calibri" w:hAnsi="Calibri" w:cs="Calibri"/>
                <w:b/>
                <w:sz w:val="22"/>
                <w:szCs w:val="22"/>
                <w:lang w:val="en-US"/>
              </w:rPr>
              <w:t>Technology</w:t>
            </w:r>
          </w:p>
        </w:tc>
      </w:tr>
      <w:tr w:rsidR="00D43710" w:rsidRPr="00A91E29" w14:paraId="2A016165" w14:textId="77777777" w:rsidTr="00A91E29">
        <w:tc>
          <w:tcPr>
            <w:tcW w:w="2127" w:type="dxa"/>
            <w:shd w:val="clear" w:color="auto" w:fill="F2F2F2" w:themeFill="background1" w:themeFillShade="F2"/>
          </w:tcPr>
          <w:p w14:paraId="2A016161" w14:textId="7FFB0A75" w:rsidR="00D43710" w:rsidRPr="00A91E29" w:rsidRDefault="004A119F" w:rsidP="00954A02">
            <w:pPr>
              <w:rPr>
                <w:rFonts w:ascii="Calibri" w:hAnsi="Calibri" w:cs="Calibri"/>
                <w:sz w:val="22"/>
                <w:szCs w:val="22"/>
                <w:lang w:val="en-US"/>
              </w:rPr>
            </w:pPr>
            <w:r>
              <w:rPr>
                <w:rFonts w:ascii="Calibri" w:hAnsi="Calibri" w:cs="Calibri"/>
                <w:sz w:val="22"/>
                <w:szCs w:val="22"/>
                <w:lang w:val="en-US"/>
              </w:rPr>
              <w:t>Global Grade</w:t>
            </w:r>
          </w:p>
        </w:tc>
        <w:tc>
          <w:tcPr>
            <w:tcW w:w="2753" w:type="dxa"/>
          </w:tcPr>
          <w:p w14:paraId="2A016162" w14:textId="478C38D6" w:rsidR="00D43710" w:rsidRPr="00A91E29" w:rsidRDefault="00D43710" w:rsidP="0098232C">
            <w:pPr>
              <w:rPr>
                <w:rFonts w:ascii="Calibri" w:hAnsi="Calibri" w:cs="Calibri"/>
                <w:b/>
                <w:sz w:val="22"/>
                <w:szCs w:val="22"/>
                <w:lang w:val="en-US"/>
              </w:rPr>
            </w:pPr>
          </w:p>
        </w:tc>
        <w:tc>
          <w:tcPr>
            <w:tcW w:w="1924" w:type="dxa"/>
            <w:shd w:val="clear" w:color="auto" w:fill="F2F2F2" w:themeFill="background1" w:themeFillShade="F2"/>
          </w:tcPr>
          <w:p w14:paraId="2A016163" w14:textId="77777777" w:rsidR="00D43710" w:rsidRPr="00A91E29" w:rsidRDefault="004A119F" w:rsidP="0098232C">
            <w:pPr>
              <w:rPr>
                <w:rFonts w:ascii="Calibri" w:hAnsi="Calibri" w:cs="Calibri"/>
                <w:sz w:val="22"/>
                <w:szCs w:val="22"/>
                <w:lang w:val="en-US"/>
              </w:rPr>
            </w:pPr>
            <w:r>
              <w:rPr>
                <w:rFonts w:ascii="Calibri" w:hAnsi="Calibri" w:cs="Calibri"/>
                <w:sz w:val="22"/>
                <w:szCs w:val="22"/>
                <w:lang w:val="en-US"/>
              </w:rPr>
              <w:t>Operation Unit</w:t>
            </w:r>
          </w:p>
        </w:tc>
        <w:tc>
          <w:tcPr>
            <w:tcW w:w="3400" w:type="dxa"/>
          </w:tcPr>
          <w:p w14:paraId="2A016164" w14:textId="2DF93548" w:rsidR="00D43710" w:rsidRPr="00A91E29" w:rsidRDefault="00D3073E" w:rsidP="0098232C">
            <w:pPr>
              <w:rPr>
                <w:rFonts w:ascii="Calibri" w:hAnsi="Calibri" w:cs="Calibri"/>
                <w:b/>
                <w:sz w:val="22"/>
                <w:szCs w:val="22"/>
                <w:lang w:val="en-US"/>
              </w:rPr>
            </w:pPr>
            <w:r>
              <w:rPr>
                <w:rFonts w:ascii="Calibri" w:hAnsi="Calibri" w:cs="Calibri"/>
                <w:b/>
                <w:sz w:val="22"/>
                <w:szCs w:val="22"/>
                <w:lang w:val="en-US"/>
              </w:rPr>
              <w:t>Semiconductor Service</w:t>
            </w:r>
          </w:p>
        </w:tc>
      </w:tr>
      <w:tr w:rsidR="004A119F" w:rsidRPr="00A91E29" w14:paraId="2A01616A" w14:textId="77777777" w:rsidTr="00A91E29">
        <w:tc>
          <w:tcPr>
            <w:tcW w:w="2127" w:type="dxa"/>
            <w:shd w:val="clear" w:color="auto" w:fill="F2F2F2" w:themeFill="background1" w:themeFillShade="F2"/>
          </w:tcPr>
          <w:p w14:paraId="2A016166" w14:textId="77777777" w:rsidR="004A119F" w:rsidRPr="00A91E29" w:rsidRDefault="004A119F" w:rsidP="004A119F">
            <w:pPr>
              <w:rPr>
                <w:rFonts w:ascii="Calibri" w:hAnsi="Calibri" w:cs="Calibri"/>
                <w:sz w:val="22"/>
                <w:szCs w:val="22"/>
                <w:lang w:val="en-US"/>
              </w:rPr>
            </w:pPr>
            <w:r>
              <w:rPr>
                <w:rFonts w:ascii="Calibri" w:hAnsi="Calibri" w:cs="Calibri"/>
                <w:sz w:val="22"/>
                <w:szCs w:val="22"/>
                <w:lang w:val="en-US"/>
              </w:rPr>
              <w:t>Incumbent Name</w:t>
            </w:r>
          </w:p>
        </w:tc>
        <w:tc>
          <w:tcPr>
            <w:tcW w:w="2753" w:type="dxa"/>
          </w:tcPr>
          <w:p w14:paraId="2A016167" w14:textId="77777777" w:rsidR="004A119F" w:rsidRPr="00A91E29" w:rsidRDefault="004A119F" w:rsidP="004A119F">
            <w:pPr>
              <w:rPr>
                <w:rFonts w:ascii="Calibri" w:hAnsi="Calibri" w:cs="Calibri"/>
                <w:b/>
                <w:sz w:val="22"/>
                <w:szCs w:val="22"/>
                <w:lang w:val="en-US"/>
              </w:rPr>
            </w:pPr>
          </w:p>
        </w:tc>
        <w:tc>
          <w:tcPr>
            <w:tcW w:w="1924" w:type="dxa"/>
            <w:shd w:val="clear" w:color="auto" w:fill="F2F2F2" w:themeFill="background1" w:themeFillShade="F2"/>
          </w:tcPr>
          <w:p w14:paraId="2A016168" w14:textId="77777777" w:rsidR="004A119F" w:rsidRPr="00A91E29" w:rsidRDefault="004A119F" w:rsidP="004A119F">
            <w:pPr>
              <w:rPr>
                <w:rFonts w:ascii="Calibri" w:hAnsi="Calibri" w:cs="Calibri"/>
                <w:sz w:val="22"/>
                <w:szCs w:val="22"/>
                <w:lang w:val="en-US"/>
              </w:rPr>
            </w:pPr>
            <w:r>
              <w:rPr>
                <w:rFonts w:ascii="Calibri" w:hAnsi="Calibri" w:cs="Calibri"/>
                <w:sz w:val="22"/>
                <w:szCs w:val="22"/>
                <w:lang w:val="en-US"/>
              </w:rPr>
              <w:t>Location</w:t>
            </w:r>
          </w:p>
        </w:tc>
        <w:tc>
          <w:tcPr>
            <w:tcW w:w="3400" w:type="dxa"/>
          </w:tcPr>
          <w:p w14:paraId="2A016169" w14:textId="64D1FE9D" w:rsidR="004A119F" w:rsidRPr="00A91E29" w:rsidRDefault="00610BF6" w:rsidP="004A119F">
            <w:pPr>
              <w:rPr>
                <w:rFonts w:ascii="Calibri" w:hAnsi="Calibri" w:cs="Calibri"/>
                <w:b/>
                <w:sz w:val="22"/>
                <w:szCs w:val="22"/>
                <w:lang w:val="en-US"/>
              </w:rPr>
            </w:pPr>
            <w:r w:rsidRPr="002B43E4">
              <w:rPr>
                <w:rFonts w:ascii="Calibri" w:hAnsi="Calibri" w:cs="Calibri"/>
                <w:b/>
                <w:sz w:val="22"/>
                <w:szCs w:val="22"/>
                <w:highlight w:val="yellow"/>
                <w:lang w:val="en-US"/>
              </w:rPr>
              <w:t>C</w:t>
            </w:r>
            <w:r w:rsidRPr="00A25E3C">
              <w:rPr>
                <w:rFonts w:ascii="Calibri" w:hAnsi="Calibri" w:cs="Calibri"/>
                <w:b/>
                <w:sz w:val="22"/>
                <w:szCs w:val="22"/>
                <w:highlight w:val="yellow"/>
                <w:lang w:val="en-US"/>
              </w:rPr>
              <w:t>hina</w:t>
            </w:r>
            <w:r w:rsidR="00A25E3C" w:rsidRPr="00A25E3C">
              <w:rPr>
                <w:rFonts w:ascii="Calibri" w:hAnsi="Calibri" w:cs="Calibri"/>
                <w:b/>
                <w:sz w:val="22"/>
                <w:szCs w:val="22"/>
                <w:highlight w:val="yellow"/>
                <w:lang w:val="en-US"/>
              </w:rPr>
              <w:t>, Shanghai</w:t>
            </w:r>
          </w:p>
        </w:tc>
      </w:tr>
      <w:tr w:rsidR="004A119F" w:rsidRPr="00A91E29" w14:paraId="2A01616F" w14:textId="77777777" w:rsidTr="00A91E29">
        <w:tc>
          <w:tcPr>
            <w:tcW w:w="2127" w:type="dxa"/>
            <w:shd w:val="clear" w:color="auto" w:fill="F2F2F2" w:themeFill="background1" w:themeFillShade="F2"/>
          </w:tcPr>
          <w:p w14:paraId="2A01616B" w14:textId="77777777" w:rsidR="004A119F" w:rsidRPr="00A91E29" w:rsidRDefault="004A119F" w:rsidP="004A119F">
            <w:pPr>
              <w:rPr>
                <w:rFonts w:ascii="Calibri" w:hAnsi="Calibri" w:cs="Calibri"/>
                <w:sz w:val="22"/>
                <w:szCs w:val="22"/>
                <w:lang w:val="en-US"/>
              </w:rPr>
            </w:pPr>
            <w:r>
              <w:rPr>
                <w:rFonts w:ascii="Calibri" w:hAnsi="Calibri" w:cs="Calibri"/>
                <w:sz w:val="22"/>
                <w:szCs w:val="22"/>
                <w:lang w:val="en-US"/>
              </w:rPr>
              <w:t>Manager’s Job title</w:t>
            </w:r>
          </w:p>
        </w:tc>
        <w:tc>
          <w:tcPr>
            <w:tcW w:w="2753" w:type="dxa"/>
          </w:tcPr>
          <w:p w14:paraId="2A01616C" w14:textId="09E6ABB8" w:rsidR="004A119F" w:rsidRPr="00A91E29" w:rsidRDefault="00721290" w:rsidP="004A119F">
            <w:pPr>
              <w:rPr>
                <w:rFonts w:ascii="Calibri" w:hAnsi="Calibri" w:cs="Calibri"/>
                <w:b/>
                <w:sz w:val="22"/>
                <w:szCs w:val="22"/>
                <w:lang w:val="en-US"/>
              </w:rPr>
            </w:pPr>
            <w:r w:rsidRPr="002B43E4">
              <w:rPr>
                <w:rFonts w:ascii="Calibri" w:hAnsi="Calibri" w:cs="Calibri"/>
                <w:b/>
                <w:sz w:val="22"/>
                <w:szCs w:val="22"/>
                <w:highlight w:val="yellow"/>
                <w:lang w:val="en-US"/>
              </w:rPr>
              <w:t>Technique Solution Manager</w:t>
            </w:r>
          </w:p>
        </w:tc>
        <w:tc>
          <w:tcPr>
            <w:tcW w:w="1924" w:type="dxa"/>
            <w:shd w:val="clear" w:color="auto" w:fill="F2F2F2" w:themeFill="background1" w:themeFillShade="F2"/>
          </w:tcPr>
          <w:p w14:paraId="2A01616D" w14:textId="77777777" w:rsidR="004A119F" w:rsidRPr="00A91E29" w:rsidRDefault="00954A02" w:rsidP="004A119F">
            <w:pPr>
              <w:rPr>
                <w:rFonts w:ascii="Calibri" w:hAnsi="Calibri" w:cs="Calibri"/>
                <w:sz w:val="22"/>
                <w:szCs w:val="22"/>
                <w:lang w:val="en-US"/>
              </w:rPr>
            </w:pPr>
            <w:r>
              <w:rPr>
                <w:rFonts w:ascii="Calibri" w:hAnsi="Calibri" w:cs="Calibri"/>
                <w:sz w:val="22"/>
                <w:szCs w:val="22"/>
                <w:lang w:val="en-US"/>
              </w:rPr>
              <w:t>Job Description Revision D</w:t>
            </w:r>
            <w:r w:rsidR="004A119F">
              <w:rPr>
                <w:rFonts w:ascii="Calibri" w:hAnsi="Calibri" w:cs="Calibri"/>
                <w:sz w:val="22"/>
                <w:szCs w:val="22"/>
                <w:lang w:val="en-US"/>
              </w:rPr>
              <w:t>ate</w:t>
            </w:r>
          </w:p>
        </w:tc>
        <w:tc>
          <w:tcPr>
            <w:tcW w:w="3400" w:type="dxa"/>
          </w:tcPr>
          <w:p w14:paraId="2A01616E" w14:textId="148F6892" w:rsidR="004A119F" w:rsidRPr="00A91E29" w:rsidRDefault="00A25E3C" w:rsidP="004A119F">
            <w:pPr>
              <w:rPr>
                <w:rFonts w:ascii="Calibri" w:hAnsi="Calibri" w:cs="Calibri"/>
                <w:b/>
                <w:sz w:val="22"/>
                <w:szCs w:val="22"/>
                <w:lang w:val="en-US"/>
              </w:rPr>
            </w:pPr>
            <w:r>
              <w:rPr>
                <w:rFonts w:ascii="Calibri" w:hAnsi="Calibri" w:cs="Calibri"/>
                <w:b/>
                <w:sz w:val="22"/>
                <w:szCs w:val="22"/>
                <w:lang w:val="en-US"/>
              </w:rPr>
              <w:t>2</w:t>
            </w:r>
            <w:r w:rsidR="00E36661">
              <w:rPr>
                <w:rFonts w:ascii="Calibri" w:hAnsi="Calibri" w:cs="Calibri"/>
                <w:b/>
                <w:sz w:val="22"/>
                <w:szCs w:val="22"/>
                <w:lang w:val="en-US"/>
              </w:rPr>
              <w:t>5</w:t>
            </w:r>
            <w:r w:rsidR="00E36661" w:rsidRPr="00E36661">
              <w:rPr>
                <w:rFonts w:ascii="Calibri" w:hAnsi="Calibri" w:cs="Calibri"/>
                <w:b/>
                <w:sz w:val="22"/>
                <w:szCs w:val="22"/>
                <w:vertAlign w:val="superscript"/>
                <w:lang w:val="en-US"/>
              </w:rPr>
              <w:t>th</w:t>
            </w:r>
            <w:r w:rsidR="00E36661">
              <w:rPr>
                <w:rFonts w:ascii="Calibri" w:hAnsi="Calibri" w:cs="Calibri"/>
                <w:b/>
                <w:sz w:val="22"/>
                <w:szCs w:val="22"/>
                <w:lang w:val="en-US"/>
              </w:rPr>
              <w:t xml:space="preserve"> May 2025</w:t>
            </w:r>
          </w:p>
        </w:tc>
      </w:tr>
      <w:tr w:rsidR="00E90D8A" w:rsidRPr="00A91E29" w14:paraId="2A016174" w14:textId="77777777" w:rsidTr="00A91E29">
        <w:tc>
          <w:tcPr>
            <w:tcW w:w="2127" w:type="dxa"/>
            <w:shd w:val="clear" w:color="auto" w:fill="F2F2F2" w:themeFill="background1" w:themeFillShade="F2"/>
          </w:tcPr>
          <w:p w14:paraId="2A016170" w14:textId="6D8ABFF1" w:rsidR="00E90D8A" w:rsidRDefault="002F053E" w:rsidP="004A119F">
            <w:pPr>
              <w:rPr>
                <w:rFonts w:ascii="Calibri" w:hAnsi="Calibri" w:cs="Calibri"/>
                <w:sz w:val="22"/>
                <w:szCs w:val="22"/>
                <w:lang w:val="en-US"/>
              </w:rPr>
            </w:pPr>
            <w:r>
              <w:rPr>
                <w:rFonts w:ascii="Calibri" w:hAnsi="Calibri" w:cs="Calibri"/>
                <w:sz w:val="22"/>
                <w:szCs w:val="22"/>
                <w:lang w:val="en-US"/>
              </w:rPr>
              <w:t>Talent Framework Level</w:t>
            </w:r>
          </w:p>
        </w:tc>
        <w:tc>
          <w:tcPr>
            <w:tcW w:w="2753" w:type="dxa"/>
          </w:tcPr>
          <w:p w14:paraId="2A016171" w14:textId="1A439596" w:rsidR="00E90D8A" w:rsidRPr="00A91E29" w:rsidRDefault="0037706B" w:rsidP="004A119F">
            <w:pPr>
              <w:rPr>
                <w:rFonts w:ascii="Calibri" w:hAnsi="Calibri" w:cs="Calibri"/>
                <w:b/>
                <w:sz w:val="22"/>
                <w:szCs w:val="22"/>
                <w:lang w:val="en-US"/>
              </w:rPr>
            </w:pPr>
            <w:r>
              <w:rPr>
                <w:rFonts w:ascii="Calibri" w:hAnsi="Calibri" w:cs="Calibri"/>
                <w:b/>
                <w:sz w:val="22"/>
                <w:szCs w:val="22"/>
                <w:lang w:val="en-US"/>
              </w:rPr>
              <w:t>Individual Contributor</w:t>
            </w:r>
          </w:p>
        </w:tc>
        <w:tc>
          <w:tcPr>
            <w:tcW w:w="1924" w:type="dxa"/>
            <w:shd w:val="clear" w:color="auto" w:fill="F2F2F2" w:themeFill="background1" w:themeFillShade="F2"/>
          </w:tcPr>
          <w:p w14:paraId="2A016172" w14:textId="77777777" w:rsidR="00E90D8A" w:rsidRDefault="00E90D8A" w:rsidP="004A119F">
            <w:pPr>
              <w:rPr>
                <w:rFonts w:ascii="Calibri" w:hAnsi="Calibri" w:cs="Calibri"/>
                <w:sz w:val="22"/>
                <w:szCs w:val="22"/>
                <w:lang w:val="en-US"/>
              </w:rPr>
            </w:pPr>
            <w:r>
              <w:rPr>
                <w:rFonts w:ascii="Calibri" w:hAnsi="Calibri" w:cs="Calibri"/>
                <w:sz w:val="22"/>
                <w:szCs w:val="22"/>
                <w:lang w:val="en-US"/>
              </w:rPr>
              <w:t>Job Code</w:t>
            </w:r>
          </w:p>
        </w:tc>
        <w:tc>
          <w:tcPr>
            <w:tcW w:w="3400" w:type="dxa"/>
          </w:tcPr>
          <w:p w14:paraId="2A016173" w14:textId="77777777" w:rsidR="00E90D8A" w:rsidRPr="00A91E29" w:rsidRDefault="00E90D8A" w:rsidP="004A119F">
            <w:pPr>
              <w:rPr>
                <w:rFonts w:ascii="Calibri" w:hAnsi="Calibri" w:cs="Calibri"/>
                <w:b/>
                <w:sz w:val="22"/>
                <w:szCs w:val="22"/>
                <w:lang w:val="en-US"/>
              </w:rPr>
            </w:pPr>
          </w:p>
        </w:tc>
      </w:tr>
    </w:tbl>
    <w:p w14:paraId="2A016176" w14:textId="77777777" w:rsidR="004C55BA" w:rsidRPr="00A91E29" w:rsidRDefault="004C55BA" w:rsidP="008E19B1">
      <w:pPr>
        <w:jc w:val="both"/>
        <w:rPr>
          <w:rFonts w:ascii="Arial" w:hAnsi="Arial" w:cs="Arial"/>
          <w:b/>
          <w:sz w:val="22"/>
          <w:szCs w:val="22"/>
          <w:lang w:val="en-US"/>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0135"/>
      </w:tblGrid>
      <w:tr w:rsidR="008E19B1" w:rsidRPr="00A91E29" w14:paraId="2A016178" w14:textId="77777777" w:rsidTr="5E697287">
        <w:trPr>
          <w:trHeight w:val="426"/>
        </w:trPr>
        <w:tc>
          <w:tcPr>
            <w:tcW w:w="10135" w:type="dxa"/>
            <w:shd w:val="clear" w:color="auto" w:fill="F2F2F2" w:themeFill="background1" w:themeFillShade="F2"/>
            <w:vAlign w:val="center"/>
          </w:tcPr>
          <w:p w14:paraId="2A016177" w14:textId="68171B5C" w:rsidR="006942BB" w:rsidRPr="00A91E29" w:rsidRDefault="006E4511" w:rsidP="004A119F">
            <w:pPr>
              <w:rPr>
                <w:rFonts w:ascii="Calibri" w:hAnsi="Calibri" w:cs="Calibri"/>
                <w:b/>
                <w:sz w:val="22"/>
                <w:szCs w:val="22"/>
                <w:lang w:val="en-US"/>
              </w:rPr>
            </w:pPr>
            <w:r>
              <w:rPr>
                <w:rFonts w:ascii="Calibri" w:hAnsi="Calibri" w:cs="Calibri"/>
                <w:b/>
                <w:sz w:val="22"/>
                <w:szCs w:val="22"/>
                <w:lang w:val="en-US"/>
              </w:rPr>
              <w:t>Mission/</w:t>
            </w:r>
            <w:r w:rsidR="00840832" w:rsidRPr="00A91E29">
              <w:rPr>
                <w:rFonts w:ascii="Calibri" w:hAnsi="Calibri" w:cs="Calibri"/>
                <w:b/>
                <w:sz w:val="22"/>
                <w:szCs w:val="22"/>
                <w:lang w:val="en-US"/>
              </w:rPr>
              <w:t>Purp</w:t>
            </w:r>
            <w:r w:rsidR="000E2302" w:rsidRPr="00A91E29">
              <w:rPr>
                <w:rFonts w:ascii="Calibri" w:hAnsi="Calibri" w:cs="Calibri"/>
                <w:b/>
                <w:sz w:val="22"/>
                <w:szCs w:val="22"/>
                <w:lang w:val="en-US"/>
              </w:rPr>
              <w:t>o</w:t>
            </w:r>
            <w:r w:rsidR="00840832" w:rsidRPr="00A91E29">
              <w:rPr>
                <w:rFonts w:ascii="Calibri" w:hAnsi="Calibri" w:cs="Calibri"/>
                <w:b/>
                <w:sz w:val="22"/>
                <w:szCs w:val="22"/>
                <w:lang w:val="en-US"/>
              </w:rPr>
              <w:t>s</w:t>
            </w:r>
            <w:r w:rsidR="000E2302" w:rsidRPr="00A91E29">
              <w:rPr>
                <w:rFonts w:ascii="Calibri" w:hAnsi="Calibri" w:cs="Calibri"/>
                <w:b/>
                <w:sz w:val="22"/>
                <w:szCs w:val="22"/>
                <w:lang w:val="en-US"/>
              </w:rPr>
              <w:t>e</w:t>
            </w:r>
            <w:r w:rsidR="00840832" w:rsidRPr="00A91E29">
              <w:rPr>
                <w:rFonts w:ascii="Calibri" w:hAnsi="Calibri" w:cs="Calibri"/>
                <w:b/>
                <w:sz w:val="22"/>
                <w:szCs w:val="22"/>
                <w:lang w:val="en-US"/>
              </w:rPr>
              <w:t xml:space="preserve"> of the </w:t>
            </w:r>
            <w:r w:rsidR="005049AA" w:rsidRPr="00A91E29">
              <w:rPr>
                <w:rFonts w:ascii="Calibri" w:hAnsi="Calibri" w:cs="Calibri"/>
                <w:b/>
                <w:sz w:val="22"/>
                <w:szCs w:val="22"/>
                <w:lang w:val="en-US"/>
              </w:rPr>
              <w:t>Job</w:t>
            </w:r>
          </w:p>
        </w:tc>
      </w:tr>
      <w:tr w:rsidR="00A91E29" w:rsidRPr="00A91E29" w14:paraId="2A01617E" w14:textId="77777777" w:rsidTr="5E697287">
        <w:tc>
          <w:tcPr>
            <w:tcW w:w="10135" w:type="dxa"/>
          </w:tcPr>
          <w:p w14:paraId="2A016179" w14:textId="485C6AB6" w:rsidR="004C55BA" w:rsidRPr="004C55BA" w:rsidRDefault="00F70D6E" w:rsidP="5E697287">
            <w:pPr>
              <w:jc w:val="both"/>
              <w:rPr>
                <w:rFonts w:ascii="Calibri" w:hAnsi="Calibri" w:cs="Calibri"/>
                <w:i/>
                <w:iCs/>
                <w:lang w:val="en-US"/>
              </w:rPr>
            </w:pPr>
            <w:r w:rsidRPr="5E697287">
              <w:rPr>
                <w:rFonts w:ascii="Calibri" w:hAnsi="Calibri" w:cs="Calibri"/>
                <w:i/>
                <w:iCs/>
                <w:lang w:val="en-US"/>
              </w:rPr>
              <w:t xml:space="preserve">The Data Scientist </w:t>
            </w:r>
            <w:r w:rsidR="00D3073E" w:rsidRPr="5E697287">
              <w:rPr>
                <w:rFonts w:ascii="Calibri" w:hAnsi="Calibri" w:cs="Calibri"/>
                <w:i/>
                <w:iCs/>
                <w:lang w:val="en-US"/>
              </w:rPr>
              <w:t xml:space="preserve">answers open-ended questions relating to equipment condition and performance, using data from a variety of sources.   They explore the data, and engage other domain experts, </w:t>
            </w:r>
            <w:ins w:id="0" w:author="Michael Mooney" w:date="2025-05-15T13:32:00Z">
              <w:r w:rsidR="46E245AE" w:rsidRPr="5E697287">
                <w:rPr>
                  <w:rFonts w:ascii="Calibri" w:hAnsi="Calibri" w:cs="Calibri"/>
                  <w:i/>
                  <w:iCs/>
                  <w:lang w:val="en-US"/>
                </w:rPr>
                <w:t>to</w:t>
              </w:r>
            </w:ins>
            <w:r w:rsidR="00E36661" w:rsidRPr="5E697287">
              <w:rPr>
                <w:rFonts w:ascii="Calibri" w:hAnsi="Calibri" w:cs="Calibri"/>
                <w:i/>
                <w:iCs/>
                <w:lang w:val="en-US"/>
              </w:rPr>
              <w:t xml:space="preserve"> produce highly accurate predictive models for customer use</w:t>
            </w:r>
            <w:r w:rsidRPr="5E697287">
              <w:rPr>
                <w:rFonts w:ascii="Calibri" w:hAnsi="Calibri" w:cs="Calibri"/>
                <w:i/>
                <w:iCs/>
                <w:lang w:val="en-US"/>
              </w:rPr>
              <w:t xml:space="preserve">.  </w:t>
            </w:r>
            <w:r w:rsidR="00B40C91" w:rsidRPr="5E697287">
              <w:rPr>
                <w:rFonts w:ascii="Calibri" w:hAnsi="Calibri" w:cs="Calibri"/>
                <w:i/>
                <w:iCs/>
                <w:lang w:val="en-US"/>
              </w:rPr>
              <w:t>They also develop visuals and dashboards to convey model predictions.</w:t>
            </w:r>
            <w:r w:rsidR="00951621" w:rsidRPr="5E697287">
              <w:rPr>
                <w:rFonts w:ascii="Calibri" w:hAnsi="Calibri" w:cs="Calibri"/>
                <w:i/>
                <w:iCs/>
                <w:lang w:val="en-US"/>
              </w:rPr>
              <w:t xml:space="preserve">  </w:t>
            </w:r>
            <w:r w:rsidR="003048C6" w:rsidRPr="5E697287">
              <w:rPr>
                <w:rFonts w:ascii="Calibri" w:hAnsi="Calibri" w:cs="Calibri"/>
                <w:i/>
                <w:iCs/>
                <w:lang w:val="en-US"/>
              </w:rPr>
              <w:t>The insights produce</w:t>
            </w:r>
            <w:r w:rsidR="00FA03EE" w:rsidRPr="5E697287">
              <w:rPr>
                <w:rFonts w:ascii="Calibri" w:hAnsi="Calibri" w:cs="Calibri"/>
                <w:i/>
                <w:iCs/>
                <w:lang w:val="en-US"/>
              </w:rPr>
              <w:t>d</w:t>
            </w:r>
            <w:r w:rsidR="003048C6" w:rsidRPr="5E697287">
              <w:rPr>
                <w:rFonts w:ascii="Calibri" w:hAnsi="Calibri" w:cs="Calibri"/>
                <w:i/>
                <w:iCs/>
                <w:lang w:val="en-US"/>
              </w:rPr>
              <w:t xml:space="preserve"> by the Data Scientist</w:t>
            </w:r>
            <w:r w:rsidR="00FA03EE" w:rsidRPr="5E697287">
              <w:rPr>
                <w:rFonts w:ascii="Calibri" w:hAnsi="Calibri" w:cs="Calibri"/>
                <w:i/>
                <w:iCs/>
                <w:lang w:val="en-US"/>
              </w:rPr>
              <w:t xml:space="preserve"> are </w:t>
            </w:r>
            <w:r w:rsidRPr="5E697287">
              <w:rPr>
                <w:rFonts w:ascii="Calibri" w:hAnsi="Calibri" w:cs="Calibri"/>
                <w:i/>
                <w:iCs/>
                <w:lang w:val="en-US"/>
              </w:rPr>
              <w:t>use</w:t>
            </w:r>
            <w:r w:rsidR="00FA03EE" w:rsidRPr="5E697287">
              <w:rPr>
                <w:rFonts w:ascii="Calibri" w:hAnsi="Calibri" w:cs="Calibri"/>
                <w:i/>
                <w:iCs/>
                <w:lang w:val="en-US"/>
              </w:rPr>
              <w:t>d</w:t>
            </w:r>
            <w:r w:rsidRPr="5E697287">
              <w:rPr>
                <w:rFonts w:ascii="Calibri" w:hAnsi="Calibri" w:cs="Calibri"/>
                <w:i/>
                <w:iCs/>
                <w:lang w:val="en-US"/>
              </w:rPr>
              <w:t xml:space="preserve"> within the Semiconductor Service Operational Excellence framework, to provide value-added </w:t>
            </w:r>
            <w:r w:rsidR="00951621" w:rsidRPr="5E697287">
              <w:rPr>
                <w:rFonts w:ascii="Calibri" w:hAnsi="Calibri" w:cs="Calibri"/>
                <w:i/>
                <w:iCs/>
                <w:lang w:val="en-US"/>
              </w:rPr>
              <w:t xml:space="preserve">pre and </w:t>
            </w:r>
            <w:r w:rsidRPr="5E697287">
              <w:rPr>
                <w:rFonts w:ascii="Calibri" w:hAnsi="Calibri" w:cs="Calibri"/>
                <w:i/>
                <w:iCs/>
                <w:lang w:val="en-US"/>
              </w:rPr>
              <w:t>aftersales services to customers</w:t>
            </w:r>
            <w:r w:rsidR="002724ED" w:rsidRPr="5E697287">
              <w:rPr>
                <w:rFonts w:ascii="Calibri" w:hAnsi="Calibri" w:cs="Calibri"/>
                <w:i/>
                <w:iCs/>
                <w:lang w:val="en-US"/>
              </w:rPr>
              <w:t xml:space="preserve">.   This </w:t>
            </w:r>
            <w:r w:rsidR="002F071B" w:rsidRPr="5E697287">
              <w:rPr>
                <w:rFonts w:ascii="Calibri" w:hAnsi="Calibri" w:cs="Calibri"/>
                <w:i/>
                <w:iCs/>
                <w:lang w:val="en-US"/>
              </w:rPr>
              <w:t>includes</w:t>
            </w:r>
            <w:r w:rsidRPr="5E697287">
              <w:rPr>
                <w:rFonts w:ascii="Calibri" w:hAnsi="Calibri" w:cs="Calibri"/>
                <w:i/>
                <w:iCs/>
                <w:lang w:val="en-US"/>
              </w:rPr>
              <w:t xml:space="preserve"> guidance for predictive or condition-based maintenance, the avoidance of unplanned downtime, or the proactive management of spares/inventory or service effort.</w:t>
            </w:r>
            <w:r w:rsidR="00304043" w:rsidRPr="5E697287">
              <w:rPr>
                <w:rFonts w:ascii="Calibri" w:hAnsi="Calibri" w:cs="Calibri"/>
                <w:i/>
                <w:iCs/>
                <w:lang w:val="en-US"/>
              </w:rPr>
              <w:t xml:space="preserve">  </w:t>
            </w:r>
            <w:r w:rsidR="00E36661" w:rsidRPr="5E697287">
              <w:rPr>
                <w:rFonts w:ascii="Calibri" w:hAnsi="Calibri" w:cs="Calibri"/>
                <w:i/>
                <w:iCs/>
                <w:lang w:val="en-US"/>
              </w:rPr>
              <w:t xml:space="preserve">This role will involve significant amounts of time on customer sites, explaining to customers the output of predictive models, and helping to bring data driven decisions to the </w:t>
            </w:r>
            <w:r w:rsidR="00DC75B6" w:rsidRPr="5E697287">
              <w:rPr>
                <w:rFonts w:ascii="Calibri" w:hAnsi="Calibri" w:cs="Calibri"/>
                <w:i/>
                <w:iCs/>
                <w:lang w:val="en-US"/>
              </w:rPr>
              <w:t xml:space="preserve">maintenance process.  A moderate amount of travel, primarily within </w:t>
            </w:r>
            <w:r w:rsidR="00A25E3C">
              <w:rPr>
                <w:rFonts w:ascii="Calibri" w:hAnsi="Calibri" w:cs="Calibri"/>
                <w:i/>
                <w:iCs/>
                <w:lang w:val="en-US"/>
              </w:rPr>
              <w:t>China</w:t>
            </w:r>
            <w:r w:rsidR="00DC75B6" w:rsidRPr="5E697287">
              <w:rPr>
                <w:rFonts w:ascii="Calibri" w:hAnsi="Calibri" w:cs="Calibri"/>
                <w:i/>
                <w:iCs/>
                <w:lang w:val="en-US"/>
              </w:rPr>
              <w:t>, will be required.</w:t>
            </w:r>
          </w:p>
          <w:p w14:paraId="2A01617D" w14:textId="51D41D61" w:rsidR="00954A02" w:rsidRPr="00F70D6E" w:rsidRDefault="00954A02" w:rsidP="006E4511">
            <w:pPr>
              <w:jc w:val="both"/>
              <w:rPr>
                <w:rFonts w:ascii="Calibri" w:hAnsi="Calibri" w:cs="Calibri"/>
                <w:bCs/>
                <w:sz w:val="22"/>
                <w:szCs w:val="22"/>
                <w:lang w:val="en-US"/>
              </w:rPr>
            </w:pPr>
          </w:p>
        </w:tc>
      </w:tr>
    </w:tbl>
    <w:p w14:paraId="2A01617F" w14:textId="0282F1FD" w:rsidR="00A91E29" w:rsidRDefault="00A91E29">
      <w:pPr>
        <w:rPr>
          <w:sz w:val="22"/>
          <w:szCs w:val="22"/>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0135"/>
      </w:tblGrid>
      <w:tr w:rsidR="002F053E" w:rsidRPr="00297292" w14:paraId="66B63CE5" w14:textId="77777777" w:rsidTr="00975859">
        <w:trPr>
          <w:trHeight w:val="450"/>
        </w:trPr>
        <w:tc>
          <w:tcPr>
            <w:tcW w:w="10135" w:type="dxa"/>
            <w:shd w:val="clear" w:color="auto" w:fill="F2F2F2" w:themeFill="background1" w:themeFillShade="F2"/>
            <w:vAlign w:val="center"/>
          </w:tcPr>
          <w:p w14:paraId="72133A73" w14:textId="70956715" w:rsidR="002F053E" w:rsidRPr="00975859" w:rsidRDefault="002F053E" w:rsidP="00975859">
            <w:pPr>
              <w:pStyle w:val="Heading1"/>
              <w:rPr>
                <w:rFonts w:ascii="Calibri" w:hAnsi="Calibri" w:cs="Calibri"/>
                <w:b/>
                <w:sz w:val="22"/>
                <w:szCs w:val="22"/>
                <w:lang w:val="en-US"/>
              </w:rPr>
            </w:pPr>
            <w:r w:rsidRPr="00975859">
              <w:rPr>
                <w:rFonts w:ascii="Calibri" w:hAnsi="Calibri" w:cs="Calibri"/>
                <w:b/>
                <w:sz w:val="22"/>
                <w:szCs w:val="22"/>
                <w:lang w:val="en-US"/>
              </w:rPr>
              <w:t>Talent Framework Detail</w:t>
            </w:r>
            <w:r w:rsidR="00975859" w:rsidRPr="00975859">
              <w:rPr>
                <w:rFonts w:ascii="Calibri" w:hAnsi="Calibri" w:cs="Calibri"/>
                <w:b/>
                <w:sz w:val="22"/>
                <w:szCs w:val="22"/>
                <w:lang w:val="en-US"/>
              </w:rPr>
              <w:t xml:space="preserve"> for “Individual Contributor”</w:t>
            </w:r>
          </w:p>
        </w:tc>
      </w:tr>
      <w:tr w:rsidR="002F053E" w:rsidRPr="00297292" w14:paraId="3B86E6F6" w14:textId="77777777" w:rsidTr="005049B0">
        <w:trPr>
          <w:trHeight w:val="3200"/>
        </w:trPr>
        <w:tc>
          <w:tcPr>
            <w:tcW w:w="10135" w:type="dxa"/>
          </w:tcPr>
          <w:p w14:paraId="260B6B88" w14:textId="64CBDDE1" w:rsidR="002F053E" w:rsidRDefault="002F053E" w:rsidP="002F053E">
            <w:pPr>
              <w:rPr>
                <w:rFonts w:asciiTheme="minorHAnsi" w:hAnsiTheme="minorHAnsi" w:cstheme="minorBidi"/>
                <w:b/>
                <w:bCs/>
                <w:lang w:val="en-IN"/>
              </w:rPr>
            </w:pPr>
            <w:r>
              <w:rPr>
                <w:rFonts w:asciiTheme="minorHAnsi" w:hAnsiTheme="minorHAnsi" w:cstheme="minorBidi"/>
                <w:b/>
                <w:bCs/>
                <w:lang w:val="en-IN"/>
              </w:rPr>
              <w:t>Drive Customer Success</w:t>
            </w:r>
          </w:p>
          <w:p w14:paraId="20BD2F0B" w14:textId="77777777" w:rsidR="008E380F" w:rsidRPr="008E380F" w:rsidRDefault="008E380F" w:rsidP="008E380F">
            <w:pPr>
              <w:rPr>
                <w:rFonts w:asciiTheme="minorHAnsi" w:hAnsiTheme="minorHAnsi" w:cstheme="minorBidi"/>
                <w:b/>
                <w:bCs/>
                <w:lang w:val="en-GB"/>
              </w:rPr>
            </w:pPr>
            <w:r w:rsidRPr="008E380F">
              <w:rPr>
                <w:rFonts w:asciiTheme="minorHAnsi" w:hAnsiTheme="minorHAnsi" w:cstheme="minorBidi"/>
                <w:lang w:val="en-IN"/>
              </w:rPr>
              <w:t>Demonstrates a genuine interest in accurately understanding and acting on customer needs and expectations. Prioritizes work and timely addresses customer requests. Actively seeks feedback to accurately identify customer needs. Searches for ways to improve customer service and customer experience</w:t>
            </w:r>
            <w:r w:rsidRPr="008E380F">
              <w:rPr>
                <w:rFonts w:asciiTheme="minorHAnsi" w:hAnsiTheme="minorHAnsi" w:cstheme="minorBidi"/>
                <w:b/>
                <w:bCs/>
                <w:lang w:val="en-IN"/>
              </w:rPr>
              <w:t>.</w:t>
            </w:r>
          </w:p>
          <w:p w14:paraId="050669E7" w14:textId="12C8F023" w:rsidR="002F053E" w:rsidRDefault="002F053E" w:rsidP="002F053E">
            <w:pPr>
              <w:rPr>
                <w:rFonts w:asciiTheme="minorHAnsi" w:hAnsiTheme="minorHAnsi" w:cstheme="minorBidi"/>
                <w:b/>
                <w:bCs/>
                <w:lang w:val="en-IN"/>
              </w:rPr>
            </w:pPr>
            <w:r>
              <w:rPr>
                <w:rFonts w:asciiTheme="minorHAnsi" w:hAnsiTheme="minorHAnsi" w:cstheme="minorBidi"/>
                <w:b/>
                <w:bCs/>
                <w:lang w:val="en-IN"/>
              </w:rPr>
              <w:t>Improve Business Results</w:t>
            </w:r>
          </w:p>
          <w:p w14:paraId="41B11C32" w14:textId="5390B422" w:rsidR="00E15AEA" w:rsidRPr="00E15AEA" w:rsidRDefault="00E15AEA" w:rsidP="002F053E">
            <w:pPr>
              <w:rPr>
                <w:rFonts w:asciiTheme="minorHAnsi" w:hAnsiTheme="minorHAnsi" w:cstheme="minorBidi"/>
                <w:lang w:val="en-GB"/>
              </w:rPr>
            </w:pPr>
            <w:r w:rsidRPr="00E15AEA">
              <w:rPr>
                <w:rFonts w:asciiTheme="minorHAnsi" w:hAnsiTheme="minorHAnsi" w:cstheme="minorBidi"/>
                <w:lang w:val="en-IN"/>
              </w:rPr>
              <w:t>Shows interest in the fundamentals of how the business works and understands how to contribute to business success. Demonstrates an openness to change and readily learns and adapts to new technologies. Shares new and useful ideas and seeks exposure to new ways of looking at things. Meets goals and expected results, displaying a can-do attitude.</w:t>
            </w:r>
          </w:p>
          <w:p w14:paraId="04394561" w14:textId="5AAB0363" w:rsidR="002F053E" w:rsidRDefault="002F053E" w:rsidP="002F053E">
            <w:pPr>
              <w:rPr>
                <w:rFonts w:asciiTheme="minorHAnsi" w:hAnsiTheme="minorHAnsi" w:cstheme="minorBidi"/>
                <w:b/>
                <w:bCs/>
              </w:rPr>
            </w:pPr>
            <w:r>
              <w:rPr>
                <w:rFonts w:asciiTheme="minorHAnsi" w:hAnsiTheme="minorHAnsi" w:cstheme="minorBidi"/>
                <w:b/>
                <w:bCs/>
              </w:rPr>
              <w:t xml:space="preserve">Lead Myself </w:t>
            </w:r>
          </w:p>
          <w:p w14:paraId="6206BEE2" w14:textId="77777777" w:rsidR="00F97856" w:rsidRPr="00F97856" w:rsidRDefault="00F97856" w:rsidP="00F97856">
            <w:pPr>
              <w:rPr>
                <w:rFonts w:asciiTheme="minorHAnsi" w:hAnsiTheme="minorHAnsi" w:cstheme="minorBidi"/>
                <w:lang w:val="en-GB"/>
              </w:rPr>
            </w:pPr>
            <w:r w:rsidRPr="00F97856">
              <w:rPr>
                <w:rFonts w:asciiTheme="minorHAnsi" w:hAnsiTheme="minorHAnsi" w:cstheme="minorBidi"/>
                <w:lang w:val="en-IN"/>
              </w:rPr>
              <w:t>Follows through and takes responsibility for successes and failures in own work. Engages in activities to broaden own knowledge and skills and takes initiative to practice and apply new skills on the job. Demonstrates self-awareness and modifies behaviours based on feedback from others. Uses relationship networks to exchange ideas and knowledge.</w:t>
            </w:r>
          </w:p>
          <w:p w14:paraId="119865C5" w14:textId="3B5D4BA9" w:rsidR="002F053E" w:rsidRDefault="002F053E" w:rsidP="002F053E">
            <w:pPr>
              <w:rPr>
                <w:rFonts w:asciiTheme="minorHAnsi" w:hAnsiTheme="minorHAnsi" w:cstheme="minorBidi"/>
                <w:b/>
                <w:bCs/>
              </w:rPr>
            </w:pPr>
            <w:r>
              <w:rPr>
                <w:rFonts w:asciiTheme="minorHAnsi" w:hAnsiTheme="minorHAnsi" w:cstheme="minorBidi"/>
                <w:b/>
                <w:bCs/>
              </w:rPr>
              <w:t>Focus on Team Success</w:t>
            </w:r>
          </w:p>
          <w:p w14:paraId="69DA5E76" w14:textId="77777777" w:rsidR="00B416DC" w:rsidRPr="00B416DC" w:rsidRDefault="00B416DC" w:rsidP="00B416DC">
            <w:pPr>
              <w:rPr>
                <w:rFonts w:asciiTheme="minorHAnsi" w:hAnsiTheme="minorHAnsi" w:cstheme="minorBidi"/>
                <w:lang w:val="en-GB"/>
              </w:rPr>
            </w:pPr>
            <w:r w:rsidRPr="00B416DC">
              <w:rPr>
                <w:rFonts w:asciiTheme="minorHAnsi" w:hAnsiTheme="minorHAnsi" w:cstheme="minorBidi"/>
                <w:lang w:val="en-IN"/>
              </w:rPr>
              <w:t>Actively collaborates with others and openly shares knowledge and experiences. Makes productive contributions to the team and offers to help others complete work to ensure the team’s success. Shows interest in and learns from others who have different perspectives, backgrounds, and/or styles.</w:t>
            </w:r>
          </w:p>
          <w:p w14:paraId="6CCE5142" w14:textId="51F76788" w:rsidR="002F053E" w:rsidRDefault="002F053E" w:rsidP="002F053E">
            <w:pPr>
              <w:rPr>
                <w:rFonts w:asciiTheme="minorHAnsi" w:hAnsiTheme="minorHAnsi" w:cstheme="minorBidi"/>
                <w:b/>
                <w:bCs/>
                <w:lang w:val="en-IN"/>
              </w:rPr>
            </w:pPr>
            <w:r>
              <w:rPr>
                <w:rFonts w:asciiTheme="minorHAnsi" w:hAnsiTheme="minorHAnsi" w:cstheme="minorBidi"/>
                <w:b/>
                <w:bCs/>
                <w:lang w:val="en-IN"/>
              </w:rPr>
              <w:t>Commit to Sustainable Growth</w:t>
            </w:r>
          </w:p>
          <w:p w14:paraId="558BBC7B" w14:textId="77777777" w:rsidR="007F47FC" w:rsidRPr="007F47FC" w:rsidRDefault="007F47FC" w:rsidP="007F47FC">
            <w:pPr>
              <w:rPr>
                <w:rFonts w:asciiTheme="minorHAnsi" w:hAnsiTheme="minorHAnsi" w:cstheme="minorBidi"/>
                <w:lang w:val="en-GB"/>
              </w:rPr>
            </w:pPr>
            <w:r w:rsidRPr="007F47FC">
              <w:rPr>
                <w:rFonts w:asciiTheme="minorHAnsi" w:hAnsiTheme="minorHAnsi" w:cstheme="minorBidi"/>
                <w:lang w:val="en-IN"/>
              </w:rPr>
              <w:t>Follows stated policies and practices as well as honours agreements and commitments. Displays consistency between words and actions and is honest and direct when dealing with people, raising flags when things go wrong to ensure appropriate action is taken. Puts safety and sustainability first.</w:t>
            </w:r>
          </w:p>
          <w:p w14:paraId="070FC326" w14:textId="77777777" w:rsidR="002F053E" w:rsidRDefault="002F053E" w:rsidP="002F053E">
            <w:pPr>
              <w:rPr>
                <w:rFonts w:asciiTheme="minorHAnsi" w:hAnsiTheme="minorHAnsi" w:cstheme="minorBidi"/>
              </w:rPr>
            </w:pPr>
          </w:p>
          <w:p w14:paraId="5BE6ACFA" w14:textId="7EFDC50E" w:rsidR="002F053E" w:rsidRPr="002F053E" w:rsidRDefault="002F053E" w:rsidP="005049B0">
            <w:pPr>
              <w:pStyle w:val="Heading1"/>
              <w:ind w:left="360"/>
              <w:rPr>
                <w:rFonts w:asciiTheme="minorHAnsi" w:hAnsiTheme="minorHAnsi" w:cs="Calibri"/>
                <w:b/>
                <w:sz w:val="20"/>
              </w:rPr>
            </w:pPr>
          </w:p>
        </w:tc>
      </w:tr>
    </w:tbl>
    <w:p w14:paraId="3442EBE7" w14:textId="77777777" w:rsidR="002F053E" w:rsidRPr="00A91E29" w:rsidRDefault="002F053E">
      <w:pPr>
        <w:rPr>
          <w:sz w:val="22"/>
          <w:szCs w:val="22"/>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0135"/>
      </w:tblGrid>
      <w:tr w:rsidR="008E19B1" w:rsidRPr="00297292" w14:paraId="2A016181" w14:textId="77777777" w:rsidTr="000E5F5E">
        <w:trPr>
          <w:trHeight w:val="452"/>
        </w:trPr>
        <w:tc>
          <w:tcPr>
            <w:tcW w:w="10135" w:type="dxa"/>
            <w:shd w:val="clear" w:color="auto" w:fill="F2F2F2" w:themeFill="background1" w:themeFillShade="F2"/>
            <w:vAlign w:val="center"/>
          </w:tcPr>
          <w:p w14:paraId="2A016180" w14:textId="3E639E41" w:rsidR="00B6267D" w:rsidRPr="00297292" w:rsidRDefault="00385501" w:rsidP="000E5F5E">
            <w:pPr>
              <w:pStyle w:val="Heading1"/>
              <w:rPr>
                <w:rFonts w:asciiTheme="minorHAnsi" w:hAnsiTheme="minorHAnsi" w:cs="Calibri"/>
                <w:sz w:val="20"/>
                <w:lang w:val="en-US"/>
              </w:rPr>
            </w:pPr>
            <w:r w:rsidRPr="000E5F5E">
              <w:rPr>
                <w:rFonts w:ascii="Calibri" w:hAnsi="Calibri" w:cs="Calibri"/>
                <w:b/>
                <w:sz w:val="22"/>
                <w:szCs w:val="22"/>
                <w:lang w:val="en-US"/>
              </w:rPr>
              <w:lastRenderedPageBreak/>
              <w:t>Main Responsibilities</w:t>
            </w:r>
          </w:p>
        </w:tc>
      </w:tr>
      <w:tr w:rsidR="00A91E29" w:rsidRPr="00297292" w14:paraId="2A016197" w14:textId="77777777" w:rsidTr="00A91E29">
        <w:trPr>
          <w:trHeight w:val="3200"/>
        </w:trPr>
        <w:tc>
          <w:tcPr>
            <w:tcW w:w="10135" w:type="dxa"/>
          </w:tcPr>
          <w:p w14:paraId="2A01618D" w14:textId="77777777" w:rsidR="00297292" w:rsidRPr="00CC4228" w:rsidRDefault="00297292" w:rsidP="00297292">
            <w:pPr>
              <w:rPr>
                <w:rFonts w:asciiTheme="minorHAnsi" w:hAnsiTheme="minorHAnsi" w:cstheme="minorHAnsi"/>
                <w:lang w:val="en-US"/>
              </w:rPr>
            </w:pPr>
          </w:p>
          <w:p w14:paraId="213F50A1" w14:textId="18DC171A" w:rsidR="00CC4228" w:rsidRPr="00F02C9F" w:rsidRDefault="00DC75B6" w:rsidP="00F02C9F">
            <w:pPr>
              <w:pStyle w:val="ListParagraph"/>
              <w:numPr>
                <w:ilvl w:val="0"/>
                <w:numId w:val="12"/>
              </w:numPr>
              <w:rPr>
                <w:rFonts w:asciiTheme="minorHAnsi" w:hAnsiTheme="minorHAnsi" w:cstheme="minorHAnsi"/>
                <w:lang w:val="en-US"/>
              </w:rPr>
            </w:pPr>
            <w:r>
              <w:rPr>
                <w:rFonts w:asciiTheme="minorHAnsi" w:hAnsiTheme="minorHAnsi" w:cstheme="minorHAnsi"/>
                <w:lang w:val="en-US"/>
              </w:rPr>
              <w:t>Represent Edwards Vacuum on customer sites, providing high quality updates to customers about the use of Predictive Models</w:t>
            </w:r>
          </w:p>
          <w:p w14:paraId="17452B07" w14:textId="5C9A7392" w:rsidR="00CC4228" w:rsidRDefault="00DC75B6" w:rsidP="00CC4228">
            <w:pPr>
              <w:pStyle w:val="ListParagraph"/>
              <w:numPr>
                <w:ilvl w:val="0"/>
                <w:numId w:val="12"/>
              </w:numPr>
              <w:rPr>
                <w:rFonts w:asciiTheme="minorHAnsi" w:hAnsiTheme="minorHAnsi" w:cstheme="minorHAnsi"/>
                <w:lang w:val="en-US"/>
              </w:rPr>
            </w:pPr>
            <w:r>
              <w:rPr>
                <w:rFonts w:asciiTheme="minorHAnsi" w:hAnsiTheme="minorHAnsi" w:cstheme="minorHAnsi"/>
                <w:lang w:val="en-US"/>
              </w:rPr>
              <w:t xml:space="preserve">Be able to </w:t>
            </w:r>
            <w:r w:rsidR="0043049A">
              <w:rPr>
                <w:rFonts w:asciiTheme="minorHAnsi" w:hAnsiTheme="minorHAnsi" w:cstheme="minorHAnsi"/>
                <w:lang w:val="en-US"/>
              </w:rPr>
              <w:t>tune and customize Edwards suite of Predictive Models to work optimally on a customers specific process</w:t>
            </w:r>
          </w:p>
          <w:p w14:paraId="44D245BD" w14:textId="2C509476" w:rsidR="004A3FF8" w:rsidRDefault="00F02C9F" w:rsidP="00CC4228">
            <w:pPr>
              <w:pStyle w:val="ListParagraph"/>
              <w:numPr>
                <w:ilvl w:val="0"/>
                <w:numId w:val="12"/>
              </w:numPr>
              <w:rPr>
                <w:rFonts w:asciiTheme="minorHAnsi" w:hAnsiTheme="minorHAnsi" w:cstheme="minorHAnsi"/>
                <w:lang w:val="en-US"/>
              </w:rPr>
            </w:pPr>
            <w:r w:rsidRPr="00CC4228">
              <w:rPr>
                <w:rFonts w:asciiTheme="minorHAnsi" w:hAnsiTheme="minorHAnsi" w:cstheme="minorHAnsi"/>
                <w:lang w:val="en-US"/>
              </w:rPr>
              <w:t>Collaborate, to build the subject matter expertise of others into your work</w:t>
            </w:r>
          </w:p>
          <w:p w14:paraId="289F94F3" w14:textId="2A5C4657" w:rsidR="005B2164" w:rsidRDefault="00EB34A3" w:rsidP="0043306D">
            <w:pPr>
              <w:pStyle w:val="ListParagraph"/>
              <w:numPr>
                <w:ilvl w:val="0"/>
                <w:numId w:val="12"/>
              </w:numPr>
              <w:rPr>
                <w:rFonts w:asciiTheme="minorHAnsi" w:hAnsiTheme="minorHAnsi" w:cstheme="minorHAnsi"/>
                <w:lang w:val="en-US"/>
              </w:rPr>
            </w:pPr>
            <w:r w:rsidRPr="00C34959">
              <w:rPr>
                <w:rFonts w:asciiTheme="minorHAnsi" w:hAnsiTheme="minorHAnsi" w:cstheme="minorHAnsi"/>
                <w:lang w:val="en-US"/>
              </w:rPr>
              <w:t xml:space="preserve">Develop data analytic code, </w:t>
            </w:r>
            <w:r w:rsidR="00BF7E22" w:rsidRPr="00C34959">
              <w:rPr>
                <w:rFonts w:asciiTheme="minorHAnsi" w:hAnsiTheme="minorHAnsi" w:cstheme="minorHAnsi"/>
                <w:lang w:val="en-US"/>
              </w:rPr>
              <w:t>adopting</w:t>
            </w:r>
            <w:r w:rsidRPr="00C34959">
              <w:rPr>
                <w:rFonts w:asciiTheme="minorHAnsi" w:hAnsiTheme="minorHAnsi" w:cstheme="minorHAnsi"/>
                <w:lang w:val="en-US"/>
              </w:rPr>
              <w:t xml:space="preserve"> and </w:t>
            </w:r>
            <w:r w:rsidR="00236459">
              <w:rPr>
                <w:rFonts w:asciiTheme="minorHAnsi" w:hAnsiTheme="minorHAnsi" w:cstheme="minorHAnsi"/>
                <w:lang w:val="en-US"/>
              </w:rPr>
              <w:t>extending</w:t>
            </w:r>
            <w:r w:rsidR="00F86B28" w:rsidRPr="00C34959">
              <w:rPr>
                <w:rFonts w:asciiTheme="minorHAnsi" w:hAnsiTheme="minorHAnsi" w:cstheme="minorHAnsi"/>
                <w:lang w:val="en-US"/>
              </w:rPr>
              <w:t xml:space="preserve"> re-usable</w:t>
            </w:r>
            <w:r w:rsidRPr="00C34959">
              <w:rPr>
                <w:rFonts w:asciiTheme="minorHAnsi" w:hAnsiTheme="minorHAnsi" w:cstheme="minorHAnsi"/>
                <w:lang w:val="en-US"/>
              </w:rPr>
              <w:t xml:space="preserve"> </w:t>
            </w:r>
            <w:r w:rsidR="00F86B28" w:rsidRPr="00C34959">
              <w:rPr>
                <w:rFonts w:asciiTheme="minorHAnsi" w:hAnsiTheme="minorHAnsi" w:cstheme="minorHAnsi"/>
                <w:lang w:val="en-US"/>
              </w:rPr>
              <w:t>design patterns</w:t>
            </w:r>
            <w:r w:rsidR="00BF7E22" w:rsidRPr="00C34959">
              <w:rPr>
                <w:rFonts w:asciiTheme="minorHAnsi" w:hAnsiTheme="minorHAnsi" w:cstheme="minorHAnsi"/>
                <w:lang w:val="en-US"/>
              </w:rPr>
              <w:t xml:space="preserve"> and modules</w:t>
            </w:r>
            <w:r w:rsidR="00053699" w:rsidRPr="00C34959">
              <w:rPr>
                <w:rFonts w:asciiTheme="minorHAnsi" w:hAnsiTheme="minorHAnsi" w:cstheme="minorHAnsi"/>
                <w:lang w:val="en-US"/>
              </w:rPr>
              <w:t xml:space="preserve"> </w:t>
            </w:r>
            <w:r w:rsidR="00066A49" w:rsidRPr="00C34959">
              <w:rPr>
                <w:rFonts w:asciiTheme="minorHAnsi" w:hAnsiTheme="minorHAnsi" w:cstheme="minorHAnsi"/>
                <w:lang w:val="en-US"/>
              </w:rPr>
              <w:t>across</w:t>
            </w:r>
            <w:r w:rsidR="000A1242">
              <w:rPr>
                <w:rFonts w:asciiTheme="minorHAnsi" w:hAnsiTheme="minorHAnsi" w:cstheme="minorHAnsi"/>
                <w:lang w:val="en-US"/>
              </w:rPr>
              <w:t xml:space="preserve"> prototype and production models</w:t>
            </w:r>
          </w:p>
          <w:p w14:paraId="560E1DD1" w14:textId="3103386B" w:rsidR="004D620B" w:rsidRPr="00C34959" w:rsidRDefault="004A1947" w:rsidP="0043306D">
            <w:pPr>
              <w:pStyle w:val="ListParagraph"/>
              <w:numPr>
                <w:ilvl w:val="0"/>
                <w:numId w:val="12"/>
              </w:numPr>
              <w:rPr>
                <w:rFonts w:asciiTheme="minorHAnsi" w:hAnsiTheme="minorHAnsi" w:cstheme="minorHAnsi"/>
                <w:lang w:val="en-US"/>
              </w:rPr>
            </w:pPr>
            <w:r>
              <w:rPr>
                <w:rFonts w:asciiTheme="minorHAnsi" w:hAnsiTheme="minorHAnsi" w:cstheme="minorHAnsi"/>
                <w:lang w:val="en-US"/>
              </w:rPr>
              <w:t xml:space="preserve">Specify or develop </w:t>
            </w:r>
            <w:r w:rsidR="004A5395">
              <w:rPr>
                <w:rFonts w:asciiTheme="minorHAnsi" w:hAnsiTheme="minorHAnsi" w:cstheme="minorHAnsi"/>
                <w:lang w:val="en-US"/>
              </w:rPr>
              <w:t>requirements for data linkage</w:t>
            </w:r>
            <w:r w:rsidR="001E70A3">
              <w:rPr>
                <w:rFonts w:asciiTheme="minorHAnsi" w:hAnsiTheme="minorHAnsi" w:cstheme="minorHAnsi"/>
                <w:lang w:val="en-US"/>
              </w:rPr>
              <w:t xml:space="preserve"> and tests for data quality</w:t>
            </w:r>
            <w:r w:rsidR="000B44C6">
              <w:rPr>
                <w:rFonts w:asciiTheme="minorHAnsi" w:hAnsiTheme="minorHAnsi" w:cstheme="minorHAnsi"/>
                <w:lang w:val="en-US"/>
              </w:rPr>
              <w:t xml:space="preserve">, so </w:t>
            </w:r>
            <w:r w:rsidR="00CA0FC2">
              <w:rPr>
                <w:rFonts w:asciiTheme="minorHAnsi" w:hAnsiTheme="minorHAnsi" w:cstheme="minorHAnsi"/>
                <w:lang w:val="en-US"/>
              </w:rPr>
              <w:t>the required pre-processing</w:t>
            </w:r>
            <w:r w:rsidR="004A5395">
              <w:rPr>
                <w:rFonts w:asciiTheme="minorHAnsi" w:hAnsiTheme="minorHAnsi" w:cstheme="minorHAnsi"/>
                <w:lang w:val="en-US"/>
              </w:rPr>
              <w:t xml:space="preserve"> can </w:t>
            </w:r>
            <w:r w:rsidR="000B44C6">
              <w:rPr>
                <w:rFonts w:asciiTheme="minorHAnsi" w:hAnsiTheme="minorHAnsi" w:cstheme="minorHAnsi"/>
                <w:lang w:val="en-US"/>
              </w:rPr>
              <w:t>be automated</w:t>
            </w:r>
          </w:p>
          <w:p w14:paraId="73796E7D" w14:textId="63983F47" w:rsidR="00066A49" w:rsidRDefault="003A636C" w:rsidP="00CC4228">
            <w:pPr>
              <w:pStyle w:val="ListParagraph"/>
              <w:numPr>
                <w:ilvl w:val="0"/>
                <w:numId w:val="12"/>
              </w:numPr>
              <w:rPr>
                <w:rFonts w:asciiTheme="minorHAnsi" w:hAnsiTheme="minorHAnsi" w:cstheme="minorHAnsi"/>
                <w:lang w:val="en-US"/>
              </w:rPr>
            </w:pPr>
            <w:r>
              <w:rPr>
                <w:rFonts w:asciiTheme="minorHAnsi" w:hAnsiTheme="minorHAnsi" w:cstheme="minorHAnsi"/>
                <w:lang w:val="en-US"/>
              </w:rPr>
              <w:t xml:space="preserve">Participate in team design and code </w:t>
            </w:r>
            <w:r w:rsidR="00E17848">
              <w:rPr>
                <w:rFonts w:asciiTheme="minorHAnsi" w:hAnsiTheme="minorHAnsi" w:cstheme="minorHAnsi"/>
                <w:lang w:val="en-US"/>
              </w:rPr>
              <w:t>peer-</w:t>
            </w:r>
            <w:r>
              <w:rPr>
                <w:rFonts w:asciiTheme="minorHAnsi" w:hAnsiTheme="minorHAnsi" w:cstheme="minorHAnsi"/>
                <w:lang w:val="en-US"/>
              </w:rPr>
              <w:t>reviews</w:t>
            </w:r>
            <w:r w:rsidR="00E17848">
              <w:rPr>
                <w:rFonts w:asciiTheme="minorHAnsi" w:hAnsiTheme="minorHAnsi" w:cstheme="minorHAnsi"/>
                <w:lang w:val="en-US"/>
              </w:rPr>
              <w:t>, to help establish and share best practice</w:t>
            </w:r>
          </w:p>
          <w:p w14:paraId="2A016195" w14:textId="62C081E6" w:rsidR="00297292" w:rsidRPr="00236459" w:rsidRDefault="003F0A88" w:rsidP="00297292">
            <w:pPr>
              <w:pStyle w:val="ListParagraph"/>
              <w:numPr>
                <w:ilvl w:val="0"/>
                <w:numId w:val="12"/>
              </w:numPr>
              <w:rPr>
                <w:rFonts w:asciiTheme="minorHAnsi" w:hAnsiTheme="minorHAnsi" w:cstheme="minorHAnsi"/>
                <w:lang w:val="en-US"/>
              </w:rPr>
            </w:pPr>
            <w:r>
              <w:rPr>
                <w:rFonts w:asciiTheme="minorHAnsi" w:hAnsiTheme="minorHAnsi" w:cstheme="minorHAnsi"/>
                <w:lang w:val="en-US"/>
              </w:rPr>
              <w:t xml:space="preserve">Keep up-to date with </w:t>
            </w:r>
            <w:r w:rsidR="00432502">
              <w:rPr>
                <w:rFonts w:asciiTheme="minorHAnsi" w:hAnsiTheme="minorHAnsi" w:cstheme="minorHAnsi"/>
                <w:lang w:val="en-US"/>
              </w:rPr>
              <w:t>state-of-the-art data science methods and technology</w:t>
            </w:r>
            <w:r w:rsidR="002F276E">
              <w:rPr>
                <w:rFonts w:asciiTheme="minorHAnsi" w:hAnsiTheme="minorHAnsi" w:cstheme="minorHAnsi"/>
                <w:lang w:val="en-US"/>
              </w:rPr>
              <w:t>, maintaining internal and external peer networks</w:t>
            </w:r>
            <w:r w:rsidR="00AE24EF">
              <w:rPr>
                <w:rFonts w:asciiTheme="minorHAnsi" w:hAnsiTheme="minorHAnsi" w:cstheme="minorHAnsi"/>
                <w:lang w:val="en-US"/>
              </w:rPr>
              <w:t>,</w:t>
            </w:r>
            <w:r w:rsidR="002F276E">
              <w:rPr>
                <w:rFonts w:asciiTheme="minorHAnsi" w:hAnsiTheme="minorHAnsi" w:cstheme="minorHAnsi"/>
                <w:lang w:val="en-US"/>
              </w:rPr>
              <w:t xml:space="preserve"> </w:t>
            </w:r>
            <w:r w:rsidR="00CE2542">
              <w:rPr>
                <w:rFonts w:asciiTheme="minorHAnsi" w:hAnsiTheme="minorHAnsi" w:cstheme="minorHAnsi"/>
                <w:lang w:val="en-US"/>
              </w:rPr>
              <w:t xml:space="preserve">to facilitate </w:t>
            </w:r>
            <w:r w:rsidR="00AE24EF">
              <w:rPr>
                <w:rFonts w:asciiTheme="minorHAnsi" w:hAnsiTheme="minorHAnsi" w:cstheme="minorHAnsi"/>
                <w:lang w:val="en-US"/>
              </w:rPr>
              <w:t>professional development of yourself and the team</w:t>
            </w:r>
          </w:p>
          <w:p w14:paraId="2A016196" w14:textId="77777777" w:rsidR="00A91E29" w:rsidRPr="00297292" w:rsidRDefault="00A91E29" w:rsidP="00297292">
            <w:pPr>
              <w:pStyle w:val="Heading1"/>
              <w:ind w:left="360"/>
              <w:rPr>
                <w:rFonts w:asciiTheme="minorHAnsi" w:hAnsiTheme="minorHAnsi" w:cs="Calibri"/>
                <w:b/>
                <w:sz w:val="20"/>
                <w:lang w:val="en-US"/>
              </w:rPr>
            </w:pPr>
            <w:r w:rsidRPr="00297292">
              <w:rPr>
                <w:rFonts w:asciiTheme="minorHAnsi" w:hAnsiTheme="minorHAnsi" w:cs="Calibri"/>
                <w:b/>
                <w:sz w:val="20"/>
                <w:lang w:val="en-US"/>
              </w:rPr>
              <w:t xml:space="preserve"> </w:t>
            </w:r>
          </w:p>
        </w:tc>
      </w:tr>
    </w:tbl>
    <w:p w14:paraId="2A016198" w14:textId="78AEA719" w:rsidR="00B6267D" w:rsidRPr="00A91E29" w:rsidRDefault="00B6267D">
      <w:pPr>
        <w:rPr>
          <w:sz w:val="22"/>
          <w:szCs w:val="22"/>
        </w:rPr>
      </w:pPr>
    </w:p>
    <w:p w14:paraId="2A0161A3" w14:textId="77777777" w:rsidR="001466E7" w:rsidRDefault="001466E7"/>
    <w:tbl>
      <w:tblPr>
        <w:tblStyle w:val="TableGrid"/>
        <w:tblW w:w="0" w:type="auto"/>
        <w:tblLayout w:type="fixed"/>
        <w:tblLook w:val="0000" w:firstRow="0" w:lastRow="0" w:firstColumn="0" w:lastColumn="0" w:noHBand="0" w:noVBand="0"/>
      </w:tblPr>
      <w:tblGrid>
        <w:gridCol w:w="10135"/>
      </w:tblGrid>
      <w:tr w:rsidR="006942BB" w:rsidRPr="00A91E29" w14:paraId="2A0161A5" w14:textId="77777777" w:rsidTr="004A119F">
        <w:trPr>
          <w:trHeight w:val="355"/>
        </w:trPr>
        <w:tc>
          <w:tcPr>
            <w:tcW w:w="10135" w:type="dxa"/>
            <w:shd w:val="clear" w:color="auto" w:fill="F2F2F2" w:themeFill="background1" w:themeFillShade="F2"/>
            <w:vAlign w:val="center"/>
          </w:tcPr>
          <w:p w14:paraId="2A0161A4" w14:textId="77777777" w:rsidR="006942BB" w:rsidRPr="00A91E29" w:rsidRDefault="00954A02" w:rsidP="004A119F">
            <w:pPr>
              <w:pStyle w:val="Heading1"/>
              <w:rPr>
                <w:rFonts w:ascii="Arial" w:hAnsi="Arial" w:cs="Arial"/>
                <w:b/>
                <w:sz w:val="22"/>
                <w:szCs w:val="22"/>
                <w:lang w:val="en-US"/>
              </w:rPr>
            </w:pPr>
            <w:r>
              <w:rPr>
                <w:rFonts w:ascii="Calibri" w:hAnsi="Calibri" w:cs="Calibri"/>
                <w:b/>
                <w:sz w:val="22"/>
                <w:szCs w:val="22"/>
                <w:lang w:val="en-US"/>
              </w:rPr>
              <w:t>Skills / Knowledge / Experience</w:t>
            </w:r>
          </w:p>
        </w:tc>
      </w:tr>
      <w:tr w:rsidR="001466E7" w:rsidRPr="00A91E29" w14:paraId="2A0161AF" w14:textId="77777777" w:rsidTr="00382214">
        <w:trPr>
          <w:trHeight w:val="1978"/>
        </w:trPr>
        <w:tc>
          <w:tcPr>
            <w:tcW w:w="10135" w:type="dxa"/>
          </w:tcPr>
          <w:p w14:paraId="2A0161A6" w14:textId="0D8C84A0" w:rsidR="001466E7" w:rsidRPr="001466E7" w:rsidRDefault="00B40C91" w:rsidP="001466E7">
            <w:pPr>
              <w:pStyle w:val="ListParagraph"/>
              <w:numPr>
                <w:ilvl w:val="0"/>
                <w:numId w:val="12"/>
              </w:numPr>
              <w:rPr>
                <w:rFonts w:asciiTheme="minorHAnsi" w:hAnsiTheme="minorHAnsi"/>
              </w:rPr>
            </w:pPr>
            <w:r>
              <w:rPr>
                <w:rFonts w:asciiTheme="minorHAnsi" w:hAnsiTheme="minorHAnsi"/>
              </w:rPr>
              <w:t xml:space="preserve">Degree or equivalent in Computer Science, Enginering or </w:t>
            </w:r>
            <w:r w:rsidRPr="00A25E3C">
              <w:rPr>
                <w:rFonts w:asciiTheme="minorHAnsi" w:hAnsiTheme="minorHAnsi"/>
                <w:highlight w:val="yellow"/>
              </w:rPr>
              <w:t>Physical Sciences, or other Math</w:t>
            </w:r>
            <w:r w:rsidR="004357EC" w:rsidRPr="00A25E3C">
              <w:rPr>
                <w:rFonts w:asciiTheme="minorHAnsi" w:hAnsiTheme="minorHAnsi"/>
                <w:highlight w:val="yellow"/>
              </w:rPr>
              <w:t>e</w:t>
            </w:r>
            <w:r w:rsidRPr="00A25E3C">
              <w:rPr>
                <w:rFonts w:asciiTheme="minorHAnsi" w:hAnsiTheme="minorHAnsi"/>
                <w:highlight w:val="yellow"/>
              </w:rPr>
              <w:t>m</w:t>
            </w:r>
            <w:r w:rsidR="004357EC" w:rsidRPr="00A25E3C">
              <w:rPr>
                <w:rFonts w:asciiTheme="minorHAnsi" w:hAnsiTheme="minorHAnsi"/>
                <w:highlight w:val="yellow"/>
              </w:rPr>
              <w:t>a</w:t>
            </w:r>
            <w:r w:rsidRPr="00A25E3C">
              <w:rPr>
                <w:rFonts w:asciiTheme="minorHAnsi" w:hAnsiTheme="minorHAnsi"/>
                <w:highlight w:val="yellow"/>
              </w:rPr>
              <w:t>tics-based</w:t>
            </w:r>
            <w:r>
              <w:rPr>
                <w:rFonts w:asciiTheme="minorHAnsi" w:hAnsiTheme="minorHAnsi"/>
              </w:rPr>
              <w:t xml:space="preserve"> discapline</w:t>
            </w:r>
          </w:p>
          <w:p w14:paraId="2A0161A7" w14:textId="5BE8D0B4" w:rsidR="001466E7" w:rsidRDefault="007D640A" w:rsidP="001466E7">
            <w:pPr>
              <w:pStyle w:val="ListParagraph"/>
              <w:ind w:left="360"/>
              <w:rPr>
                <w:rFonts w:asciiTheme="minorHAnsi" w:hAnsiTheme="minorHAnsi"/>
              </w:rPr>
            </w:pPr>
            <w:r w:rsidRPr="002B43E4">
              <w:rPr>
                <w:rFonts w:asciiTheme="minorHAnsi" w:hAnsiTheme="minorHAnsi"/>
                <w:highlight w:val="yellow"/>
              </w:rPr>
              <w:t>Master degree at least.</w:t>
            </w:r>
          </w:p>
          <w:p w14:paraId="2A0161A8" w14:textId="0FF8A22D" w:rsidR="001466E7" w:rsidRPr="001466E7" w:rsidRDefault="007D640A" w:rsidP="001466E7">
            <w:pPr>
              <w:pStyle w:val="ListParagraph"/>
              <w:numPr>
                <w:ilvl w:val="0"/>
                <w:numId w:val="12"/>
              </w:numPr>
              <w:rPr>
                <w:rFonts w:asciiTheme="minorHAnsi" w:hAnsiTheme="minorHAnsi"/>
              </w:rPr>
            </w:pPr>
            <w:r>
              <w:rPr>
                <w:rFonts w:asciiTheme="minorHAnsi" w:hAnsiTheme="minorHAnsi"/>
              </w:rPr>
              <w:t xml:space="preserve">2 ~ </w:t>
            </w:r>
            <w:r w:rsidR="0043049A">
              <w:rPr>
                <w:rFonts w:asciiTheme="minorHAnsi" w:hAnsiTheme="minorHAnsi"/>
              </w:rPr>
              <w:t>5</w:t>
            </w:r>
            <w:r w:rsidR="00B40C91">
              <w:rPr>
                <w:rFonts w:asciiTheme="minorHAnsi" w:hAnsiTheme="minorHAnsi"/>
              </w:rPr>
              <w:t xml:space="preserve"> years in a Data Analytics or Data Science role, ideally using data to study the performance or condition of physical/industrical assets.</w:t>
            </w:r>
            <w:r w:rsidR="00CC62EC">
              <w:rPr>
                <w:rFonts w:asciiTheme="minorHAnsi" w:hAnsiTheme="minorHAnsi"/>
              </w:rPr>
              <w:t xml:space="preserve">   You may also have experience with the use of NLP to extract labels or other information from free-text records, or image processing to identify and classify features in still images or video.</w:t>
            </w:r>
          </w:p>
          <w:p w14:paraId="2A0161A9" w14:textId="77777777" w:rsidR="001466E7" w:rsidRPr="001466E7" w:rsidRDefault="001466E7" w:rsidP="001466E7">
            <w:pPr>
              <w:pStyle w:val="ListParagraph"/>
              <w:ind w:left="360"/>
              <w:rPr>
                <w:rFonts w:asciiTheme="minorHAnsi" w:hAnsiTheme="minorHAnsi"/>
              </w:rPr>
            </w:pPr>
          </w:p>
          <w:p w14:paraId="2A0161AA" w14:textId="736B3090" w:rsidR="001466E7" w:rsidRDefault="00E52C1D" w:rsidP="00B149CA">
            <w:pPr>
              <w:pStyle w:val="ListParagraph"/>
              <w:numPr>
                <w:ilvl w:val="0"/>
                <w:numId w:val="12"/>
              </w:numPr>
              <w:rPr>
                <w:rFonts w:asciiTheme="minorHAnsi" w:hAnsiTheme="minorHAnsi"/>
              </w:rPr>
            </w:pPr>
            <w:r>
              <w:rPr>
                <w:rFonts w:asciiTheme="minorHAnsi" w:hAnsiTheme="minorHAnsi"/>
              </w:rPr>
              <w:t xml:space="preserve">Self reliant </w:t>
            </w:r>
            <w:r w:rsidR="00D93707">
              <w:rPr>
                <w:rFonts w:asciiTheme="minorHAnsi" w:hAnsiTheme="minorHAnsi"/>
              </w:rPr>
              <w:t>software developer</w:t>
            </w:r>
            <w:r w:rsidR="00B149CA">
              <w:rPr>
                <w:rFonts w:asciiTheme="minorHAnsi" w:hAnsiTheme="minorHAnsi"/>
              </w:rPr>
              <w:t>,</w:t>
            </w:r>
            <w:r>
              <w:rPr>
                <w:rFonts w:asciiTheme="minorHAnsi" w:hAnsiTheme="minorHAnsi"/>
              </w:rPr>
              <w:t xml:space="preserve"> using mainstream data analytics languages:  </w:t>
            </w:r>
            <w:r w:rsidR="00D93707">
              <w:rPr>
                <w:rFonts w:asciiTheme="minorHAnsi" w:hAnsiTheme="minorHAnsi"/>
              </w:rPr>
              <w:t xml:space="preserve">e.g. </w:t>
            </w:r>
            <w:r w:rsidRPr="00A25E3C">
              <w:rPr>
                <w:rFonts w:asciiTheme="minorHAnsi" w:hAnsiTheme="minorHAnsi"/>
                <w:highlight w:val="yellow"/>
              </w:rPr>
              <w:t>Python or R</w:t>
            </w:r>
          </w:p>
          <w:p w14:paraId="41F53F82" w14:textId="77777777" w:rsidR="00D951A6" w:rsidRPr="00D951A6" w:rsidRDefault="00D951A6" w:rsidP="00D951A6">
            <w:pPr>
              <w:pStyle w:val="ListParagraph"/>
              <w:rPr>
                <w:rFonts w:asciiTheme="minorHAnsi" w:hAnsiTheme="minorHAnsi"/>
              </w:rPr>
            </w:pPr>
          </w:p>
          <w:p w14:paraId="2B5DA0F9" w14:textId="5F8541E1" w:rsidR="00D951A6" w:rsidRPr="00B149CA" w:rsidRDefault="00D951A6" w:rsidP="00B149CA">
            <w:pPr>
              <w:pStyle w:val="ListParagraph"/>
              <w:numPr>
                <w:ilvl w:val="0"/>
                <w:numId w:val="12"/>
              </w:numPr>
              <w:rPr>
                <w:rFonts w:asciiTheme="minorHAnsi" w:hAnsiTheme="minorHAnsi"/>
              </w:rPr>
            </w:pPr>
            <w:r>
              <w:rPr>
                <w:rFonts w:asciiTheme="minorHAnsi" w:hAnsiTheme="minorHAnsi"/>
              </w:rPr>
              <w:t xml:space="preserve">You will have experience </w:t>
            </w:r>
            <w:r w:rsidR="00584863">
              <w:rPr>
                <w:rFonts w:asciiTheme="minorHAnsi" w:hAnsiTheme="minorHAnsi"/>
              </w:rPr>
              <w:t>interacting directly with customers, and providing technical presentations to non-technical people</w:t>
            </w:r>
          </w:p>
          <w:p w14:paraId="2A0161AB" w14:textId="77777777" w:rsidR="001466E7" w:rsidRPr="001466E7" w:rsidRDefault="001466E7" w:rsidP="001466E7">
            <w:pPr>
              <w:pStyle w:val="ListParagraph"/>
              <w:ind w:left="360"/>
              <w:rPr>
                <w:rFonts w:asciiTheme="minorHAnsi" w:hAnsiTheme="minorHAnsi"/>
              </w:rPr>
            </w:pPr>
          </w:p>
          <w:p w14:paraId="2A0161AD" w14:textId="2F5C394C" w:rsidR="001466E7" w:rsidRPr="00584863" w:rsidRDefault="00E52C1D" w:rsidP="001466E7">
            <w:pPr>
              <w:pStyle w:val="ListParagraph"/>
              <w:numPr>
                <w:ilvl w:val="0"/>
                <w:numId w:val="12"/>
              </w:numPr>
            </w:pPr>
            <w:r>
              <w:rPr>
                <w:rFonts w:asciiTheme="minorHAnsi" w:hAnsiTheme="minorHAnsi"/>
              </w:rPr>
              <w:t>Excellent spoken and written English</w:t>
            </w:r>
            <w:r w:rsidR="003105C0">
              <w:rPr>
                <w:rFonts w:asciiTheme="minorHAnsi" w:hAnsiTheme="minorHAnsi"/>
              </w:rPr>
              <w:t>.   An a</w:t>
            </w:r>
            <w:r>
              <w:rPr>
                <w:rFonts w:asciiTheme="minorHAnsi" w:hAnsiTheme="minorHAnsi"/>
              </w:rPr>
              <w:t>dditional European or Asian language</w:t>
            </w:r>
            <w:r w:rsidR="003105C0">
              <w:rPr>
                <w:rFonts w:asciiTheme="minorHAnsi" w:hAnsiTheme="minorHAnsi"/>
              </w:rPr>
              <w:t xml:space="preserve"> is</w:t>
            </w:r>
            <w:r>
              <w:rPr>
                <w:rFonts w:asciiTheme="minorHAnsi" w:hAnsiTheme="minorHAnsi"/>
              </w:rPr>
              <w:t xml:space="preserve"> beneficial.</w:t>
            </w:r>
          </w:p>
          <w:p w14:paraId="72475073" w14:textId="77777777" w:rsidR="00584863" w:rsidRDefault="00584863" w:rsidP="00584863">
            <w:pPr>
              <w:pStyle w:val="ListParagraph"/>
            </w:pPr>
          </w:p>
          <w:p w14:paraId="4475B255" w14:textId="542D281D" w:rsidR="00584863" w:rsidRPr="00A25E3C" w:rsidRDefault="00584863" w:rsidP="001466E7">
            <w:pPr>
              <w:pStyle w:val="ListParagraph"/>
              <w:numPr>
                <w:ilvl w:val="0"/>
                <w:numId w:val="12"/>
              </w:numPr>
              <w:rPr>
                <w:rFonts w:asciiTheme="minorHAnsi" w:hAnsiTheme="minorHAnsi"/>
                <w:highlight w:val="yellow"/>
              </w:rPr>
            </w:pPr>
            <w:r w:rsidRPr="00A25E3C">
              <w:rPr>
                <w:rFonts w:asciiTheme="minorHAnsi" w:hAnsiTheme="minorHAnsi"/>
                <w:highlight w:val="yellow"/>
              </w:rPr>
              <w:t>Ideally you will have experience in the semiconductor industry</w:t>
            </w:r>
            <w:r w:rsidR="00A25E3C" w:rsidRPr="00A25E3C">
              <w:rPr>
                <w:rFonts w:asciiTheme="minorHAnsi" w:hAnsiTheme="minorHAnsi"/>
                <w:highlight w:val="yellow"/>
              </w:rPr>
              <w:t xml:space="preserve"> or terotechnology which related to mechanical, thermodynamic, Steam turbine and Engine machinery</w:t>
            </w:r>
          </w:p>
          <w:p w14:paraId="2A0161AE" w14:textId="77777777" w:rsidR="001466E7" w:rsidRDefault="001466E7" w:rsidP="001466E7"/>
        </w:tc>
      </w:tr>
    </w:tbl>
    <w:p w14:paraId="2A0161B0" w14:textId="173355A9" w:rsidR="001466E7" w:rsidRDefault="001466E7"/>
    <w:p w14:paraId="2769F655" w14:textId="77777777" w:rsidR="00DF0183" w:rsidRDefault="00DF0183"/>
    <w:tbl>
      <w:tblPr>
        <w:tblStyle w:val="TableGrid"/>
        <w:tblW w:w="0" w:type="auto"/>
        <w:tblLayout w:type="fixed"/>
        <w:tblLook w:val="0000" w:firstRow="0" w:lastRow="0" w:firstColumn="0" w:lastColumn="0" w:noHBand="0" w:noVBand="0"/>
      </w:tblPr>
      <w:tblGrid>
        <w:gridCol w:w="10135"/>
      </w:tblGrid>
      <w:tr w:rsidR="006942BB" w:rsidRPr="00DC4EC4" w14:paraId="2A0161B2" w14:textId="77777777" w:rsidTr="004A119F">
        <w:trPr>
          <w:trHeight w:val="385"/>
        </w:trPr>
        <w:tc>
          <w:tcPr>
            <w:tcW w:w="10135" w:type="dxa"/>
            <w:shd w:val="clear" w:color="auto" w:fill="F2F2F2" w:themeFill="background1" w:themeFillShade="F2"/>
            <w:vAlign w:val="center"/>
          </w:tcPr>
          <w:p w14:paraId="2A0161B1" w14:textId="4D06DEC0" w:rsidR="00B6267D" w:rsidRPr="00DC4EC4" w:rsidRDefault="00CF21CE" w:rsidP="004A119F">
            <w:pPr>
              <w:pStyle w:val="Heading1"/>
              <w:rPr>
                <w:rFonts w:asciiTheme="minorHAnsi" w:hAnsiTheme="minorHAnsi" w:cs="Calibri"/>
                <w:sz w:val="22"/>
                <w:szCs w:val="22"/>
                <w:lang w:val="en-US"/>
              </w:rPr>
            </w:pPr>
            <w:r w:rsidRPr="00DC4EC4">
              <w:rPr>
                <w:rFonts w:asciiTheme="minorHAnsi" w:hAnsiTheme="minorHAnsi" w:cs="Calibri"/>
                <w:b/>
                <w:sz w:val="22"/>
                <w:szCs w:val="22"/>
                <w:lang w:val="en-US"/>
              </w:rPr>
              <w:t>Scope of the job</w:t>
            </w:r>
          </w:p>
        </w:tc>
      </w:tr>
      <w:tr w:rsidR="00BD1B4D" w:rsidRPr="00DC4EC4" w14:paraId="2A0161BD" w14:textId="77777777" w:rsidTr="00382214">
        <w:trPr>
          <w:trHeight w:val="1987"/>
        </w:trPr>
        <w:tc>
          <w:tcPr>
            <w:tcW w:w="10135" w:type="dxa"/>
          </w:tcPr>
          <w:p w14:paraId="57A11063" w14:textId="5843D214" w:rsidR="00A556C9" w:rsidRDefault="001154A0" w:rsidP="00A556C9">
            <w:pPr>
              <w:pStyle w:val="ListParagraph"/>
              <w:numPr>
                <w:ilvl w:val="0"/>
                <w:numId w:val="19"/>
              </w:numPr>
              <w:rPr>
                <w:rFonts w:asciiTheme="minorHAnsi" w:hAnsiTheme="minorHAnsi"/>
                <w:lang w:val="en-US"/>
              </w:rPr>
            </w:pPr>
            <w:r>
              <w:rPr>
                <w:rFonts w:asciiTheme="minorHAnsi" w:hAnsiTheme="minorHAnsi"/>
                <w:lang w:val="en-US"/>
              </w:rPr>
              <w:t>Th</w:t>
            </w:r>
            <w:r w:rsidR="00482CB8">
              <w:rPr>
                <w:rFonts w:asciiTheme="minorHAnsi" w:hAnsiTheme="minorHAnsi"/>
                <w:lang w:val="en-US"/>
              </w:rPr>
              <w:t>is</w:t>
            </w:r>
            <w:r>
              <w:rPr>
                <w:rFonts w:asciiTheme="minorHAnsi" w:hAnsiTheme="minorHAnsi"/>
                <w:lang w:val="en-US"/>
              </w:rPr>
              <w:t xml:space="preserve"> role </w:t>
            </w:r>
            <w:r w:rsidR="008260C7">
              <w:rPr>
                <w:rFonts w:asciiTheme="minorHAnsi" w:hAnsiTheme="minorHAnsi"/>
                <w:lang w:val="en-US"/>
              </w:rPr>
              <w:t xml:space="preserve">will be based in </w:t>
            </w:r>
            <w:r w:rsidR="00A25E3C" w:rsidRPr="00A25E3C">
              <w:rPr>
                <w:rFonts w:asciiTheme="minorHAnsi" w:hAnsiTheme="minorHAnsi"/>
                <w:highlight w:val="yellow"/>
                <w:lang w:val="en-US"/>
              </w:rPr>
              <w:t>China Shanghai</w:t>
            </w:r>
            <w:r w:rsidR="008260C7">
              <w:rPr>
                <w:rFonts w:asciiTheme="minorHAnsi" w:hAnsiTheme="minorHAnsi"/>
                <w:lang w:val="en-US"/>
              </w:rPr>
              <w:t xml:space="preserve">, and will involve travel to multiple customer sites </w:t>
            </w:r>
            <w:r w:rsidR="00A25E3C" w:rsidRPr="00A25E3C">
              <w:rPr>
                <w:rFonts w:asciiTheme="minorHAnsi" w:hAnsiTheme="minorHAnsi"/>
                <w:highlight w:val="yellow"/>
                <w:lang w:val="en-US"/>
              </w:rPr>
              <w:t>within China, mainland</w:t>
            </w:r>
            <w:r w:rsidR="00A25E3C">
              <w:rPr>
                <w:rFonts w:asciiTheme="minorHAnsi" w:hAnsiTheme="minorHAnsi"/>
                <w:lang w:val="en-US"/>
              </w:rPr>
              <w:t>.</w:t>
            </w:r>
          </w:p>
          <w:p w14:paraId="1A477E36" w14:textId="010C997D" w:rsidR="008F3E5C" w:rsidRDefault="001154A0" w:rsidP="008F3E5C">
            <w:pPr>
              <w:pStyle w:val="ListParagraph"/>
              <w:numPr>
                <w:ilvl w:val="0"/>
                <w:numId w:val="19"/>
              </w:numPr>
              <w:rPr>
                <w:rFonts w:asciiTheme="minorHAnsi" w:hAnsiTheme="minorHAnsi"/>
                <w:lang w:val="en-US"/>
              </w:rPr>
            </w:pPr>
            <w:r>
              <w:rPr>
                <w:rFonts w:asciiTheme="minorHAnsi" w:hAnsiTheme="minorHAnsi"/>
                <w:lang w:val="en-US"/>
              </w:rPr>
              <w:t>The Data Scientist</w:t>
            </w:r>
            <w:r w:rsidR="003105C0">
              <w:rPr>
                <w:rFonts w:asciiTheme="minorHAnsi" w:hAnsiTheme="minorHAnsi"/>
                <w:lang w:val="en-US"/>
              </w:rPr>
              <w:t xml:space="preserve"> works closely with Data Engineers (on the gathering and preparation of data), and Data</w:t>
            </w:r>
            <w:r w:rsidR="00A556C9">
              <w:rPr>
                <w:rFonts w:asciiTheme="minorHAnsi" w:hAnsiTheme="minorHAnsi"/>
                <w:lang w:val="en-US"/>
              </w:rPr>
              <w:t xml:space="preserve">/Dev </w:t>
            </w:r>
            <w:r w:rsidR="003105C0">
              <w:rPr>
                <w:rFonts w:asciiTheme="minorHAnsi" w:hAnsiTheme="minorHAnsi"/>
                <w:lang w:val="en-US"/>
              </w:rPr>
              <w:t>Ops specialists (in the production and release of models and algorithms)</w:t>
            </w:r>
            <w:r>
              <w:rPr>
                <w:rFonts w:asciiTheme="minorHAnsi" w:hAnsiTheme="minorHAnsi"/>
                <w:lang w:val="en-US"/>
              </w:rPr>
              <w:t>.</w:t>
            </w:r>
          </w:p>
          <w:p w14:paraId="1D705461" w14:textId="77777777" w:rsidR="00216C4A" w:rsidRDefault="008F3E5C" w:rsidP="008F3E5C">
            <w:pPr>
              <w:pStyle w:val="ListParagraph"/>
              <w:numPr>
                <w:ilvl w:val="0"/>
                <w:numId w:val="19"/>
              </w:numPr>
              <w:rPr>
                <w:rFonts w:asciiTheme="minorHAnsi" w:hAnsiTheme="minorHAnsi"/>
                <w:lang w:val="en-US"/>
              </w:rPr>
            </w:pPr>
            <w:r>
              <w:rPr>
                <w:rFonts w:asciiTheme="minorHAnsi" w:hAnsiTheme="minorHAnsi"/>
                <w:lang w:val="en-US"/>
              </w:rPr>
              <w:t xml:space="preserve">You will work </w:t>
            </w:r>
            <w:r w:rsidR="00596576">
              <w:rPr>
                <w:rFonts w:asciiTheme="minorHAnsi" w:hAnsiTheme="minorHAnsi"/>
                <w:lang w:val="en-US"/>
              </w:rPr>
              <w:t>with the</w:t>
            </w:r>
            <w:r w:rsidR="00775AA3">
              <w:rPr>
                <w:rFonts w:asciiTheme="minorHAnsi" w:hAnsiTheme="minorHAnsi"/>
                <w:lang w:val="en-US"/>
              </w:rPr>
              <w:t xml:space="preserve"> </w:t>
            </w:r>
            <w:r>
              <w:rPr>
                <w:rFonts w:asciiTheme="minorHAnsi" w:hAnsiTheme="minorHAnsi"/>
                <w:lang w:val="en-US"/>
              </w:rPr>
              <w:t>team</w:t>
            </w:r>
            <w:r w:rsidR="008260C7">
              <w:rPr>
                <w:rFonts w:asciiTheme="minorHAnsi" w:hAnsiTheme="minorHAnsi"/>
                <w:lang w:val="en-US"/>
              </w:rPr>
              <w:t xml:space="preserve"> to produce and deploy </w:t>
            </w:r>
            <w:r w:rsidR="008260C7" w:rsidRPr="00CC7F1A">
              <w:rPr>
                <w:rFonts w:asciiTheme="minorHAnsi" w:hAnsiTheme="minorHAnsi"/>
                <w:b/>
                <w:bCs/>
                <w:lang w:val="en-US"/>
              </w:rPr>
              <w:t>predictive models</w:t>
            </w:r>
            <w:r w:rsidR="008260C7">
              <w:rPr>
                <w:rFonts w:asciiTheme="minorHAnsi" w:hAnsiTheme="minorHAnsi"/>
                <w:lang w:val="en-US"/>
              </w:rPr>
              <w:t xml:space="preserve"> that have been </w:t>
            </w:r>
            <w:r w:rsidR="00216C4A">
              <w:rPr>
                <w:rFonts w:asciiTheme="minorHAnsi" w:hAnsiTheme="minorHAnsi"/>
                <w:lang w:val="en-US"/>
              </w:rPr>
              <w:t>tuned to a customers specific process</w:t>
            </w:r>
          </w:p>
          <w:p w14:paraId="2E160F02" w14:textId="79E8804E" w:rsidR="00CC7F1A" w:rsidRPr="00CC7F1A" w:rsidRDefault="00CC7F1A" w:rsidP="008F3E5C">
            <w:pPr>
              <w:pStyle w:val="ListParagraph"/>
              <w:numPr>
                <w:ilvl w:val="0"/>
                <w:numId w:val="19"/>
              </w:numPr>
              <w:rPr>
                <w:rFonts w:asciiTheme="minorHAnsi" w:hAnsiTheme="minorHAnsi"/>
                <w:highlight w:val="yellow"/>
                <w:lang w:val="en-US"/>
              </w:rPr>
            </w:pPr>
            <w:r w:rsidRPr="00CC7F1A">
              <w:rPr>
                <w:rFonts w:asciiTheme="minorHAnsi" w:hAnsiTheme="minorHAnsi"/>
                <w:highlight w:val="yellow"/>
                <w:lang w:val="en-US"/>
              </w:rPr>
              <w:t>Target Key Customers: Top 4 Advanced Logic Fab clusters, Top 4 Memory Fab clusters, Top 10 mature logic Fabs, Top 3 FPD groups. Around 60 ~ 80 fabs (volume), covering 70K ~100K Pump install base, 6~7K EMS install base.</w:t>
            </w:r>
          </w:p>
          <w:p w14:paraId="59789B9B" w14:textId="1CB5542E" w:rsidR="001154A0" w:rsidRPr="008F3E5C" w:rsidRDefault="00216C4A" w:rsidP="008F3E5C">
            <w:pPr>
              <w:pStyle w:val="ListParagraph"/>
              <w:numPr>
                <w:ilvl w:val="0"/>
                <w:numId w:val="19"/>
              </w:numPr>
              <w:rPr>
                <w:rFonts w:asciiTheme="minorHAnsi" w:hAnsiTheme="minorHAnsi"/>
                <w:lang w:val="en-US"/>
              </w:rPr>
            </w:pPr>
            <w:r>
              <w:rPr>
                <w:rFonts w:asciiTheme="minorHAnsi" w:hAnsiTheme="minorHAnsi"/>
                <w:lang w:val="en-US"/>
              </w:rPr>
              <w:t>You will be responsible for providing regular updates to customers about the predictive analytics system, both</w:t>
            </w:r>
            <w:r w:rsidR="00D951A6">
              <w:rPr>
                <w:rFonts w:asciiTheme="minorHAnsi" w:hAnsiTheme="minorHAnsi"/>
                <w:lang w:val="en-US"/>
              </w:rPr>
              <w:t xml:space="preserve"> during the operational phase of a contract, but also during the sales process for Outcome Based Contracts</w:t>
            </w:r>
            <w:r w:rsidR="008F3E5C">
              <w:rPr>
                <w:rFonts w:asciiTheme="minorHAnsi" w:hAnsiTheme="minorHAnsi"/>
                <w:lang w:val="en-US"/>
              </w:rPr>
              <w:t xml:space="preserve"> </w:t>
            </w:r>
          </w:p>
          <w:p w14:paraId="5EC3C517" w14:textId="0978EF4C" w:rsidR="00D93707" w:rsidRDefault="003105C0" w:rsidP="00D93707">
            <w:pPr>
              <w:pStyle w:val="ListParagraph"/>
              <w:numPr>
                <w:ilvl w:val="0"/>
                <w:numId w:val="19"/>
              </w:numPr>
              <w:rPr>
                <w:rFonts w:asciiTheme="minorHAnsi" w:hAnsiTheme="minorHAnsi"/>
                <w:lang w:val="en-US"/>
              </w:rPr>
            </w:pPr>
            <w:r>
              <w:rPr>
                <w:rFonts w:asciiTheme="minorHAnsi" w:hAnsiTheme="minorHAnsi"/>
                <w:lang w:val="en-US"/>
              </w:rPr>
              <w:t>It</w:t>
            </w:r>
            <w:r w:rsidR="001154A0">
              <w:rPr>
                <w:rFonts w:asciiTheme="minorHAnsi" w:hAnsiTheme="minorHAnsi"/>
                <w:lang w:val="en-US"/>
              </w:rPr>
              <w:t>’s important to foster relationships with</w:t>
            </w:r>
            <w:r>
              <w:rPr>
                <w:rFonts w:asciiTheme="minorHAnsi" w:hAnsiTheme="minorHAnsi"/>
                <w:lang w:val="en-US"/>
              </w:rPr>
              <w:t xml:space="preserve"> other subject-matter experts</w:t>
            </w:r>
            <w:r w:rsidR="001154A0">
              <w:rPr>
                <w:rFonts w:asciiTheme="minorHAnsi" w:hAnsiTheme="minorHAnsi"/>
                <w:lang w:val="en-US"/>
              </w:rPr>
              <w:t xml:space="preserve"> too</w:t>
            </w:r>
            <w:r w:rsidR="008F3E5C">
              <w:rPr>
                <w:rFonts w:asciiTheme="minorHAnsi" w:hAnsiTheme="minorHAnsi"/>
                <w:lang w:val="en-US"/>
              </w:rPr>
              <w:t xml:space="preserve"> – </w:t>
            </w:r>
            <w:r>
              <w:rPr>
                <w:rFonts w:asciiTheme="minorHAnsi" w:hAnsiTheme="minorHAnsi"/>
                <w:lang w:val="en-US"/>
              </w:rPr>
              <w:t xml:space="preserve">from product Technical Support, </w:t>
            </w:r>
            <w:r w:rsidR="001154A0">
              <w:rPr>
                <w:rFonts w:asciiTheme="minorHAnsi" w:hAnsiTheme="minorHAnsi"/>
                <w:lang w:val="en-US"/>
              </w:rPr>
              <w:t xml:space="preserve">Service and </w:t>
            </w:r>
            <w:r>
              <w:rPr>
                <w:rFonts w:asciiTheme="minorHAnsi" w:hAnsiTheme="minorHAnsi"/>
                <w:lang w:val="en-US"/>
              </w:rPr>
              <w:t>Process Applications team</w:t>
            </w:r>
            <w:r w:rsidR="008F3E5C">
              <w:rPr>
                <w:rFonts w:asciiTheme="minorHAnsi" w:hAnsiTheme="minorHAnsi"/>
                <w:lang w:val="en-US"/>
              </w:rPr>
              <w:t xml:space="preserve">s, </w:t>
            </w:r>
            <w:r w:rsidR="00216E69">
              <w:rPr>
                <w:rFonts w:asciiTheme="minorHAnsi" w:hAnsiTheme="minorHAnsi"/>
                <w:lang w:val="en-US"/>
              </w:rPr>
              <w:t>and</w:t>
            </w:r>
            <w:r w:rsidR="001154A0">
              <w:rPr>
                <w:rFonts w:asciiTheme="minorHAnsi" w:hAnsiTheme="minorHAnsi"/>
                <w:lang w:val="en-US"/>
              </w:rPr>
              <w:t xml:space="preserve"> customers – listening to understand pain points and opportunities to develop value through data, as well as build trust</w:t>
            </w:r>
            <w:r w:rsidR="00CC62EC">
              <w:rPr>
                <w:rFonts w:asciiTheme="minorHAnsi" w:hAnsiTheme="minorHAnsi"/>
                <w:lang w:val="en-US"/>
              </w:rPr>
              <w:t>.</w:t>
            </w:r>
          </w:p>
          <w:p w14:paraId="79B83F3F" w14:textId="780DEBEA" w:rsidR="00CC62EC" w:rsidRDefault="001154A0" w:rsidP="00CC62EC">
            <w:pPr>
              <w:pStyle w:val="ListParagraph"/>
              <w:numPr>
                <w:ilvl w:val="0"/>
                <w:numId w:val="19"/>
              </w:numPr>
              <w:rPr>
                <w:rFonts w:asciiTheme="minorHAnsi" w:hAnsiTheme="minorHAnsi"/>
                <w:lang w:val="en-US"/>
              </w:rPr>
            </w:pPr>
            <w:r>
              <w:rPr>
                <w:rFonts w:asciiTheme="minorHAnsi" w:hAnsiTheme="minorHAnsi"/>
                <w:lang w:val="en-US"/>
              </w:rPr>
              <w:t xml:space="preserve">You will be inquisitive and creative, but also take a structured approach to executing data science projects – hypothesis driven, using rigorous scientific and data analysis methods to uncover potential bias </w:t>
            </w:r>
            <w:r w:rsidR="00CC62EC">
              <w:rPr>
                <w:rFonts w:asciiTheme="minorHAnsi" w:hAnsiTheme="minorHAnsi"/>
                <w:lang w:val="en-US"/>
              </w:rPr>
              <w:t>in the data and the predictions.</w:t>
            </w:r>
            <w:r w:rsidR="00482CB8">
              <w:rPr>
                <w:rFonts w:asciiTheme="minorHAnsi" w:hAnsiTheme="minorHAnsi"/>
                <w:lang w:val="en-US"/>
              </w:rPr>
              <w:t xml:space="preserve">   You will also have a good sense of pragmatism – able to judge when “good enough is better than perfect”, given the needs of the users or the business.</w:t>
            </w:r>
          </w:p>
          <w:p w14:paraId="4B705C2F" w14:textId="47540B3C" w:rsidR="00482CB8" w:rsidRPr="00482CB8" w:rsidRDefault="00D93707" w:rsidP="00482CB8">
            <w:pPr>
              <w:pStyle w:val="ListParagraph"/>
              <w:numPr>
                <w:ilvl w:val="0"/>
                <w:numId w:val="19"/>
              </w:numPr>
              <w:rPr>
                <w:rFonts w:asciiTheme="minorHAnsi" w:hAnsiTheme="minorHAnsi"/>
                <w:lang w:val="en-US"/>
              </w:rPr>
            </w:pPr>
            <w:r>
              <w:rPr>
                <w:rFonts w:asciiTheme="minorHAnsi" w:hAnsiTheme="minorHAnsi"/>
                <w:lang w:val="en-US"/>
              </w:rPr>
              <w:t xml:space="preserve">Communication is an important part of this role:  effective Data Scientists are adept at using and presenting data to tell stories </w:t>
            </w:r>
            <w:r w:rsidR="008F3E5C">
              <w:rPr>
                <w:rFonts w:asciiTheme="minorHAnsi" w:hAnsiTheme="minorHAnsi"/>
                <w:lang w:val="en-US"/>
              </w:rPr>
              <w:t>that</w:t>
            </w:r>
            <w:r>
              <w:rPr>
                <w:rFonts w:asciiTheme="minorHAnsi" w:hAnsiTheme="minorHAnsi"/>
                <w:lang w:val="en-US"/>
              </w:rPr>
              <w:t xml:space="preserve"> relate findings to positive outcomes for users or the business as a whole.   This includes selecting the appropriate medium for the audience, whether technical reporting, oral presentation or </w:t>
            </w:r>
            <w:r w:rsidR="001154A0">
              <w:rPr>
                <w:rFonts w:asciiTheme="minorHAnsi" w:hAnsiTheme="minorHAnsi"/>
                <w:lang w:val="en-US"/>
              </w:rPr>
              <w:t xml:space="preserve">self-service </w:t>
            </w:r>
            <w:r>
              <w:rPr>
                <w:rFonts w:asciiTheme="minorHAnsi" w:hAnsiTheme="minorHAnsi"/>
                <w:lang w:val="en-US"/>
              </w:rPr>
              <w:t>dashboarding.</w:t>
            </w:r>
          </w:p>
          <w:p w14:paraId="555BBB45" w14:textId="77777777" w:rsidR="00E52C1D" w:rsidRDefault="00B149CA" w:rsidP="00B149CA">
            <w:pPr>
              <w:pStyle w:val="ListParagraph"/>
              <w:numPr>
                <w:ilvl w:val="0"/>
                <w:numId w:val="19"/>
              </w:numPr>
              <w:rPr>
                <w:rFonts w:asciiTheme="minorHAnsi" w:hAnsiTheme="minorHAnsi"/>
                <w:lang w:val="en-US"/>
              </w:rPr>
            </w:pPr>
            <w:r>
              <w:rPr>
                <w:rFonts w:asciiTheme="minorHAnsi" w:hAnsiTheme="minorHAnsi"/>
                <w:lang w:val="en-US"/>
              </w:rPr>
              <w:t>There are no direct reports for this role, and no formal budgetary responsibility</w:t>
            </w:r>
            <w:r w:rsidR="008F3E5C">
              <w:rPr>
                <w:rFonts w:asciiTheme="minorHAnsi" w:hAnsiTheme="minorHAnsi"/>
                <w:lang w:val="en-US"/>
              </w:rPr>
              <w:t>, but you will have the opportunity to lead projects, supervise and coach colleagues and third-parties, and assume responsibility for quality, delivery and elements of cost.</w:t>
            </w:r>
          </w:p>
          <w:p w14:paraId="2A0161BC" w14:textId="000EDDB3" w:rsidR="00482CB8" w:rsidRPr="00482CB8" w:rsidRDefault="00482CB8" w:rsidP="00482CB8">
            <w:pPr>
              <w:rPr>
                <w:rFonts w:asciiTheme="minorHAnsi" w:hAnsiTheme="minorHAnsi"/>
                <w:lang w:val="en-US"/>
              </w:rPr>
            </w:pPr>
          </w:p>
        </w:tc>
      </w:tr>
    </w:tbl>
    <w:p w14:paraId="2A0161BE" w14:textId="77777777" w:rsidR="0019395C" w:rsidRDefault="0019395C"/>
    <w:p w14:paraId="2A0161BF" w14:textId="77777777" w:rsidR="0019395C" w:rsidRDefault="0019395C"/>
    <w:p w14:paraId="2A0161C0" w14:textId="77777777" w:rsidR="0019395C" w:rsidRDefault="0019395C"/>
    <w:p w14:paraId="2A0161C1" w14:textId="77777777" w:rsidR="00AA6DC8" w:rsidRPr="00047D23" w:rsidRDefault="00AA6DC8" w:rsidP="00FD2CB9">
      <w:pPr>
        <w:rPr>
          <w:sz w:val="4"/>
          <w:szCs w:val="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36"/>
        <w:gridCol w:w="3604"/>
        <w:gridCol w:w="4904"/>
      </w:tblGrid>
      <w:tr w:rsidR="0059413B" w:rsidRPr="00583FB6" w14:paraId="2A0161C5" w14:textId="77777777" w:rsidTr="001E6535">
        <w:tc>
          <w:tcPr>
            <w:tcW w:w="1636" w:type="dxa"/>
            <w:shd w:val="clear" w:color="auto" w:fill="F3F3F3"/>
          </w:tcPr>
          <w:p w14:paraId="2A0161C2" w14:textId="77777777" w:rsidR="0059413B" w:rsidRPr="00C441F2" w:rsidRDefault="0059413B" w:rsidP="00FD0089">
            <w:pPr>
              <w:spacing w:line="300" w:lineRule="exact"/>
              <w:jc w:val="center"/>
              <w:rPr>
                <w:rFonts w:asciiTheme="minorHAnsi" w:eastAsia="Gulim" w:hAnsiTheme="minorHAnsi" w:cs="Arial"/>
                <w:b/>
                <w:szCs w:val="18"/>
                <w:lang w:eastAsia="ko-KR"/>
              </w:rPr>
            </w:pPr>
            <w:r w:rsidRPr="00C441F2">
              <w:rPr>
                <w:rFonts w:asciiTheme="minorHAnsi" w:eastAsia="Gulim" w:hAnsiTheme="minorHAnsi" w:cs="Arial"/>
                <w:b/>
                <w:szCs w:val="18"/>
                <w:lang w:eastAsia="ko-KR"/>
              </w:rPr>
              <w:t>Revision</w:t>
            </w:r>
          </w:p>
        </w:tc>
        <w:tc>
          <w:tcPr>
            <w:tcW w:w="3604" w:type="dxa"/>
            <w:shd w:val="clear" w:color="auto" w:fill="F3F3F3"/>
          </w:tcPr>
          <w:p w14:paraId="2A0161C3" w14:textId="77777777" w:rsidR="0059413B" w:rsidRPr="00C441F2" w:rsidRDefault="0059413B" w:rsidP="00FD0089">
            <w:pPr>
              <w:spacing w:line="300" w:lineRule="exact"/>
              <w:jc w:val="center"/>
              <w:rPr>
                <w:rFonts w:asciiTheme="minorHAnsi" w:eastAsia="Gulim" w:hAnsiTheme="minorHAnsi" w:cs="Arial"/>
                <w:b/>
                <w:szCs w:val="18"/>
                <w:lang w:eastAsia="ko-KR"/>
              </w:rPr>
            </w:pPr>
            <w:r w:rsidRPr="00C441F2">
              <w:rPr>
                <w:rFonts w:asciiTheme="minorHAnsi" w:eastAsia="Gulim" w:hAnsiTheme="minorHAnsi" w:cs="Arial"/>
                <w:b/>
                <w:szCs w:val="18"/>
                <w:lang w:eastAsia="ko-KR"/>
              </w:rPr>
              <w:t>Release Date</w:t>
            </w:r>
          </w:p>
        </w:tc>
        <w:tc>
          <w:tcPr>
            <w:tcW w:w="4904" w:type="dxa"/>
            <w:shd w:val="clear" w:color="auto" w:fill="F3F3F3"/>
          </w:tcPr>
          <w:p w14:paraId="2A0161C4" w14:textId="77777777" w:rsidR="0059413B" w:rsidRPr="00C441F2" w:rsidRDefault="0042411D" w:rsidP="00FD0089">
            <w:pPr>
              <w:spacing w:line="300" w:lineRule="exact"/>
              <w:jc w:val="center"/>
              <w:rPr>
                <w:rFonts w:asciiTheme="minorHAnsi" w:eastAsia="Gulim" w:hAnsiTheme="minorHAnsi" w:cs="Arial"/>
                <w:b/>
                <w:szCs w:val="18"/>
                <w:lang w:eastAsia="ko-KR"/>
              </w:rPr>
            </w:pPr>
            <w:r>
              <w:rPr>
                <w:rFonts w:asciiTheme="minorHAnsi" w:eastAsia="Gulim" w:hAnsiTheme="minorHAnsi" w:cs="Arial"/>
                <w:b/>
                <w:szCs w:val="18"/>
                <w:lang w:eastAsia="ko-KR"/>
              </w:rPr>
              <w:t xml:space="preserve">JD </w:t>
            </w:r>
            <w:r w:rsidR="0059413B" w:rsidRPr="00C441F2">
              <w:rPr>
                <w:rFonts w:asciiTheme="minorHAnsi" w:eastAsia="Gulim" w:hAnsiTheme="minorHAnsi" w:cs="Arial"/>
                <w:b/>
                <w:szCs w:val="18"/>
                <w:lang w:eastAsia="ko-KR"/>
              </w:rPr>
              <w:t>Change Summary</w:t>
            </w:r>
          </w:p>
        </w:tc>
      </w:tr>
      <w:tr w:rsidR="0059413B" w:rsidRPr="00583FB6" w14:paraId="2A0161C9" w14:textId="77777777" w:rsidTr="001E6535">
        <w:tc>
          <w:tcPr>
            <w:tcW w:w="1636" w:type="dxa"/>
          </w:tcPr>
          <w:p w14:paraId="2A0161C6" w14:textId="77777777" w:rsidR="0059413B" w:rsidRPr="001E6535" w:rsidRDefault="0059413B" w:rsidP="0059413B">
            <w:pPr>
              <w:spacing w:line="300" w:lineRule="exact"/>
              <w:jc w:val="center"/>
              <w:rPr>
                <w:rFonts w:asciiTheme="minorHAnsi" w:eastAsia="Gulim" w:hAnsiTheme="minorHAnsi" w:cs="Arial"/>
                <w:i/>
                <w:szCs w:val="18"/>
              </w:rPr>
            </w:pPr>
            <w:r w:rsidRPr="001E6535">
              <w:rPr>
                <w:rFonts w:asciiTheme="minorHAnsi" w:eastAsia="Gulim" w:hAnsiTheme="minorHAnsi" w:cs="Arial"/>
                <w:i/>
                <w:szCs w:val="18"/>
              </w:rPr>
              <w:t>01</w:t>
            </w:r>
          </w:p>
        </w:tc>
        <w:tc>
          <w:tcPr>
            <w:tcW w:w="3604" w:type="dxa"/>
          </w:tcPr>
          <w:p w14:paraId="2A0161C7" w14:textId="0A7E8454" w:rsidR="0059413B" w:rsidRPr="001E6535" w:rsidRDefault="00584863" w:rsidP="001E6535">
            <w:pPr>
              <w:spacing w:line="300" w:lineRule="exact"/>
              <w:rPr>
                <w:rFonts w:asciiTheme="minorHAnsi" w:eastAsia="Gulim" w:hAnsiTheme="minorHAnsi" w:cs="Arial"/>
                <w:i/>
                <w:szCs w:val="18"/>
              </w:rPr>
            </w:pPr>
            <w:r>
              <w:rPr>
                <w:rFonts w:asciiTheme="minorHAnsi" w:eastAsia="Gulim" w:hAnsiTheme="minorHAnsi" w:cs="Arial"/>
                <w:i/>
                <w:szCs w:val="18"/>
              </w:rPr>
              <w:t>15th May 2025</w:t>
            </w:r>
          </w:p>
        </w:tc>
        <w:tc>
          <w:tcPr>
            <w:tcW w:w="4904" w:type="dxa"/>
          </w:tcPr>
          <w:p w14:paraId="2A0161C8" w14:textId="77777777" w:rsidR="0059413B" w:rsidRPr="001E6535" w:rsidRDefault="0059413B" w:rsidP="0059413B">
            <w:pPr>
              <w:widowControl w:val="0"/>
              <w:numPr>
                <w:ilvl w:val="0"/>
                <w:numId w:val="16"/>
              </w:numPr>
              <w:autoSpaceDE w:val="0"/>
              <w:autoSpaceDN w:val="0"/>
              <w:spacing w:line="300" w:lineRule="exact"/>
              <w:rPr>
                <w:rFonts w:asciiTheme="minorHAnsi" w:eastAsia="Gulim" w:hAnsiTheme="minorHAnsi" w:cs="Arial"/>
                <w:i/>
                <w:szCs w:val="18"/>
              </w:rPr>
            </w:pPr>
            <w:r w:rsidRPr="001E6535">
              <w:rPr>
                <w:rFonts w:asciiTheme="minorHAnsi" w:eastAsia="Gulim" w:hAnsiTheme="minorHAnsi" w:cs="Arial"/>
                <w:i/>
                <w:szCs w:val="18"/>
                <w:lang w:eastAsia="ko-KR"/>
              </w:rPr>
              <w:t>Initial Creation</w:t>
            </w:r>
          </w:p>
        </w:tc>
      </w:tr>
      <w:tr w:rsidR="0059413B" w:rsidRPr="00583FB6" w14:paraId="2A0161CD" w14:textId="77777777" w:rsidTr="001E6535">
        <w:tc>
          <w:tcPr>
            <w:tcW w:w="1636" w:type="dxa"/>
          </w:tcPr>
          <w:p w14:paraId="2A0161CA" w14:textId="77777777" w:rsidR="0059413B" w:rsidRPr="00C441F2" w:rsidRDefault="0059413B" w:rsidP="0059413B">
            <w:pPr>
              <w:spacing w:line="300" w:lineRule="exact"/>
              <w:jc w:val="center"/>
              <w:rPr>
                <w:rFonts w:asciiTheme="minorHAnsi" w:eastAsia="Gulim" w:hAnsiTheme="minorHAnsi" w:cs="Arial"/>
                <w:szCs w:val="18"/>
              </w:rPr>
            </w:pPr>
            <w:r w:rsidRPr="00C441F2">
              <w:rPr>
                <w:rFonts w:asciiTheme="minorHAnsi" w:eastAsia="Gulim" w:hAnsiTheme="minorHAnsi" w:cs="Arial"/>
                <w:szCs w:val="18"/>
              </w:rPr>
              <w:t>02</w:t>
            </w:r>
          </w:p>
        </w:tc>
        <w:tc>
          <w:tcPr>
            <w:tcW w:w="3604" w:type="dxa"/>
          </w:tcPr>
          <w:p w14:paraId="2A0161CB" w14:textId="33F16788" w:rsidR="0059413B" w:rsidRPr="001E6535" w:rsidRDefault="00A25E3C" w:rsidP="001E6535">
            <w:pPr>
              <w:spacing w:line="300" w:lineRule="exact"/>
              <w:rPr>
                <w:rFonts w:asciiTheme="minorHAnsi" w:eastAsia="Gulim" w:hAnsiTheme="minorHAnsi" w:cs="Arial"/>
                <w:i/>
                <w:szCs w:val="18"/>
              </w:rPr>
            </w:pPr>
            <w:r>
              <w:rPr>
                <w:rFonts w:asciiTheme="minorHAnsi" w:eastAsia="Gulim" w:hAnsiTheme="minorHAnsi" w:cs="Arial"/>
                <w:i/>
                <w:szCs w:val="18"/>
              </w:rPr>
              <w:t>25th May 2026</w:t>
            </w:r>
          </w:p>
        </w:tc>
        <w:tc>
          <w:tcPr>
            <w:tcW w:w="4904" w:type="dxa"/>
          </w:tcPr>
          <w:p w14:paraId="2A0161CC" w14:textId="75DFF0BD" w:rsidR="004A119F" w:rsidRPr="001E6535" w:rsidRDefault="004A119F" w:rsidP="00F70D6E">
            <w:pPr>
              <w:widowControl w:val="0"/>
              <w:autoSpaceDE w:val="0"/>
              <w:autoSpaceDN w:val="0"/>
              <w:spacing w:line="300" w:lineRule="exact"/>
              <w:rPr>
                <w:rFonts w:asciiTheme="minorHAnsi" w:eastAsia="Gulim" w:hAnsiTheme="minorHAnsi" w:cs="Arial"/>
                <w:szCs w:val="18"/>
              </w:rPr>
            </w:pPr>
          </w:p>
        </w:tc>
      </w:tr>
      <w:tr w:rsidR="0059413B" w:rsidRPr="00583FB6" w14:paraId="2A0161D1" w14:textId="77777777" w:rsidTr="001E6535">
        <w:tc>
          <w:tcPr>
            <w:tcW w:w="1636" w:type="dxa"/>
          </w:tcPr>
          <w:p w14:paraId="2A0161CE" w14:textId="77777777" w:rsidR="0059413B" w:rsidRPr="00C441F2" w:rsidRDefault="004A119F" w:rsidP="004A119F">
            <w:pPr>
              <w:spacing w:line="300" w:lineRule="exact"/>
              <w:jc w:val="center"/>
              <w:rPr>
                <w:rFonts w:asciiTheme="minorHAnsi" w:eastAsia="Gulim" w:hAnsiTheme="minorHAnsi" w:cs="Arial"/>
                <w:szCs w:val="18"/>
              </w:rPr>
            </w:pPr>
            <w:r>
              <w:rPr>
                <w:rFonts w:asciiTheme="minorHAnsi" w:eastAsia="Gulim" w:hAnsiTheme="minorHAnsi" w:cs="Arial"/>
                <w:szCs w:val="18"/>
              </w:rPr>
              <w:t>03</w:t>
            </w:r>
          </w:p>
        </w:tc>
        <w:tc>
          <w:tcPr>
            <w:tcW w:w="3604" w:type="dxa"/>
          </w:tcPr>
          <w:p w14:paraId="2A0161CF" w14:textId="77777777" w:rsidR="0059413B" w:rsidRPr="00C441F2" w:rsidRDefault="0059413B" w:rsidP="004A119F">
            <w:pPr>
              <w:spacing w:line="300" w:lineRule="exact"/>
              <w:rPr>
                <w:rFonts w:asciiTheme="minorHAnsi" w:eastAsia="Gulim" w:hAnsiTheme="minorHAnsi" w:cs="Arial"/>
                <w:szCs w:val="18"/>
              </w:rPr>
            </w:pPr>
          </w:p>
        </w:tc>
        <w:tc>
          <w:tcPr>
            <w:tcW w:w="4904" w:type="dxa"/>
          </w:tcPr>
          <w:p w14:paraId="2A0161D0" w14:textId="77777777" w:rsidR="0059413B" w:rsidRPr="00C441F2" w:rsidRDefault="0059413B" w:rsidP="00C441F2">
            <w:pPr>
              <w:widowControl w:val="0"/>
              <w:autoSpaceDE w:val="0"/>
              <w:autoSpaceDN w:val="0"/>
              <w:spacing w:line="300" w:lineRule="exact"/>
              <w:ind w:left="170"/>
              <w:rPr>
                <w:rFonts w:asciiTheme="minorHAnsi" w:eastAsia="Gulim" w:hAnsiTheme="minorHAnsi" w:cs="Arial"/>
                <w:szCs w:val="18"/>
              </w:rPr>
            </w:pPr>
          </w:p>
        </w:tc>
      </w:tr>
    </w:tbl>
    <w:p w14:paraId="2A0161D2" w14:textId="77777777" w:rsidR="00E26562" w:rsidRPr="00047D23" w:rsidRDefault="00E26562" w:rsidP="0059413B">
      <w:pPr>
        <w:jc w:val="center"/>
        <w:rPr>
          <w:sz w:val="4"/>
          <w:szCs w:val="4"/>
        </w:rPr>
      </w:pPr>
    </w:p>
    <w:p w14:paraId="2A0161D3" w14:textId="77777777" w:rsidR="00E26562" w:rsidRPr="00605BF1" w:rsidRDefault="00E26562" w:rsidP="00FD2CB9">
      <w:pPr>
        <w:rPr>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10194"/>
      </w:tblGrid>
      <w:tr w:rsidR="00C441F2" w:rsidRPr="00605BF1" w14:paraId="2A0161D5" w14:textId="77777777" w:rsidTr="00605BF1">
        <w:tc>
          <w:tcPr>
            <w:tcW w:w="1019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A0161D4" w14:textId="77777777" w:rsidR="00C441F2" w:rsidRPr="00605BF1" w:rsidRDefault="00297292" w:rsidP="00FD2CB9">
            <w:pPr>
              <w:rPr>
                <w:rFonts w:asciiTheme="minorHAnsi" w:hAnsiTheme="minorHAnsi"/>
                <w:b/>
                <w:sz w:val="22"/>
                <w:szCs w:val="22"/>
              </w:rPr>
            </w:pPr>
            <w:r w:rsidRPr="00605BF1">
              <w:rPr>
                <w:rFonts w:asciiTheme="minorHAnsi" w:hAnsiTheme="minorHAnsi"/>
                <w:b/>
                <w:sz w:val="22"/>
                <w:szCs w:val="22"/>
              </w:rPr>
              <w:t>Approved by</w:t>
            </w:r>
          </w:p>
        </w:tc>
      </w:tr>
      <w:tr w:rsidR="00605BF1" w:rsidRPr="00605BF1" w14:paraId="2A0161EF" w14:textId="77777777" w:rsidTr="00605BF1">
        <w:tc>
          <w:tcPr>
            <w:tcW w:w="10194" w:type="dxa"/>
            <w:tcBorders>
              <w:top w:val="single" w:sz="4" w:space="0" w:color="auto"/>
              <w:left w:val="single" w:sz="4" w:space="0" w:color="auto"/>
              <w:bottom w:val="single" w:sz="4" w:space="0" w:color="auto"/>
              <w:right w:val="single" w:sz="4" w:space="0" w:color="auto"/>
            </w:tcBorders>
          </w:tcPr>
          <w:tbl>
            <w:tblPr>
              <w:tblStyle w:val="PlainTable2"/>
              <w:tblW w:w="9841" w:type="dxa"/>
              <w:tblBorders>
                <w:top w:val="none" w:sz="0" w:space="0" w:color="auto"/>
                <w:bottom w:val="none" w:sz="0" w:space="0" w:color="auto"/>
              </w:tblBorders>
              <w:tblLook w:val="0000" w:firstRow="0" w:lastRow="0" w:firstColumn="0" w:lastColumn="0" w:noHBand="0" w:noVBand="0"/>
            </w:tblPr>
            <w:tblGrid>
              <w:gridCol w:w="223"/>
              <w:gridCol w:w="2848"/>
              <w:gridCol w:w="222"/>
              <w:gridCol w:w="242"/>
              <w:gridCol w:w="2824"/>
              <w:gridCol w:w="222"/>
              <w:gridCol w:w="284"/>
              <w:gridCol w:w="2754"/>
              <w:gridCol w:w="222"/>
            </w:tblGrid>
            <w:tr w:rsidR="00605BF1" w:rsidRPr="00605BF1" w14:paraId="2A0161D9" w14:textId="77777777" w:rsidTr="00FD0089">
              <w:trPr>
                <w:cnfStyle w:val="000000100000" w:firstRow="0" w:lastRow="0" w:firstColumn="0" w:lastColumn="0" w:oddVBand="0" w:evenVBand="0" w:oddHBand="1" w:evenHBand="0" w:firstRowFirstColumn="0" w:firstRowLastColumn="0" w:lastRowFirstColumn="0" w:lastRowLastColumn="0"/>
                <w:trHeight w:val="280"/>
              </w:trPr>
              <w:tc>
                <w:tcPr>
                  <w:cnfStyle w:val="000010000000" w:firstRow="0" w:lastRow="0" w:firstColumn="0" w:lastColumn="0" w:oddVBand="1" w:evenVBand="0" w:oddHBand="0" w:evenHBand="0" w:firstRowFirstColumn="0" w:firstRowLastColumn="0" w:lastRowFirstColumn="0" w:lastRowLastColumn="0"/>
                  <w:tcW w:w="3275" w:type="dxa"/>
                  <w:gridSpan w:val="3"/>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A0161D6" w14:textId="77777777" w:rsidR="00605BF1" w:rsidRPr="00605BF1" w:rsidRDefault="00605BF1" w:rsidP="00605BF1">
                  <w:pPr>
                    <w:spacing w:line="300" w:lineRule="exact"/>
                    <w:jc w:val="center"/>
                    <w:rPr>
                      <w:rFonts w:asciiTheme="minorHAnsi" w:eastAsia="Gulim" w:hAnsiTheme="minorHAnsi" w:cs="Arial"/>
                      <w:sz w:val="22"/>
                      <w:szCs w:val="22"/>
                      <w:lang w:eastAsia="ko-KR"/>
                    </w:rPr>
                  </w:pPr>
                </w:p>
              </w:tc>
              <w:tc>
                <w:tcPr>
                  <w:cnfStyle w:val="000001000000" w:firstRow="0" w:lastRow="0" w:firstColumn="0" w:lastColumn="0" w:oddVBand="0" w:evenVBand="1" w:oddHBand="0" w:evenHBand="0" w:firstRowFirstColumn="0" w:firstRowLastColumn="0" w:lastRowFirstColumn="0" w:lastRowLastColumn="0"/>
                  <w:tcW w:w="3290" w:type="dxa"/>
                  <w:gridSpan w:val="3"/>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A0161D7" w14:textId="77777777" w:rsidR="00605BF1" w:rsidRPr="00605BF1" w:rsidRDefault="00605BF1" w:rsidP="00605BF1">
                  <w:pPr>
                    <w:spacing w:line="300" w:lineRule="exact"/>
                    <w:jc w:val="center"/>
                    <w:rPr>
                      <w:rFonts w:asciiTheme="minorHAnsi" w:eastAsia="Gulim" w:hAnsiTheme="minorHAnsi" w:cs="Arial"/>
                      <w:sz w:val="22"/>
                      <w:szCs w:val="22"/>
                      <w:lang w:eastAsia="ko-KR"/>
                    </w:rPr>
                  </w:pPr>
                </w:p>
              </w:tc>
              <w:tc>
                <w:tcPr>
                  <w:cnfStyle w:val="000010000000" w:firstRow="0" w:lastRow="0" w:firstColumn="0" w:lastColumn="0" w:oddVBand="1" w:evenVBand="0" w:oddHBand="0" w:evenHBand="0" w:firstRowFirstColumn="0" w:firstRowLastColumn="0" w:lastRowFirstColumn="0" w:lastRowLastColumn="0"/>
                  <w:tcW w:w="3276" w:type="dxa"/>
                  <w:gridSpan w:val="3"/>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A0161D8" w14:textId="77777777" w:rsidR="00605BF1" w:rsidRPr="00605BF1" w:rsidRDefault="00605BF1" w:rsidP="00605BF1">
                  <w:pPr>
                    <w:spacing w:line="300" w:lineRule="exact"/>
                    <w:jc w:val="center"/>
                    <w:rPr>
                      <w:rFonts w:asciiTheme="minorHAnsi" w:eastAsia="Gulim" w:hAnsiTheme="minorHAnsi" w:cs="Arial"/>
                      <w:sz w:val="22"/>
                      <w:szCs w:val="22"/>
                      <w:lang w:eastAsia="ko-KR"/>
                    </w:rPr>
                  </w:pPr>
                </w:p>
              </w:tc>
            </w:tr>
            <w:tr w:rsidR="00605BF1" w:rsidRPr="00605BF1" w14:paraId="2A0161E3" w14:textId="77777777" w:rsidTr="00FD0089">
              <w:trPr>
                <w:trHeight w:val="87"/>
              </w:trPr>
              <w:tc>
                <w:tcPr>
                  <w:cnfStyle w:val="000010000000" w:firstRow="0" w:lastRow="0" w:firstColumn="0" w:lastColumn="0" w:oddVBand="1" w:evenVBand="0" w:oddHBand="0" w:evenHBand="0" w:firstRowFirstColumn="0" w:firstRowLastColumn="0" w:lastRowFirstColumn="0" w:lastRowLastColumn="0"/>
                  <w:tcW w:w="18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A0161DA" w14:textId="77777777" w:rsidR="00605BF1" w:rsidRPr="00605BF1" w:rsidRDefault="00605BF1" w:rsidP="00605BF1">
                  <w:pPr>
                    <w:spacing w:line="300" w:lineRule="exact"/>
                    <w:jc w:val="center"/>
                    <w:rPr>
                      <w:rFonts w:asciiTheme="minorHAnsi" w:eastAsia="Gulim" w:hAnsiTheme="minorHAnsi" w:cs="Arial"/>
                      <w:sz w:val="22"/>
                      <w:szCs w:val="22"/>
                    </w:rPr>
                  </w:pPr>
                </w:p>
              </w:tc>
              <w:tc>
                <w:tcPr>
                  <w:cnfStyle w:val="000001000000" w:firstRow="0" w:lastRow="0" w:firstColumn="0" w:lastColumn="0" w:oddVBand="0" w:evenVBand="1" w:oddHBand="0" w:evenHBand="0" w:firstRowFirstColumn="0" w:firstRowLastColumn="0" w:lastRowFirstColumn="0" w:lastRowLastColumn="0"/>
                  <w:tcW w:w="2905" w:type="dxa"/>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2A0161DB" w14:textId="77777777" w:rsidR="00605BF1" w:rsidRPr="00605BF1" w:rsidRDefault="00605BF1" w:rsidP="00605BF1">
                  <w:pPr>
                    <w:spacing w:line="300" w:lineRule="exact"/>
                    <w:jc w:val="center"/>
                    <w:rPr>
                      <w:rFonts w:asciiTheme="minorHAnsi" w:eastAsia="Gulim" w:hAnsiTheme="minorHAnsi" w:cs="Arial"/>
                      <w:sz w:val="22"/>
                      <w:szCs w:val="22"/>
                    </w:rPr>
                  </w:pPr>
                </w:p>
              </w:tc>
              <w:tc>
                <w:tcPr>
                  <w:cnfStyle w:val="000010000000" w:firstRow="0" w:lastRow="0" w:firstColumn="0" w:lastColumn="0" w:oddVBand="1" w:evenVBand="0" w:oddHBand="0" w:evenHBand="0" w:firstRowFirstColumn="0" w:firstRowLastColumn="0" w:lastRowFirstColumn="0" w:lastRowLastColumn="0"/>
                  <w:tcW w:w="18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A0161DC" w14:textId="77777777" w:rsidR="00605BF1" w:rsidRPr="00605BF1" w:rsidRDefault="00605BF1" w:rsidP="00605BF1">
                  <w:pPr>
                    <w:spacing w:line="300" w:lineRule="exact"/>
                    <w:jc w:val="center"/>
                    <w:rPr>
                      <w:rFonts w:asciiTheme="minorHAnsi" w:eastAsia="Gulim" w:hAnsiTheme="minorHAnsi" w:cs="Arial"/>
                      <w:sz w:val="22"/>
                      <w:szCs w:val="22"/>
                    </w:rPr>
                  </w:pPr>
                </w:p>
              </w:tc>
              <w:tc>
                <w:tcPr>
                  <w:cnfStyle w:val="000001000000" w:firstRow="0" w:lastRow="0" w:firstColumn="0" w:lastColumn="0" w:oddVBand="0" w:evenVBand="1" w:oddHBand="0" w:evenHBand="0" w:firstRowFirstColumn="0" w:firstRowLastColumn="0" w:lastRowFirstColumn="0" w:lastRowLastColumn="0"/>
                  <w:tcW w:w="24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A0161DD" w14:textId="77777777" w:rsidR="00605BF1" w:rsidRPr="00605BF1" w:rsidRDefault="00605BF1" w:rsidP="00605BF1">
                  <w:pPr>
                    <w:spacing w:line="300" w:lineRule="exact"/>
                    <w:jc w:val="center"/>
                    <w:rPr>
                      <w:rFonts w:asciiTheme="minorHAnsi" w:eastAsia="Gulim" w:hAnsiTheme="minorHAnsi" w:cs="Arial"/>
                      <w:sz w:val="22"/>
                      <w:szCs w:val="22"/>
                    </w:rPr>
                  </w:pPr>
                </w:p>
              </w:tc>
              <w:tc>
                <w:tcPr>
                  <w:cnfStyle w:val="000010000000" w:firstRow="0" w:lastRow="0" w:firstColumn="0" w:lastColumn="0" w:oddVBand="1" w:evenVBand="0" w:oddHBand="0" w:evenHBand="0" w:firstRowFirstColumn="0" w:firstRowLastColumn="0" w:lastRowFirstColumn="0" w:lastRowLastColumn="0"/>
                  <w:tcW w:w="2877" w:type="dxa"/>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2A0161DE" w14:textId="77777777" w:rsidR="00605BF1" w:rsidRPr="00605BF1" w:rsidRDefault="00605BF1" w:rsidP="00605BF1">
                  <w:pPr>
                    <w:spacing w:line="300" w:lineRule="exact"/>
                    <w:jc w:val="center"/>
                    <w:rPr>
                      <w:rFonts w:asciiTheme="minorHAnsi" w:eastAsia="Gulim" w:hAnsiTheme="minorHAnsi" w:cs="Arial"/>
                      <w:sz w:val="22"/>
                      <w:szCs w:val="22"/>
                    </w:rPr>
                  </w:pPr>
                </w:p>
              </w:tc>
              <w:tc>
                <w:tcPr>
                  <w:cnfStyle w:val="000001000000" w:firstRow="0" w:lastRow="0" w:firstColumn="0" w:lastColumn="0" w:oddVBand="0" w:evenVBand="1" w:oddHBand="0" w:evenHBand="0" w:firstRowFirstColumn="0" w:firstRowLastColumn="0" w:lastRowFirstColumn="0" w:lastRowLastColumn="0"/>
                  <w:tcW w:w="1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A0161DF" w14:textId="77777777" w:rsidR="00605BF1" w:rsidRPr="00605BF1" w:rsidRDefault="00605BF1" w:rsidP="00605BF1">
                  <w:pPr>
                    <w:spacing w:line="300" w:lineRule="exact"/>
                    <w:jc w:val="center"/>
                    <w:rPr>
                      <w:rFonts w:asciiTheme="minorHAnsi" w:eastAsia="Gulim" w:hAnsiTheme="minorHAnsi" w:cs="Arial"/>
                      <w:sz w:val="22"/>
                      <w:szCs w:val="22"/>
                    </w:rPr>
                  </w:pPr>
                </w:p>
              </w:tc>
              <w:tc>
                <w:tcPr>
                  <w:cnfStyle w:val="000010000000" w:firstRow="0" w:lastRow="0" w:firstColumn="0" w:lastColumn="0" w:oddVBand="1" w:evenVBand="0" w:oddHBand="0" w:evenHBand="0" w:firstRowFirstColumn="0" w:firstRowLastColumn="0" w:lastRowFirstColumn="0" w:lastRowLastColumn="0"/>
                  <w:tcW w:w="28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A0161E0" w14:textId="77777777" w:rsidR="00605BF1" w:rsidRPr="00605BF1" w:rsidRDefault="00605BF1" w:rsidP="00605BF1">
                  <w:pPr>
                    <w:spacing w:line="300" w:lineRule="exact"/>
                    <w:jc w:val="center"/>
                    <w:rPr>
                      <w:rFonts w:asciiTheme="minorHAnsi" w:eastAsia="Gulim" w:hAnsiTheme="minorHAnsi" w:cs="Arial"/>
                      <w:sz w:val="22"/>
                      <w:szCs w:val="22"/>
                    </w:rPr>
                  </w:pPr>
                </w:p>
              </w:tc>
              <w:tc>
                <w:tcPr>
                  <w:cnfStyle w:val="000001000000" w:firstRow="0" w:lastRow="0" w:firstColumn="0" w:lastColumn="0" w:oddVBand="0" w:evenVBand="1" w:oddHBand="0" w:evenHBand="0" w:firstRowFirstColumn="0" w:firstRowLastColumn="0" w:lastRowFirstColumn="0" w:lastRowLastColumn="0"/>
                  <w:tcW w:w="2806" w:type="dxa"/>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2A0161E1" w14:textId="77777777" w:rsidR="00605BF1" w:rsidRPr="00605BF1" w:rsidRDefault="00605BF1" w:rsidP="00605BF1">
                  <w:pPr>
                    <w:spacing w:line="300" w:lineRule="exact"/>
                    <w:jc w:val="center"/>
                    <w:rPr>
                      <w:rFonts w:asciiTheme="minorHAnsi" w:eastAsia="Gulim" w:hAnsiTheme="minorHAnsi" w:cs="Arial"/>
                      <w:sz w:val="22"/>
                      <w:szCs w:val="22"/>
                    </w:rPr>
                  </w:pPr>
                </w:p>
              </w:tc>
              <w:tc>
                <w:tcPr>
                  <w:cnfStyle w:val="000010000000" w:firstRow="0" w:lastRow="0" w:firstColumn="0" w:lastColumn="0" w:oddVBand="1" w:evenVBand="0" w:oddHBand="0" w:evenHBand="0" w:firstRowFirstColumn="0" w:firstRowLastColumn="0" w:lastRowFirstColumn="0" w:lastRowLastColumn="0"/>
                  <w:tcW w:w="18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A0161E2" w14:textId="77777777" w:rsidR="00605BF1" w:rsidRPr="00605BF1" w:rsidRDefault="00605BF1" w:rsidP="00605BF1">
                  <w:pPr>
                    <w:spacing w:line="300" w:lineRule="exact"/>
                    <w:jc w:val="center"/>
                    <w:rPr>
                      <w:rFonts w:asciiTheme="minorHAnsi" w:eastAsia="Gulim" w:hAnsiTheme="minorHAnsi" w:cs="Arial"/>
                      <w:color w:val="FF0000"/>
                      <w:sz w:val="22"/>
                      <w:szCs w:val="22"/>
                    </w:rPr>
                  </w:pPr>
                </w:p>
              </w:tc>
            </w:tr>
            <w:tr w:rsidR="00605BF1" w:rsidRPr="00605BF1" w14:paraId="2A0161ED" w14:textId="77777777" w:rsidTr="00FD0089">
              <w:trPr>
                <w:cnfStyle w:val="000000100000" w:firstRow="0" w:lastRow="0" w:firstColumn="0" w:lastColumn="0" w:oddVBand="0" w:evenVBand="0" w:oddHBand="1" w:evenHBand="0" w:firstRowFirstColumn="0" w:firstRowLastColumn="0" w:lastRowFirstColumn="0" w:lastRowLastColumn="0"/>
                <w:trHeight w:val="391"/>
              </w:trPr>
              <w:tc>
                <w:tcPr>
                  <w:cnfStyle w:val="000010000000" w:firstRow="0" w:lastRow="0" w:firstColumn="0" w:lastColumn="0" w:oddVBand="1" w:evenVBand="0" w:oddHBand="0" w:evenHBand="0" w:firstRowFirstColumn="0" w:firstRowLastColumn="0" w:lastRowFirstColumn="0" w:lastRowLastColumn="0"/>
                  <w:tcW w:w="18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A0161E4" w14:textId="77777777" w:rsidR="00605BF1" w:rsidRPr="00605BF1" w:rsidRDefault="00605BF1" w:rsidP="00605BF1">
                  <w:pPr>
                    <w:spacing w:line="300" w:lineRule="exact"/>
                    <w:jc w:val="center"/>
                    <w:rPr>
                      <w:rFonts w:asciiTheme="minorHAnsi" w:eastAsia="Gulim" w:hAnsiTheme="minorHAnsi" w:cs="Arial"/>
                      <w:sz w:val="22"/>
                      <w:szCs w:val="22"/>
                    </w:rPr>
                  </w:pPr>
                </w:p>
              </w:tc>
              <w:tc>
                <w:tcPr>
                  <w:cnfStyle w:val="000001000000" w:firstRow="0" w:lastRow="0" w:firstColumn="0" w:lastColumn="0" w:oddVBand="0" w:evenVBand="1" w:oddHBand="0" w:evenHBand="0" w:firstRowFirstColumn="0" w:firstRowLastColumn="0" w:lastRowFirstColumn="0" w:lastRowLastColumn="0"/>
                  <w:tcW w:w="2905" w:type="dxa"/>
                  <w:tcBorders>
                    <w:top w:val="single" w:sz="4" w:space="0" w:color="auto"/>
                    <w:left w:val="single" w:sz="4" w:space="0" w:color="FFFFFF" w:themeColor="background1"/>
                    <w:bottom w:val="single" w:sz="4" w:space="0" w:color="FFFFFF" w:themeColor="background1"/>
                    <w:right w:val="single" w:sz="4" w:space="0" w:color="FFFFFF" w:themeColor="background1"/>
                  </w:tcBorders>
                </w:tcPr>
                <w:p w14:paraId="2A0161E5" w14:textId="77777777" w:rsidR="00605BF1" w:rsidRPr="00605BF1" w:rsidRDefault="00605BF1" w:rsidP="00605BF1">
                  <w:pPr>
                    <w:spacing w:line="300" w:lineRule="exact"/>
                    <w:jc w:val="center"/>
                    <w:rPr>
                      <w:rFonts w:asciiTheme="minorHAnsi" w:eastAsia="Gulim" w:hAnsiTheme="minorHAnsi" w:cs="Arial"/>
                      <w:sz w:val="22"/>
                      <w:szCs w:val="22"/>
                      <w:lang w:eastAsia="ko-KR"/>
                    </w:rPr>
                  </w:pPr>
                  <w:r w:rsidRPr="00605BF1">
                    <w:rPr>
                      <w:rFonts w:asciiTheme="minorHAnsi" w:eastAsia="Gulim" w:hAnsiTheme="minorHAnsi" w:cs="Arial"/>
                      <w:sz w:val="22"/>
                      <w:szCs w:val="22"/>
                      <w:lang w:eastAsia="ko-KR"/>
                    </w:rPr>
                    <w:t>Line Manager</w:t>
                  </w:r>
                </w:p>
              </w:tc>
              <w:tc>
                <w:tcPr>
                  <w:cnfStyle w:val="000010000000" w:firstRow="0" w:lastRow="0" w:firstColumn="0" w:lastColumn="0" w:oddVBand="1" w:evenVBand="0" w:oddHBand="0" w:evenHBand="0" w:firstRowFirstColumn="0" w:firstRowLastColumn="0" w:lastRowFirstColumn="0" w:lastRowLastColumn="0"/>
                  <w:tcW w:w="18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A0161E6" w14:textId="77777777" w:rsidR="00605BF1" w:rsidRPr="00605BF1" w:rsidRDefault="00605BF1" w:rsidP="00605BF1">
                  <w:pPr>
                    <w:spacing w:line="300" w:lineRule="exact"/>
                    <w:jc w:val="center"/>
                    <w:rPr>
                      <w:rFonts w:asciiTheme="minorHAnsi" w:eastAsia="Gulim" w:hAnsiTheme="minorHAnsi" w:cs="Arial"/>
                      <w:sz w:val="22"/>
                      <w:szCs w:val="22"/>
                    </w:rPr>
                  </w:pPr>
                </w:p>
              </w:tc>
              <w:tc>
                <w:tcPr>
                  <w:cnfStyle w:val="000001000000" w:firstRow="0" w:lastRow="0" w:firstColumn="0" w:lastColumn="0" w:oddVBand="0" w:evenVBand="1" w:oddHBand="0" w:evenHBand="0" w:firstRowFirstColumn="0" w:firstRowLastColumn="0" w:lastRowFirstColumn="0" w:lastRowLastColumn="0"/>
                  <w:tcW w:w="24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A0161E7" w14:textId="77777777" w:rsidR="00605BF1" w:rsidRPr="00605BF1" w:rsidRDefault="00605BF1" w:rsidP="00605BF1">
                  <w:pPr>
                    <w:spacing w:line="300" w:lineRule="exact"/>
                    <w:jc w:val="center"/>
                    <w:rPr>
                      <w:rFonts w:asciiTheme="minorHAnsi" w:eastAsia="Gulim" w:hAnsiTheme="minorHAnsi" w:cs="Arial"/>
                      <w:sz w:val="22"/>
                      <w:szCs w:val="22"/>
                    </w:rPr>
                  </w:pPr>
                </w:p>
              </w:tc>
              <w:tc>
                <w:tcPr>
                  <w:cnfStyle w:val="000010000000" w:firstRow="0" w:lastRow="0" w:firstColumn="0" w:lastColumn="0" w:oddVBand="1" w:evenVBand="0" w:oddHBand="0" w:evenHBand="0" w:firstRowFirstColumn="0" w:firstRowLastColumn="0" w:lastRowFirstColumn="0" w:lastRowLastColumn="0"/>
                  <w:tcW w:w="2877" w:type="dxa"/>
                  <w:tcBorders>
                    <w:top w:val="single" w:sz="4" w:space="0" w:color="auto"/>
                    <w:left w:val="single" w:sz="4" w:space="0" w:color="FFFFFF" w:themeColor="background1"/>
                    <w:bottom w:val="single" w:sz="4" w:space="0" w:color="FFFFFF" w:themeColor="background1"/>
                    <w:right w:val="single" w:sz="4" w:space="0" w:color="FFFFFF" w:themeColor="background1"/>
                  </w:tcBorders>
                </w:tcPr>
                <w:p w14:paraId="2A0161E8" w14:textId="77777777" w:rsidR="00605BF1" w:rsidRPr="00605BF1" w:rsidRDefault="00605BF1" w:rsidP="00605BF1">
                  <w:pPr>
                    <w:spacing w:line="300" w:lineRule="exact"/>
                    <w:jc w:val="center"/>
                    <w:rPr>
                      <w:rFonts w:asciiTheme="minorHAnsi" w:eastAsia="Gulim" w:hAnsiTheme="minorHAnsi" w:cs="Arial"/>
                      <w:sz w:val="22"/>
                      <w:szCs w:val="22"/>
                      <w:lang w:eastAsia="ko-KR"/>
                    </w:rPr>
                  </w:pPr>
                  <w:r w:rsidRPr="00605BF1">
                    <w:rPr>
                      <w:rFonts w:asciiTheme="minorHAnsi" w:eastAsia="Gulim" w:hAnsiTheme="minorHAnsi" w:cs="Arial"/>
                      <w:sz w:val="22"/>
                      <w:szCs w:val="22"/>
                      <w:lang w:eastAsia="ko-KR"/>
                    </w:rPr>
                    <w:t>Human Resources</w:t>
                  </w:r>
                </w:p>
              </w:tc>
              <w:tc>
                <w:tcPr>
                  <w:cnfStyle w:val="000001000000" w:firstRow="0" w:lastRow="0" w:firstColumn="0" w:lastColumn="0" w:oddVBand="0" w:evenVBand="1" w:oddHBand="0" w:evenHBand="0" w:firstRowFirstColumn="0" w:firstRowLastColumn="0" w:lastRowFirstColumn="0" w:lastRowLastColumn="0"/>
                  <w:tcW w:w="1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A0161E9" w14:textId="77777777" w:rsidR="00605BF1" w:rsidRPr="00605BF1" w:rsidRDefault="00605BF1" w:rsidP="00605BF1">
                  <w:pPr>
                    <w:spacing w:line="300" w:lineRule="exact"/>
                    <w:jc w:val="center"/>
                    <w:rPr>
                      <w:rFonts w:asciiTheme="minorHAnsi" w:eastAsia="Gulim" w:hAnsiTheme="minorHAnsi" w:cs="Arial"/>
                      <w:sz w:val="22"/>
                      <w:szCs w:val="22"/>
                    </w:rPr>
                  </w:pPr>
                </w:p>
              </w:tc>
              <w:tc>
                <w:tcPr>
                  <w:cnfStyle w:val="000010000000" w:firstRow="0" w:lastRow="0" w:firstColumn="0" w:lastColumn="0" w:oddVBand="1" w:evenVBand="0" w:oddHBand="0" w:evenHBand="0" w:firstRowFirstColumn="0" w:firstRowLastColumn="0" w:lastRowFirstColumn="0" w:lastRowLastColumn="0"/>
                  <w:tcW w:w="28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A0161EA" w14:textId="77777777" w:rsidR="00605BF1" w:rsidRPr="00605BF1" w:rsidRDefault="00605BF1" w:rsidP="00605BF1">
                  <w:pPr>
                    <w:spacing w:line="300" w:lineRule="exact"/>
                    <w:jc w:val="center"/>
                    <w:rPr>
                      <w:rFonts w:asciiTheme="minorHAnsi" w:eastAsia="Gulim" w:hAnsiTheme="minorHAnsi" w:cs="Arial"/>
                      <w:sz w:val="22"/>
                      <w:szCs w:val="22"/>
                    </w:rPr>
                  </w:pPr>
                </w:p>
              </w:tc>
              <w:tc>
                <w:tcPr>
                  <w:cnfStyle w:val="000001000000" w:firstRow="0" w:lastRow="0" w:firstColumn="0" w:lastColumn="0" w:oddVBand="0" w:evenVBand="1" w:oddHBand="0" w:evenHBand="0" w:firstRowFirstColumn="0" w:firstRowLastColumn="0" w:lastRowFirstColumn="0" w:lastRowLastColumn="0"/>
                  <w:tcW w:w="2806" w:type="dxa"/>
                  <w:tcBorders>
                    <w:top w:val="single" w:sz="4" w:space="0" w:color="auto"/>
                    <w:left w:val="single" w:sz="4" w:space="0" w:color="FFFFFF" w:themeColor="background1"/>
                    <w:bottom w:val="single" w:sz="4" w:space="0" w:color="FFFFFF" w:themeColor="background1"/>
                    <w:right w:val="single" w:sz="4" w:space="0" w:color="FFFFFF" w:themeColor="background1"/>
                  </w:tcBorders>
                </w:tcPr>
                <w:p w14:paraId="2A0161EB" w14:textId="77777777" w:rsidR="00605BF1" w:rsidRPr="00605BF1" w:rsidRDefault="00605BF1" w:rsidP="00605BF1">
                  <w:pPr>
                    <w:spacing w:line="300" w:lineRule="exact"/>
                    <w:jc w:val="center"/>
                    <w:rPr>
                      <w:rFonts w:asciiTheme="minorHAnsi" w:eastAsia="Gulim" w:hAnsiTheme="minorHAnsi" w:cs="Arial"/>
                      <w:sz w:val="22"/>
                      <w:szCs w:val="22"/>
                      <w:lang w:eastAsia="ko-KR"/>
                    </w:rPr>
                  </w:pPr>
                  <w:r w:rsidRPr="00605BF1">
                    <w:rPr>
                      <w:rFonts w:asciiTheme="minorHAnsi" w:eastAsia="Gulim" w:hAnsiTheme="minorHAnsi" w:cs="Arial"/>
                      <w:sz w:val="22"/>
                      <w:szCs w:val="22"/>
                      <w:lang w:eastAsia="ko-KR"/>
                    </w:rPr>
                    <w:t>GM / VP / President</w:t>
                  </w:r>
                </w:p>
              </w:tc>
              <w:tc>
                <w:tcPr>
                  <w:cnfStyle w:val="000010000000" w:firstRow="0" w:lastRow="0" w:firstColumn="0" w:lastColumn="0" w:oddVBand="1" w:evenVBand="0" w:oddHBand="0" w:evenHBand="0" w:firstRowFirstColumn="0" w:firstRowLastColumn="0" w:lastRowFirstColumn="0" w:lastRowLastColumn="0"/>
                  <w:tcW w:w="18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A0161EC" w14:textId="77777777" w:rsidR="00605BF1" w:rsidRPr="00605BF1" w:rsidRDefault="00605BF1" w:rsidP="00605BF1">
                  <w:pPr>
                    <w:spacing w:line="300" w:lineRule="exact"/>
                    <w:jc w:val="center"/>
                    <w:rPr>
                      <w:rFonts w:asciiTheme="minorHAnsi" w:eastAsia="Gulim" w:hAnsiTheme="minorHAnsi" w:cs="Arial"/>
                      <w:color w:val="FF0000"/>
                      <w:sz w:val="22"/>
                      <w:szCs w:val="22"/>
                    </w:rPr>
                  </w:pPr>
                </w:p>
              </w:tc>
            </w:tr>
          </w:tbl>
          <w:p w14:paraId="2A0161EE" w14:textId="77777777" w:rsidR="00605BF1" w:rsidRPr="00605BF1" w:rsidRDefault="00605BF1" w:rsidP="00FD2CB9">
            <w:pPr>
              <w:rPr>
                <w:rFonts w:asciiTheme="minorHAnsi" w:hAnsiTheme="minorHAnsi"/>
                <w:b/>
                <w:sz w:val="22"/>
                <w:szCs w:val="22"/>
              </w:rPr>
            </w:pPr>
          </w:p>
        </w:tc>
      </w:tr>
    </w:tbl>
    <w:p w14:paraId="2A0161F0" w14:textId="77777777" w:rsidR="00E26562" w:rsidRPr="00605BF1" w:rsidRDefault="00E26562" w:rsidP="00FD2CB9">
      <w:pPr>
        <w:rPr>
          <w:sz w:val="22"/>
          <w:szCs w:val="22"/>
        </w:rPr>
      </w:pPr>
    </w:p>
    <w:sectPr w:rsidR="00E26562" w:rsidRPr="00605BF1" w:rsidSect="00666A42">
      <w:headerReference w:type="default" r:id="rId10"/>
      <w:footerReference w:type="even" r:id="rId11"/>
      <w:footerReference w:type="default" r:id="rId12"/>
      <w:footerReference w:type="first" r:id="rId13"/>
      <w:pgSz w:w="11906" w:h="16838" w:code="9"/>
      <w:pgMar w:top="1276" w:right="851" w:bottom="567" w:left="851"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60E61" w14:textId="77777777" w:rsidR="00284CCD" w:rsidRDefault="00284CCD">
      <w:r>
        <w:separator/>
      </w:r>
    </w:p>
  </w:endnote>
  <w:endnote w:type="continuationSeparator" w:id="0">
    <w:p w14:paraId="41913F36" w14:textId="77777777" w:rsidR="00284CCD" w:rsidRDefault="00284C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161F8" w14:textId="26242621" w:rsidR="00CA4A16" w:rsidRDefault="0018011C" w:rsidP="00CA4A16">
    <w:pPr>
      <w:pStyle w:val="Footer"/>
      <w:framePr w:wrap="around" w:vAnchor="text" w:hAnchor="margin" w:xAlign="center" w:y="1"/>
      <w:rPr>
        <w:rStyle w:val="PageNumber"/>
      </w:rPr>
    </w:pPr>
    <w:r>
      <w:rPr>
        <w:noProof/>
      </w:rPr>
      <mc:AlternateContent>
        <mc:Choice Requires="wps">
          <w:drawing>
            <wp:anchor distT="0" distB="0" distL="0" distR="0" simplePos="0" relativeHeight="251660288" behindDoc="0" locked="0" layoutInCell="1" allowOverlap="1" wp14:anchorId="53D77842" wp14:editId="71B5F7EB">
              <wp:simplePos x="635" y="635"/>
              <wp:positionH relativeFrom="page">
                <wp:align>center</wp:align>
              </wp:positionH>
              <wp:positionV relativeFrom="page">
                <wp:align>bottom</wp:align>
              </wp:positionV>
              <wp:extent cx="424180" cy="336550"/>
              <wp:effectExtent l="0" t="0" r="13970" b="0"/>
              <wp:wrapNone/>
              <wp:docPr id="880519873"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4180" cy="336550"/>
                      </a:xfrm>
                      <a:prstGeom prst="rect">
                        <a:avLst/>
                      </a:prstGeom>
                      <a:noFill/>
                      <a:ln>
                        <a:noFill/>
                      </a:ln>
                    </wps:spPr>
                    <wps:txbx>
                      <w:txbxContent>
                        <w:p w14:paraId="5DC081E6" w14:textId="3D444B77" w:rsidR="0018011C" w:rsidRPr="0018011C" w:rsidRDefault="0018011C" w:rsidP="0018011C">
                          <w:pPr>
                            <w:rPr>
                              <w:rFonts w:ascii="Arial" w:eastAsia="Arial" w:hAnsi="Arial" w:cs="Arial"/>
                              <w:noProof/>
                              <w:color w:val="000000"/>
                            </w:rPr>
                          </w:pPr>
                          <w:r w:rsidRPr="0018011C">
                            <w:rPr>
                              <w:rFonts w:ascii="Arial" w:eastAsia="Arial" w:hAnsi="Arial" w:cs="Arial"/>
                              <w:noProof/>
                              <w:color w:val="00000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3D77842" id="_x0000_t202" coordsize="21600,21600" o:spt="202" path="m,l,21600r21600,l21600,xe">
              <v:stroke joinstyle="miter"/>
              <v:path gradientshapeok="t" o:connecttype="rect"/>
            </v:shapetype>
            <v:shape id="Text Box 2" o:spid="_x0000_s1026" type="#_x0000_t202" alt="Internal" style="position:absolute;margin-left:0;margin-top:0;width:33.4pt;height:26.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" filled="f" stroked="f">
              <v:fill o:detectmouseclick="t"/>
              <v:textbox style="mso-fit-shape-to-text:t" inset="0,0,0,15pt">
                <w:txbxContent>
                  <w:p w14:paraId="5DC081E6" w14:textId="3D444B77" w:rsidR="0018011C" w:rsidRPr="0018011C" w:rsidRDefault="0018011C" w:rsidP="0018011C">
                    <w:pPr>
                      <w:rPr>
                        <w:rFonts w:ascii="Arial" w:eastAsia="Arial" w:hAnsi="Arial" w:cs="Arial"/>
                        <w:noProof/>
                        <w:color w:val="000000"/>
                      </w:rPr>
                    </w:pPr>
                    <w:r w:rsidRPr="0018011C">
                      <w:rPr>
                        <w:rFonts w:ascii="Arial" w:eastAsia="Arial" w:hAnsi="Arial" w:cs="Arial"/>
                        <w:noProof/>
                        <w:color w:val="000000"/>
                      </w:rPr>
                      <w:t>Internal</w:t>
                    </w:r>
                  </w:p>
                </w:txbxContent>
              </v:textbox>
              <w10:wrap anchorx="page" anchory="page"/>
            </v:shape>
          </w:pict>
        </mc:Fallback>
      </mc:AlternateContent>
    </w:r>
    <w:r w:rsidR="00CA4A16">
      <w:rPr>
        <w:rStyle w:val="PageNumber"/>
      </w:rPr>
      <w:fldChar w:fldCharType="begin"/>
    </w:r>
    <w:r w:rsidR="00CA4A16">
      <w:rPr>
        <w:rStyle w:val="PageNumber"/>
      </w:rPr>
      <w:instrText xml:space="preserve">PAGE  </w:instrText>
    </w:r>
    <w:r w:rsidR="00CA4A16">
      <w:rPr>
        <w:rStyle w:val="PageNumber"/>
      </w:rPr>
      <w:fldChar w:fldCharType="separate"/>
    </w:r>
    <w:r w:rsidR="00666A42">
      <w:rPr>
        <w:rStyle w:val="PageNumber"/>
        <w:noProof/>
      </w:rPr>
      <w:t>2</w:t>
    </w:r>
    <w:r w:rsidR="00CA4A16">
      <w:rPr>
        <w:rStyle w:val="PageNumber"/>
      </w:rPr>
      <w:fldChar w:fldCharType="end"/>
    </w:r>
  </w:p>
  <w:p w14:paraId="2A0161F9" w14:textId="77777777" w:rsidR="00CA4A16" w:rsidRDefault="00CA4A16" w:rsidP="00CA4A16">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161FA" w14:textId="09953F66" w:rsidR="00151D68" w:rsidRPr="00EA60CE" w:rsidRDefault="0018011C">
    <w:pPr>
      <w:pStyle w:val="Footer"/>
      <w:rPr>
        <w:sz w:val="16"/>
        <w:szCs w:val="16"/>
      </w:rPr>
    </w:pPr>
    <w:r>
      <w:rPr>
        <w:noProof/>
        <w:sz w:val="16"/>
        <w:szCs w:val="16"/>
      </w:rPr>
      <mc:AlternateContent>
        <mc:Choice Requires="wps">
          <w:drawing>
            <wp:anchor distT="0" distB="0" distL="0" distR="0" simplePos="0" relativeHeight="251661312" behindDoc="0" locked="0" layoutInCell="1" allowOverlap="1" wp14:anchorId="3DADF350" wp14:editId="11D5DB3E">
              <wp:simplePos x="635" y="635"/>
              <wp:positionH relativeFrom="page">
                <wp:align>center</wp:align>
              </wp:positionH>
              <wp:positionV relativeFrom="page">
                <wp:align>bottom</wp:align>
              </wp:positionV>
              <wp:extent cx="424180" cy="336550"/>
              <wp:effectExtent l="0" t="0" r="13970" b="0"/>
              <wp:wrapNone/>
              <wp:docPr id="1734038998"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4180" cy="336550"/>
                      </a:xfrm>
                      <a:prstGeom prst="rect">
                        <a:avLst/>
                      </a:prstGeom>
                      <a:noFill/>
                      <a:ln>
                        <a:noFill/>
                      </a:ln>
                    </wps:spPr>
                    <wps:txbx>
                      <w:txbxContent>
                        <w:p w14:paraId="64FF8EC9" w14:textId="3B159E25" w:rsidR="0018011C" w:rsidRPr="0018011C" w:rsidRDefault="0018011C" w:rsidP="0018011C">
                          <w:pPr>
                            <w:rPr>
                              <w:rFonts w:ascii="Arial" w:eastAsia="Arial" w:hAnsi="Arial" w:cs="Arial"/>
                              <w:noProof/>
                              <w:color w:val="000000"/>
                            </w:rPr>
                          </w:pPr>
                          <w:r w:rsidRPr="0018011C">
                            <w:rPr>
                              <w:rFonts w:ascii="Arial" w:eastAsia="Arial" w:hAnsi="Arial" w:cs="Arial"/>
                              <w:noProof/>
                              <w:color w:val="00000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DADF350" id="_x0000_t202" coordsize="21600,21600" o:spt="202" path="m,l,21600r21600,l21600,xe">
              <v:stroke joinstyle="miter"/>
              <v:path gradientshapeok="t" o:connecttype="rect"/>
            </v:shapetype>
            <v:shape id="Text Box 3" o:spid="_x0000_s1027" type="#_x0000_t202" alt="Internal" style="position:absolute;margin-left:0;margin-top:0;width:33.4pt;height:26.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" filled="f" stroked="f">
              <v:fill o:detectmouseclick="t"/>
              <v:textbox style="mso-fit-shape-to-text:t" inset="0,0,0,15pt">
                <w:txbxContent>
                  <w:p w14:paraId="64FF8EC9" w14:textId="3B159E25" w:rsidR="0018011C" w:rsidRPr="0018011C" w:rsidRDefault="0018011C" w:rsidP="0018011C">
                    <w:pPr>
                      <w:rPr>
                        <w:rFonts w:ascii="Arial" w:eastAsia="Arial" w:hAnsi="Arial" w:cs="Arial"/>
                        <w:noProof/>
                        <w:color w:val="000000"/>
                      </w:rPr>
                    </w:pPr>
                    <w:r w:rsidRPr="0018011C">
                      <w:rPr>
                        <w:rFonts w:ascii="Arial" w:eastAsia="Arial" w:hAnsi="Arial" w:cs="Arial"/>
                        <w:noProof/>
                        <w:color w:val="000000"/>
                      </w:rPr>
                      <w:t>Internal</w:t>
                    </w:r>
                  </w:p>
                </w:txbxContent>
              </v:textbox>
              <w10:wrap anchorx="page" anchory="page"/>
            </v:shape>
          </w:pict>
        </mc:Fallback>
      </mc:AlternateContent>
    </w:r>
    <w:r w:rsidR="001E6535">
      <w:rPr>
        <w:sz w:val="16"/>
        <w:szCs w:val="16"/>
      </w:rPr>
      <w:t>VT BA C&amp;B</w:t>
    </w:r>
    <w:r w:rsidR="001E6535" w:rsidRPr="001E6535">
      <w:rPr>
        <w:sz w:val="16"/>
        <w:szCs w:val="16"/>
      </w:rPr>
      <w:ptab w:relativeTo="margin" w:alignment="center" w:leader="none"/>
    </w:r>
    <w:r w:rsidR="001E6535" w:rsidRPr="001E6535">
      <w:rPr>
        <w:sz w:val="16"/>
        <w:szCs w:val="16"/>
      </w:rPr>
      <w:ptab w:relativeTo="margin" w:alignment="right" w:leader="none"/>
    </w:r>
    <w:r w:rsidR="001E6535">
      <w:rPr>
        <w:sz w:val="16"/>
        <w:szCs w:val="16"/>
      </w:rPr>
      <w:t>20th June 2017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944C5" w14:textId="1E5D644E" w:rsidR="0018011C" w:rsidRDefault="0018011C">
    <w:pPr>
      <w:pStyle w:val="Footer"/>
    </w:pPr>
    <w:r>
      <w:rPr>
        <w:noProof/>
      </w:rPr>
      <mc:AlternateContent>
        <mc:Choice Requires="wps">
          <w:drawing>
            <wp:anchor distT="0" distB="0" distL="0" distR="0" simplePos="0" relativeHeight="251659264" behindDoc="0" locked="0" layoutInCell="1" allowOverlap="1" wp14:anchorId="7FDDCD16" wp14:editId="53C95879">
              <wp:simplePos x="635" y="635"/>
              <wp:positionH relativeFrom="page">
                <wp:align>center</wp:align>
              </wp:positionH>
              <wp:positionV relativeFrom="page">
                <wp:align>bottom</wp:align>
              </wp:positionV>
              <wp:extent cx="424180" cy="336550"/>
              <wp:effectExtent l="0" t="0" r="13970" b="0"/>
              <wp:wrapNone/>
              <wp:docPr id="612024873"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4180" cy="336550"/>
                      </a:xfrm>
                      <a:prstGeom prst="rect">
                        <a:avLst/>
                      </a:prstGeom>
                      <a:noFill/>
                      <a:ln>
                        <a:noFill/>
                      </a:ln>
                    </wps:spPr>
                    <wps:txbx>
                      <w:txbxContent>
                        <w:p w14:paraId="763B0C10" w14:textId="524AB008" w:rsidR="0018011C" w:rsidRPr="0018011C" w:rsidRDefault="0018011C" w:rsidP="0018011C">
                          <w:pPr>
                            <w:rPr>
                              <w:rFonts w:ascii="Arial" w:eastAsia="Arial" w:hAnsi="Arial" w:cs="Arial"/>
                              <w:noProof/>
                              <w:color w:val="000000"/>
                            </w:rPr>
                          </w:pPr>
                          <w:r w:rsidRPr="0018011C">
                            <w:rPr>
                              <w:rFonts w:ascii="Arial" w:eastAsia="Arial" w:hAnsi="Arial" w:cs="Arial"/>
                              <w:noProof/>
                              <w:color w:val="00000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FDDCD16" id="_x0000_t202" coordsize="21600,21600" o:spt="202" path="m,l,21600r21600,l21600,xe">
              <v:stroke joinstyle="miter"/>
              <v:path gradientshapeok="t" o:connecttype="rect"/>
            </v:shapetype>
            <v:shape id="Text Box 1" o:spid="_x0000_s1028" type="#_x0000_t202" alt="Internal" style="position:absolute;margin-left:0;margin-top:0;width:33.4pt;height:26.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" filled="f" stroked="f">
              <v:fill o:detectmouseclick="t"/>
              <v:textbox style="mso-fit-shape-to-text:t" inset="0,0,0,15pt">
                <w:txbxContent>
                  <w:p w14:paraId="763B0C10" w14:textId="524AB008" w:rsidR="0018011C" w:rsidRPr="0018011C" w:rsidRDefault="0018011C" w:rsidP="0018011C">
                    <w:pPr>
                      <w:rPr>
                        <w:rFonts w:ascii="Arial" w:eastAsia="Arial" w:hAnsi="Arial" w:cs="Arial"/>
                        <w:noProof/>
                        <w:color w:val="000000"/>
                      </w:rPr>
                    </w:pPr>
                    <w:r w:rsidRPr="0018011C">
                      <w:rPr>
                        <w:rFonts w:ascii="Arial" w:eastAsia="Arial" w:hAnsi="Arial" w:cs="Arial"/>
                        <w:noProof/>
                        <w:color w:val="00000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DC764" w14:textId="77777777" w:rsidR="00284CCD" w:rsidRDefault="00284CCD">
      <w:r>
        <w:separator/>
      </w:r>
    </w:p>
  </w:footnote>
  <w:footnote w:type="continuationSeparator" w:id="0">
    <w:p w14:paraId="31928494" w14:textId="77777777" w:rsidR="00284CCD" w:rsidRDefault="00284C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161F7" w14:textId="77777777" w:rsidR="00151D68" w:rsidRPr="00686934" w:rsidRDefault="0098232C" w:rsidP="00686934">
    <w:pPr>
      <w:pStyle w:val="Header"/>
      <w:jc w:val="right"/>
      <w:rPr>
        <w:rFonts w:asciiTheme="minorHAnsi" w:hAnsiTheme="minorHAnsi"/>
        <w:b/>
        <w:sz w:val="24"/>
      </w:rPr>
    </w:pPr>
    <w:r w:rsidRPr="0098232C">
      <w:rPr>
        <w:noProof/>
        <w:lang w:val="en-US" w:eastAsia="zh-CN"/>
      </w:rPr>
      <w:drawing>
        <wp:anchor distT="0" distB="0" distL="114300" distR="114300" simplePos="0" relativeHeight="251658240" behindDoc="0" locked="0" layoutInCell="1" allowOverlap="1" wp14:anchorId="2A0161FB" wp14:editId="2A0161FC">
          <wp:simplePos x="0" y="0"/>
          <wp:positionH relativeFrom="column">
            <wp:posOffset>-95112</wp:posOffset>
          </wp:positionH>
          <wp:positionV relativeFrom="paragraph">
            <wp:posOffset>-259384</wp:posOffset>
          </wp:positionV>
          <wp:extent cx="934527" cy="469127"/>
          <wp:effectExtent l="0" t="0" r="0" b="7620"/>
          <wp:wrapNone/>
          <wp:docPr id="14" name="Picture 2" descr="Y:\Jobb\AC_AB_041\J-1206_Feb-10_Mall\jpg\Logga_s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Y:\Jobb\AC_AB_041\J-1206_Feb-10_Mall\jpg\Logga_stor.gif"/>
                  <pic:cNvPicPr>
                    <a:picLocks noChangeAspect="1" noChangeArrowheads="1"/>
                  </pic:cNvPicPr>
                </pic:nvPicPr>
                <pic:blipFill>
                  <a:blip r:embed="rId1" cstate="screen">
                    <a:extLst>
                      <a:ext uri="{28A0092B-C50C-407E-A947-70E740481C1C}">
                        <a14:useLocalDpi xmlns:a14="http://schemas.microsoft.com/office/drawing/2010/main" val="0"/>
                      </a:ext>
                    </a:extLst>
                  </a:blip>
                  <a:srcRect/>
                  <a:stretch>
                    <a:fillRect/>
                  </a:stretch>
                </pic:blipFill>
                <pic:spPr bwMode="auto">
                  <a:xfrm>
                    <a:off x="0" y="0"/>
                    <a:ext cx="940898" cy="472325"/>
                  </a:xfrm>
                  <a:prstGeom prst="rect">
                    <a:avLst/>
                  </a:prstGeom>
                  <a:noFill/>
                </pic:spPr>
              </pic:pic>
            </a:graphicData>
          </a:graphic>
          <wp14:sizeRelH relativeFrom="margin">
            <wp14:pctWidth>0</wp14:pctWidth>
          </wp14:sizeRelH>
          <wp14:sizeRelV relativeFrom="margin">
            <wp14:pctHeight>0</wp14:pctHeight>
          </wp14:sizeRelV>
        </wp:anchor>
      </w:drawing>
    </w:r>
    <w:r w:rsidR="00686934">
      <w:tab/>
    </w:r>
    <w:r w:rsidR="00686934">
      <w:tab/>
    </w:r>
    <w:r w:rsidR="00686934" w:rsidRPr="004A119F">
      <w:rPr>
        <w:rFonts w:asciiTheme="minorHAnsi" w:hAnsiTheme="minorHAnsi"/>
        <w:b/>
        <w:color w:val="00B0F0"/>
        <w:sz w:val="24"/>
      </w:rPr>
      <w:t>VACUUM TECHNIQUE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B4E69"/>
    <w:multiLevelType w:val="hybridMultilevel"/>
    <w:tmpl w:val="7968FD62"/>
    <w:lvl w:ilvl="0" w:tplc="04050011">
      <w:start w:val="1"/>
      <w:numFmt w:val="decimal"/>
      <w:lvlText w:val="%1)"/>
      <w:lvlJc w:val="left"/>
      <w:pPr>
        <w:tabs>
          <w:tab w:val="num" w:pos="720"/>
        </w:tabs>
        <w:ind w:left="720" w:hanging="360"/>
      </w:pPr>
      <w:rPr>
        <w:rFonts w:hint="default"/>
      </w:rPr>
    </w:lvl>
    <w:lvl w:ilvl="1" w:tplc="3D9AB6F6">
      <w:start w:val="2"/>
      <w:numFmt w:val="bullet"/>
      <w:lvlText w:val="-"/>
      <w:lvlJc w:val="left"/>
      <w:pPr>
        <w:tabs>
          <w:tab w:val="num" w:pos="1440"/>
        </w:tabs>
        <w:ind w:left="1440" w:hanging="360"/>
      </w:pPr>
      <w:rPr>
        <w:rFonts w:ascii="Times New Roman" w:eastAsia="Times New Roman" w:hAnsi="Times New Roman" w:cs="Times New Roman" w:hint="default"/>
      </w:r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1" w15:restartNumberingAfterBreak="0">
    <w:nsid w:val="04991391"/>
    <w:multiLevelType w:val="hybridMultilevel"/>
    <w:tmpl w:val="995CCA56"/>
    <w:lvl w:ilvl="0" w:tplc="28F6CD28">
      <w:start w:val="1"/>
      <w:numFmt w:val="bullet"/>
      <w:lvlText w:val="o"/>
      <w:lvlJc w:val="left"/>
      <w:pPr>
        <w:tabs>
          <w:tab w:val="num" w:pos="720"/>
        </w:tabs>
        <w:ind w:left="720" w:hanging="72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73E0C3A"/>
    <w:multiLevelType w:val="hybridMultilevel"/>
    <w:tmpl w:val="5B36ACE6"/>
    <w:lvl w:ilvl="0" w:tplc="6A247950">
      <w:start w:val="1"/>
      <w:numFmt w:val="bullet"/>
      <w:lvlText w:val="o"/>
      <w:lvlJc w:val="left"/>
      <w:pPr>
        <w:tabs>
          <w:tab w:val="num" w:pos="720"/>
        </w:tabs>
        <w:ind w:left="720" w:hanging="72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7F33573"/>
    <w:multiLevelType w:val="hybridMultilevel"/>
    <w:tmpl w:val="1D5217F2"/>
    <w:lvl w:ilvl="0" w:tplc="DC88F308">
      <w:numFmt w:val="bullet"/>
      <w:lvlText w:val="-"/>
      <w:lvlJc w:val="left"/>
      <w:pPr>
        <w:ind w:left="720" w:hanging="360"/>
      </w:pPr>
      <w:rPr>
        <w:rFonts w:ascii="Calibri" w:eastAsiaTheme="minorEastAsia"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537F73"/>
    <w:multiLevelType w:val="hybridMultilevel"/>
    <w:tmpl w:val="56069F64"/>
    <w:lvl w:ilvl="0" w:tplc="D46230DC">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D67A50"/>
    <w:multiLevelType w:val="hybridMultilevel"/>
    <w:tmpl w:val="A088F2A0"/>
    <w:lvl w:ilvl="0" w:tplc="96DAA862">
      <w:start w:val="1"/>
      <w:numFmt w:val="bullet"/>
      <w:lvlText w:val=""/>
      <w:lvlJc w:val="left"/>
      <w:pPr>
        <w:tabs>
          <w:tab w:val="num" w:pos="113"/>
        </w:tabs>
        <w:ind w:left="170" w:hanging="170"/>
      </w:pPr>
      <w:rPr>
        <w:rFonts w:ascii="Wingdings" w:hAnsi="Wingdings" w:hint="default"/>
        <w:color w:val="auto"/>
        <w:sz w:val="20"/>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6" w15:restartNumberingAfterBreak="0">
    <w:nsid w:val="1F5C3B69"/>
    <w:multiLevelType w:val="hybridMultilevel"/>
    <w:tmpl w:val="1DD60AD8"/>
    <w:lvl w:ilvl="0" w:tplc="0405000B">
      <w:start w:val="1"/>
      <w:numFmt w:val="bullet"/>
      <w:lvlText w:val=""/>
      <w:lvlJc w:val="left"/>
      <w:pPr>
        <w:tabs>
          <w:tab w:val="num" w:pos="720"/>
        </w:tabs>
        <w:ind w:left="720" w:hanging="360"/>
      </w:pPr>
      <w:rPr>
        <w:rFonts w:ascii="Wingdings" w:hAnsi="Wingdings" w:hint="default"/>
      </w:rPr>
    </w:lvl>
    <w:lvl w:ilvl="1" w:tplc="04050003" w:tentative="1">
      <w:start w:val="1"/>
      <w:numFmt w:val="bullet"/>
      <w:lvlText w:val="o"/>
      <w:lvlJc w:val="left"/>
      <w:pPr>
        <w:tabs>
          <w:tab w:val="num" w:pos="1440"/>
        </w:tabs>
        <w:ind w:left="1440" w:hanging="360"/>
      </w:pPr>
      <w:rPr>
        <w:rFonts w:ascii="Courier New" w:hAnsi="Courier New" w:cs="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38E38E6"/>
    <w:multiLevelType w:val="hybridMultilevel"/>
    <w:tmpl w:val="FDD43E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61208F"/>
    <w:multiLevelType w:val="hybridMultilevel"/>
    <w:tmpl w:val="E9F62DDA"/>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9" w15:restartNumberingAfterBreak="0">
    <w:nsid w:val="2B591F36"/>
    <w:multiLevelType w:val="hybridMultilevel"/>
    <w:tmpl w:val="A71EC794"/>
    <w:lvl w:ilvl="0" w:tplc="D46230DC">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5443168"/>
    <w:multiLevelType w:val="hybridMultilevel"/>
    <w:tmpl w:val="049ADAF0"/>
    <w:lvl w:ilvl="0" w:tplc="0405000F">
      <w:start w:val="1"/>
      <w:numFmt w:val="decimal"/>
      <w:lvlText w:val="%1."/>
      <w:lvlJc w:val="left"/>
      <w:pPr>
        <w:tabs>
          <w:tab w:val="num" w:pos="720"/>
        </w:tabs>
        <w:ind w:left="720" w:hanging="360"/>
      </w:p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11" w15:restartNumberingAfterBreak="0">
    <w:nsid w:val="40DE51F0"/>
    <w:multiLevelType w:val="hybridMultilevel"/>
    <w:tmpl w:val="71F43C68"/>
    <w:lvl w:ilvl="0" w:tplc="04050015">
      <w:start w:val="1"/>
      <w:numFmt w:val="upperLetter"/>
      <w:lvlText w:val="%1."/>
      <w:lvlJc w:val="left"/>
      <w:pPr>
        <w:tabs>
          <w:tab w:val="num" w:pos="720"/>
        </w:tabs>
        <w:ind w:left="720" w:hanging="360"/>
      </w:p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12" w15:restartNumberingAfterBreak="0">
    <w:nsid w:val="42E75E0D"/>
    <w:multiLevelType w:val="hybridMultilevel"/>
    <w:tmpl w:val="C936BF26"/>
    <w:lvl w:ilvl="0" w:tplc="D46230DC">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4860837"/>
    <w:multiLevelType w:val="hybridMultilevel"/>
    <w:tmpl w:val="B2D28F9A"/>
    <w:lvl w:ilvl="0" w:tplc="D46230D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287522"/>
    <w:multiLevelType w:val="hybridMultilevel"/>
    <w:tmpl w:val="3E1ACA40"/>
    <w:lvl w:ilvl="0" w:tplc="0405000F">
      <w:start w:val="1"/>
      <w:numFmt w:val="decimal"/>
      <w:lvlText w:val="%1."/>
      <w:lvlJc w:val="left"/>
      <w:pPr>
        <w:tabs>
          <w:tab w:val="num" w:pos="720"/>
        </w:tabs>
        <w:ind w:left="720" w:hanging="360"/>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15" w15:restartNumberingAfterBreak="0">
    <w:nsid w:val="5E9830E0"/>
    <w:multiLevelType w:val="hybridMultilevel"/>
    <w:tmpl w:val="090092DA"/>
    <w:lvl w:ilvl="0" w:tplc="0405000F">
      <w:start w:val="1"/>
      <w:numFmt w:val="decimal"/>
      <w:lvlText w:val="%1."/>
      <w:lvlJc w:val="left"/>
      <w:pPr>
        <w:tabs>
          <w:tab w:val="num" w:pos="720"/>
        </w:tabs>
        <w:ind w:left="720" w:hanging="360"/>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16" w15:restartNumberingAfterBreak="0">
    <w:nsid w:val="6C321B08"/>
    <w:multiLevelType w:val="hybridMultilevel"/>
    <w:tmpl w:val="70E6906E"/>
    <w:lvl w:ilvl="0" w:tplc="D46230DC">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6DC142CE"/>
    <w:multiLevelType w:val="hybridMultilevel"/>
    <w:tmpl w:val="2BBC1A96"/>
    <w:lvl w:ilvl="0" w:tplc="04050017">
      <w:start w:val="1"/>
      <w:numFmt w:val="lowerLetter"/>
      <w:lvlText w:val="%1)"/>
      <w:lvlJc w:val="left"/>
      <w:pPr>
        <w:tabs>
          <w:tab w:val="num" w:pos="720"/>
        </w:tabs>
        <w:ind w:left="720" w:hanging="360"/>
      </w:pPr>
      <w:rPr>
        <w:rFonts w:hint="default"/>
      </w:rPr>
    </w:lvl>
    <w:lvl w:ilvl="1" w:tplc="04050019">
      <w:start w:val="1"/>
      <w:numFmt w:val="lowerLetter"/>
      <w:lvlText w:val="%2."/>
      <w:lvlJc w:val="left"/>
      <w:pPr>
        <w:tabs>
          <w:tab w:val="num" w:pos="1440"/>
        </w:tabs>
        <w:ind w:left="1440" w:hanging="360"/>
      </w:pPr>
    </w:lvl>
    <w:lvl w:ilvl="2" w:tplc="0405001B">
      <w:start w:val="1"/>
      <w:numFmt w:val="lowerRoman"/>
      <w:lvlText w:val="%3."/>
      <w:lvlJc w:val="right"/>
      <w:pPr>
        <w:tabs>
          <w:tab w:val="num" w:pos="2160"/>
        </w:tabs>
        <w:ind w:left="2160" w:hanging="180"/>
      </w:pPr>
    </w:lvl>
    <w:lvl w:ilvl="3" w:tplc="0405000F">
      <w:start w:val="1"/>
      <w:numFmt w:val="decimal"/>
      <w:lvlText w:val="%4."/>
      <w:lvlJc w:val="left"/>
      <w:pPr>
        <w:tabs>
          <w:tab w:val="num" w:pos="2880"/>
        </w:tabs>
        <w:ind w:left="2880" w:hanging="360"/>
      </w:pPr>
    </w:lvl>
    <w:lvl w:ilvl="4" w:tplc="04050019">
      <w:start w:val="1"/>
      <w:numFmt w:val="lowerLetter"/>
      <w:lvlText w:val="%5."/>
      <w:lvlJc w:val="left"/>
      <w:pPr>
        <w:tabs>
          <w:tab w:val="num" w:pos="3600"/>
        </w:tabs>
        <w:ind w:left="3600" w:hanging="360"/>
      </w:pPr>
    </w:lvl>
    <w:lvl w:ilvl="5" w:tplc="0405001B">
      <w:start w:val="1"/>
      <w:numFmt w:val="lowerRoman"/>
      <w:lvlText w:val="%6."/>
      <w:lvlJc w:val="right"/>
      <w:pPr>
        <w:tabs>
          <w:tab w:val="num" w:pos="4320"/>
        </w:tabs>
        <w:ind w:left="4320" w:hanging="180"/>
      </w:pPr>
    </w:lvl>
    <w:lvl w:ilvl="6" w:tplc="0405000F">
      <w:start w:val="1"/>
      <w:numFmt w:val="decimal"/>
      <w:lvlText w:val="%7."/>
      <w:lvlJc w:val="left"/>
      <w:pPr>
        <w:tabs>
          <w:tab w:val="num" w:pos="5040"/>
        </w:tabs>
        <w:ind w:left="5040" w:hanging="360"/>
      </w:pPr>
    </w:lvl>
    <w:lvl w:ilvl="7" w:tplc="04050019">
      <w:start w:val="1"/>
      <w:numFmt w:val="lowerLetter"/>
      <w:lvlText w:val="%8."/>
      <w:lvlJc w:val="left"/>
      <w:pPr>
        <w:tabs>
          <w:tab w:val="num" w:pos="5760"/>
        </w:tabs>
        <w:ind w:left="5760" w:hanging="360"/>
      </w:pPr>
    </w:lvl>
    <w:lvl w:ilvl="8" w:tplc="0405001B">
      <w:start w:val="1"/>
      <w:numFmt w:val="lowerRoman"/>
      <w:lvlText w:val="%9."/>
      <w:lvlJc w:val="right"/>
      <w:pPr>
        <w:tabs>
          <w:tab w:val="num" w:pos="6480"/>
        </w:tabs>
        <w:ind w:left="6480" w:hanging="180"/>
      </w:pPr>
    </w:lvl>
  </w:abstractNum>
  <w:abstractNum w:abstractNumId="18" w15:restartNumberingAfterBreak="0">
    <w:nsid w:val="77792949"/>
    <w:multiLevelType w:val="hybridMultilevel"/>
    <w:tmpl w:val="40CAD10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1299803837">
    <w:abstractNumId w:val="17"/>
  </w:num>
  <w:num w:numId="2" w16cid:durableId="760104306">
    <w:abstractNumId w:val="10"/>
  </w:num>
  <w:num w:numId="3" w16cid:durableId="2084067063">
    <w:abstractNumId w:val="6"/>
  </w:num>
  <w:num w:numId="4" w16cid:durableId="1266772067">
    <w:abstractNumId w:val="0"/>
  </w:num>
  <w:num w:numId="5" w16cid:durableId="1168600397">
    <w:abstractNumId w:val="15"/>
  </w:num>
  <w:num w:numId="6" w16cid:durableId="1843815118">
    <w:abstractNumId w:val="11"/>
  </w:num>
  <w:num w:numId="7" w16cid:durableId="1391728751">
    <w:abstractNumId w:val="14"/>
  </w:num>
  <w:num w:numId="8" w16cid:durableId="67852900">
    <w:abstractNumId w:val="2"/>
  </w:num>
  <w:num w:numId="9" w16cid:durableId="2020227806">
    <w:abstractNumId w:val="1"/>
  </w:num>
  <w:num w:numId="10" w16cid:durableId="186407071">
    <w:abstractNumId w:val="8"/>
  </w:num>
  <w:num w:numId="11" w16cid:durableId="210925777">
    <w:abstractNumId w:val="18"/>
  </w:num>
  <w:num w:numId="12" w16cid:durableId="577325987">
    <w:abstractNumId w:val="9"/>
  </w:num>
  <w:num w:numId="13" w16cid:durableId="763723247">
    <w:abstractNumId w:val="12"/>
  </w:num>
  <w:num w:numId="14" w16cid:durableId="412968053">
    <w:abstractNumId w:val="13"/>
  </w:num>
  <w:num w:numId="15" w16cid:durableId="799153684">
    <w:abstractNumId w:val="4"/>
  </w:num>
  <w:num w:numId="16" w16cid:durableId="1259286787">
    <w:abstractNumId w:val="5"/>
  </w:num>
  <w:num w:numId="17" w16cid:durableId="202715807">
    <w:abstractNumId w:val="7"/>
  </w:num>
  <w:num w:numId="18" w16cid:durableId="170803599">
    <w:abstractNumId w:val="3"/>
  </w:num>
  <w:num w:numId="19" w16cid:durableId="4895164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0CE"/>
    <w:rsid w:val="00010123"/>
    <w:rsid w:val="00017BA1"/>
    <w:rsid w:val="0002114A"/>
    <w:rsid w:val="00023E44"/>
    <w:rsid w:val="00031625"/>
    <w:rsid w:val="000335EF"/>
    <w:rsid w:val="00034E12"/>
    <w:rsid w:val="0004259F"/>
    <w:rsid w:val="0004568B"/>
    <w:rsid w:val="00046B16"/>
    <w:rsid w:val="00047B70"/>
    <w:rsid w:val="00047D23"/>
    <w:rsid w:val="00053699"/>
    <w:rsid w:val="000551C8"/>
    <w:rsid w:val="00055C2B"/>
    <w:rsid w:val="00063D91"/>
    <w:rsid w:val="00066A49"/>
    <w:rsid w:val="000763B1"/>
    <w:rsid w:val="00081928"/>
    <w:rsid w:val="00086C86"/>
    <w:rsid w:val="000951D5"/>
    <w:rsid w:val="000953D8"/>
    <w:rsid w:val="000A1242"/>
    <w:rsid w:val="000A5582"/>
    <w:rsid w:val="000B2032"/>
    <w:rsid w:val="000B44C6"/>
    <w:rsid w:val="000B6988"/>
    <w:rsid w:val="000B73B5"/>
    <w:rsid w:val="000B7485"/>
    <w:rsid w:val="000D29A9"/>
    <w:rsid w:val="000D6311"/>
    <w:rsid w:val="000E2302"/>
    <w:rsid w:val="000E5F5E"/>
    <w:rsid w:val="000E6FC8"/>
    <w:rsid w:val="001075CF"/>
    <w:rsid w:val="001154A0"/>
    <w:rsid w:val="0011653B"/>
    <w:rsid w:val="0011656D"/>
    <w:rsid w:val="00120817"/>
    <w:rsid w:val="00125E61"/>
    <w:rsid w:val="00127AF0"/>
    <w:rsid w:val="00127B70"/>
    <w:rsid w:val="0013782B"/>
    <w:rsid w:val="00141966"/>
    <w:rsid w:val="00144DD1"/>
    <w:rsid w:val="00146304"/>
    <w:rsid w:val="001466E7"/>
    <w:rsid w:val="00151D68"/>
    <w:rsid w:val="00151E4B"/>
    <w:rsid w:val="001526EA"/>
    <w:rsid w:val="00157B3F"/>
    <w:rsid w:val="001605D5"/>
    <w:rsid w:val="001610D5"/>
    <w:rsid w:val="00162538"/>
    <w:rsid w:val="00170C47"/>
    <w:rsid w:val="0018011C"/>
    <w:rsid w:val="0018053A"/>
    <w:rsid w:val="00180727"/>
    <w:rsid w:val="00182B6C"/>
    <w:rsid w:val="00186CDE"/>
    <w:rsid w:val="00192321"/>
    <w:rsid w:val="0019395C"/>
    <w:rsid w:val="00196B47"/>
    <w:rsid w:val="001A10F5"/>
    <w:rsid w:val="001D5F86"/>
    <w:rsid w:val="001E1A44"/>
    <w:rsid w:val="001E32C0"/>
    <w:rsid w:val="001E4168"/>
    <w:rsid w:val="001E4A77"/>
    <w:rsid w:val="001E58BF"/>
    <w:rsid w:val="001E5EB0"/>
    <w:rsid w:val="001E6535"/>
    <w:rsid w:val="001E70A3"/>
    <w:rsid w:val="001F02DB"/>
    <w:rsid w:val="001F4BCC"/>
    <w:rsid w:val="001F63B0"/>
    <w:rsid w:val="00201D1C"/>
    <w:rsid w:val="00203A75"/>
    <w:rsid w:val="00206D2F"/>
    <w:rsid w:val="00211F43"/>
    <w:rsid w:val="002163E4"/>
    <w:rsid w:val="00216C4A"/>
    <w:rsid w:val="00216E69"/>
    <w:rsid w:val="0022736B"/>
    <w:rsid w:val="00231449"/>
    <w:rsid w:val="0023512E"/>
    <w:rsid w:val="00236459"/>
    <w:rsid w:val="00241212"/>
    <w:rsid w:val="00241DCF"/>
    <w:rsid w:val="002434CE"/>
    <w:rsid w:val="00250E5F"/>
    <w:rsid w:val="00252445"/>
    <w:rsid w:val="00255E01"/>
    <w:rsid w:val="00255FDC"/>
    <w:rsid w:val="002724ED"/>
    <w:rsid w:val="0027597F"/>
    <w:rsid w:val="0027613D"/>
    <w:rsid w:val="00284CCD"/>
    <w:rsid w:val="002851F0"/>
    <w:rsid w:val="002861CE"/>
    <w:rsid w:val="0029711F"/>
    <w:rsid w:val="00297292"/>
    <w:rsid w:val="002A1750"/>
    <w:rsid w:val="002A1C3E"/>
    <w:rsid w:val="002A3B7C"/>
    <w:rsid w:val="002A67B9"/>
    <w:rsid w:val="002B33D9"/>
    <w:rsid w:val="002B43E4"/>
    <w:rsid w:val="002C03D9"/>
    <w:rsid w:val="002C3C8D"/>
    <w:rsid w:val="002C72C1"/>
    <w:rsid w:val="002C7E39"/>
    <w:rsid w:val="002D10E4"/>
    <w:rsid w:val="002D33F7"/>
    <w:rsid w:val="002E16A3"/>
    <w:rsid w:val="002F053E"/>
    <w:rsid w:val="002F05DA"/>
    <w:rsid w:val="002F071B"/>
    <w:rsid w:val="002F276E"/>
    <w:rsid w:val="00304043"/>
    <w:rsid w:val="003048C6"/>
    <w:rsid w:val="003105C0"/>
    <w:rsid w:val="00310A26"/>
    <w:rsid w:val="00310BD4"/>
    <w:rsid w:val="00321E31"/>
    <w:rsid w:val="00322C6A"/>
    <w:rsid w:val="00331432"/>
    <w:rsid w:val="003338AF"/>
    <w:rsid w:val="00334B92"/>
    <w:rsid w:val="0033512D"/>
    <w:rsid w:val="003423D8"/>
    <w:rsid w:val="00353934"/>
    <w:rsid w:val="003729F7"/>
    <w:rsid w:val="003754D9"/>
    <w:rsid w:val="0037706B"/>
    <w:rsid w:val="00382214"/>
    <w:rsid w:val="00384271"/>
    <w:rsid w:val="00385501"/>
    <w:rsid w:val="0039077A"/>
    <w:rsid w:val="003A50EB"/>
    <w:rsid w:val="003A620E"/>
    <w:rsid w:val="003A636C"/>
    <w:rsid w:val="003A7B34"/>
    <w:rsid w:val="003B08D0"/>
    <w:rsid w:val="003B203B"/>
    <w:rsid w:val="003C509B"/>
    <w:rsid w:val="003C5C5F"/>
    <w:rsid w:val="003D0D15"/>
    <w:rsid w:val="003D4E4B"/>
    <w:rsid w:val="003D5808"/>
    <w:rsid w:val="003E157B"/>
    <w:rsid w:val="003F0A88"/>
    <w:rsid w:val="00402892"/>
    <w:rsid w:val="00402F87"/>
    <w:rsid w:val="004044F3"/>
    <w:rsid w:val="00416E8D"/>
    <w:rsid w:val="00417378"/>
    <w:rsid w:val="00422FD6"/>
    <w:rsid w:val="00423B27"/>
    <w:rsid w:val="0042411D"/>
    <w:rsid w:val="00426F93"/>
    <w:rsid w:val="0043049A"/>
    <w:rsid w:val="00431DD3"/>
    <w:rsid w:val="00432502"/>
    <w:rsid w:val="00432797"/>
    <w:rsid w:val="004357EC"/>
    <w:rsid w:val="00436060"/>
    <w:rsid w:val="0044482D"/>
    <w:rsid w:val="00455993"/>
    <w:rsid w:val="004708F4"/>
    <w:rsid w:val="00472004"/>
    <w:rsid w:val="004815D7"/>
    <w:rsid w:val="00482CB8"/>
    <w:rsid w:val="00482D3F"/>
    <w:rsid w:val="004848C1"/>
    <w:rsid w:val="0049152A"/>
    <w:rsid w:val="004932F6"/>
    <w:rsid w:val="004A0AF0"/>
    <w:rsid w:val="004A119F"/>
    <w:rsid w:val="004A1947"/>
    <w:rsid w:val="004A38FA"/>
    <w:rsid w:val="004A3FF8"/>
    <w:rsid w:val="004A5395"/>
    <w:rsid w:val="004A7779"/>
    <w:rsid w:val="004B0291"/>
    <w:rsid w:val="004B5361"/>
    <w:rsid w:val="004B6EEF"/>
    <w:rsid w:val="004C55BA"/>
    <w:rsid w:val="004D1BE1"/>
    <w:rsid w:val="004D620B"/>
    <w:rsid w:val="004D72EC"/>
    <w:rsid w:val="004E04AA"/>
    <w:rsid w:val="004E35CE"/>
    <w:rsid w:val="004E410A"/>
    <w:rsid w:val="004E7268"/>
    <w:rsid w:val="004F174D"/>
    <w:rsid w:val="004F199A"/>
    <w:rsid w:val="00500114"/>
    <w:rsid w:val="00503798"/>
    <w:rsid w:val="005049AA"/>
    <w:rsid w:val="00514891"/>
    <w:rsid w:val="005234CC"/>
    <w:rsid w:val="00537097"/>
    <w:rsid w:val="00540282"/>
    <w:rsid w:val="00541104"/>
    <w:rsid w:val="005438A6"/>
    <w:rsid w:val="00545F65"/>
    <w:rsid w:val="00572BB9"/>
    <w:rsid w:val="00584863"/>
    <w:rsid w:val="005918A1"/>
    <w:rsid w:val="00591A93"/>
    <w:rsid w:val="00592922"/>
    <w:rsid w:val="0059413B"/>
    <w:rsid w:val="00596576"/>
    <w:rsid w:val="005A0203"/>
    <w:rsid w:val="005B2164"/>
    <w:rsid w:val="005B6ACC"/>
    <w:rsid w:val="005D303E"/>
    <w:rsid w:val="005D68A1"/>
    <w:rsid w:val="005D6BEE"/>
    <w:rsid w:val="005E17C5"/>
    <w:rsid w:val="005F10CB"/>
    <w:rsid w:val="005F3D1B"/>
    <w:rsid w:val="005F4143"/>
    <w:rsid w:val="005F527A"/>
    <w:rsid w:val="00603EB4"/>
    <w:rsid w:val="00605831"/>
    <w:rsid w:val="00605BF1"/>
    <w:rsid w:val="006104E8"/>
    <w:rsid w:val="00610BF6"/>
    <w:rsid w:val="00617284"/>
    <w:rsid w:val="00622F71"/>
    <w:rsid w:val="00624CA4"/>
    <w:rsid w:val="00630EB4"/>
    <w:rsid w:val="00632925"/>
    <w:rsid w:val="00633595"/>
    <w:rsid w:val="00634892"/>
    <w:rsid w:val="00635ABA"/>
    <w:rsid w:val="00635B29"/>
    <w:rsid w:val="00636218"/>
    <w:rsid w:val="0064300E"/>
    <w:rsid w:val="00643DAC"/>
    <w:rsid w:val="00652E34"/>
    <w:rsid w:val="00657360"/>
    <w:rsid w:val="006640D8"/>
    <w:rsid w:val="0066479C"/>
    <w:rsid w:val="00666A42"/>
    <w:rsid w:val="00667823"/>
    <w:rsid w:val="00670905"/>
    <w:rsid w:val="00674605"/>
    <w:rsid w:val="00675FE7"/>
    <w:rsid w:val="00686934"/>
    <w:rsid w:val="006907B4"/>
    <w:rsid w:val="006942BB"/>
    <w:rsid w:val="00695FDC"/>
    <w:rsid w:val="00697A2C"/>
    <w:rsid w:val="00697D4A"/>
    <w:rsid w:val="006A6E1C"/>
    <w:rsid w:val="006B3C4F"/>
    <w:rsid w:val="006B6C16"/>
    <w:rsid w:val="006E1733"/>
    <w:rsid w:val="006E4511"/>
    <w:rsid w:val="006E6C6F"/>
    <w:rsid w:val="006E7A9B"/>
    <w:rsid w:val="006E7B31"/>
    <w:rsid w:val="006F125A"/>
    <w:rsid w:val="00706C8A"/>
    <w:rsid w:val="00711B9E"/>
    <w:rsid w:val="007122E3"/>
    <w:rsid w:val="00721290"/>
    <w:rsid w:val="00721847"/>
    <w:rsid w:val="00753B0E"/>
    <w:rsid w:val="00755947"/>
    <w:rsid w:val="00757735"/>
    <w:rsid w:val="007675E4"/>
    <w:rsid w:val="00767840"/>
    <w:rsid w:val="00767A8A"/>
    <w:rsid w:val="00775AA3"/>
    <w:rsid w:val="00776D46"/>
    <w:rsid w:val="007836E5"/>
    <w:rsid w:val="007A1A85"/>
    <w:rsid w:val="007A457A"/>
    <w:rsid w:val="007A4DB4"/>
    <w:rsid w:val="007A57E4"/>
    <w:rsid w:val="007B6900"/>
    <w:rsid w:val="007C0537"/>
    <w:rsid w:val="007C1B1B"/>
    <w:rsid w:val="007C2078"/>
    <w:rsid w:val="007C775A"/>
    <w:rsid w:val="007C7816"/>
    <w:rsid w:val="007D640A"/>
    <w:rsid w:val="007E0D07"/>
    <w:rsid w:val="007E6EED"/>
    <w:rsid w:val="007F094C"/>
    <w:rsid w:val="007F47FC"/>
    <w:rsid w:val="00806CA4"/>
    <w:rsid w:val="00807972"/>
    <w:rsid w:val="00810DC3"/>
    <w:rsid w:val="00820DF5"/>
    <w:rsid w:val="0082284D"/>
    <w:rsid w:val="008241F5"/>
    <w:rsid w:val="008260C7"/>
    <w:rsid w:val="0083150D"/>
    <w:rsid w:val="008337C5"/>
    <w:rsid w:val="00835BA1"/>
    <w:rsid w:val="00840832"/>
    <w:rsid w:val="00844A5D"/>
    <w:rsid w:val="00852253"/>
    <w:rsid w:val="008570AC"/>
    <w:rsid w:val="00857ED3"/>
    <w:rsid w:val="00861091"/>
    <w:rsid w:val="00861D23"/>
    <w:rsid w:val="008646B2"/>
    <w:rsid w:val="0086678E"/>
    <w:rsid w:val="00866FB7"/>
    <w:rsid w:val="008715FE"/>
    <w:rsid w:val="008727E8"/>
    <w:rsid w:val="008805F9"/>
    <w:rsid w:val="00881FC6"/>
    <w:rsid w:val="00893286"/>
    <w:rsid w:val="00897AD7"/>
    <w:rsid w:val="008A467D"/>
    <w:rsid w:val="008A7F57"/>
    <w:rsid w:val="008B1201"/>
    <w:rsid w:val="008B29AD"/>
    <w:rsid w:val="008B3DF9"/>
    <w:rsid w:val="008C182D"/>
    <w:rsid w:val="008D24FD"/>
    <w:rsid w:val="008E19B1"/>
    <w:rsid w:val="008E380F"/>
    <w:rsid w:val="008E684E"/>
    <w:rsid w:val="008F0D60"/>
    <w:rsid w:val="008F3E5C"/>
    <w:rsid w:val="00906970"/>
    <w:rsid w:val="0091050A"/>
    <w:rsid w:val="0091206B"/>
    <w:rsid w:val="00923237"/>
    <w:rsid w:val="00951621"/>
    <w:rsid w:val="00953E7B"/>
    <w:rsid w:val="00954A02"/>
    <w:rsid w:val="00954BE6"/>
    <w:rsid w:val="00955FAA"/>
    <w:rsid w:val="0096478F"/>
    <w:rsid w:val="00966FC0"/>
    <w:rsid w:val="00973698"/>
    <w:rsid w:val="00975859"/>
    <w:rsid w:val="0098232C"/>
    <w:rsid w:val="009878DF"/>
    <w:rsid w:val="00987ACA"/>
    <w:rsid w:val="009A3AA1"/>
    <w:rsid w:val="009A4568"/>
    <w:rsid w:val="009A5202"/>
    <w:rsid w:val="009B2288"/>
    <w:rsid w:val="009B2C99"/>
    <w:rsid w:val="009C08E9"/>
    <w:rsid w:val="009C2DF9"/>
    <w:rsid w:val="009C3B1C"/>
    <w:rsid w:val="009D1419"/>
    <w:rsid w:val="009D227C"/>
    <w:rsid w:val="009E28B9"/>
    <w:rsid w:val="009F1625"/>
    <w:rsid w:val="009F3129"/>
    <w:rsid w:val="009F5BBC"/>
    <w:rsid w:val="009F6FA0"/>
    <w:rsid w:val="00A04A6A"/>
    <w:rsid w:val="00A04BAD"/>
    <w:rsid w:val="00A10A03"/>
    <w:rsid w:val="00A14281"/>
    <w:rsid w:val="00A17563"/>
    <w:rsid w:val="00A228BE"/>
    <w:rsid w:val="00A25E3C"/>
    <w:rsid w:val="00A26EC5"/>
    <w:rsid w:val="00A401A3"/>
    <w:rsid w:val="00A41153"/>
    <w:rsid w:val="00A556C9"/>
    <w:rsid w:val="00A561D5"/>
    <w:rsid w:val="00A7313B"/>
    <w:rsid w:val="00A754A0"/>
    <w:rsid w:val="00A75C5B"/>
    <w:rsid w:val="00A75ED0"/>
    <w:rsid w:val="00A77401"/>
    <w:rsid w:val="00A91E29"/>
    <w:rsid w:val="00AA159F"/>
    <w:rsid w:val="00AA45BB"/>
    <w:rsid w:val="00AA6DC8"/>
    <w:rsid w:val="00AB1FB6"/>
    <w:rsid w:val="00AC3A53"/>
    <w:rsid w:val="00AC6186"/>
    <w:rsid w:val="00AD4E57"/>
    <w:rsid w:val="00AE02D6"/>
    <w:rsid w:val="00AE127B"/>
    <w:rsid w:val="00AE191C"/>
    <w:rsid w:val="00AE24EF"/>
    <w:rsid w:val="00AF412F"/>
    <w:rsid w:val="00B020D4"/>
    <w:rsid w:val="00B03F6D"/>
    <w:rsid w:val="00B0505A"/>
    <w:rsid w:val="00B0670A"/>
    <w:rsid w:val="00B104DC"/>
    <w:rsid w:val="00B149CA"/>
    <w:rsid w:val="00B1742E"/>
    <w:rsid w:val="00B22DC4"/>
    <w:rsid w:val="00B32384"/>
    <w:rsid w:val="00B40C91"/>
    <w:rsid w:val="00B416DC"/>
    <w:rsid w:val="00B44D2F"/>
    <w:rsid w:val="00B4709B"/>
    <w:rsid w:val="00B55B84"/>
    <w:rsid w:val="00B560B0"/>
    <w:rsid w:val="00B607C6"/>
    <w:rsid w:val="00B6240F"/>
    <w:rsid w:val="00B6267D"/>
    <w:rsid w:val="00B62BAE"/>
    <w:rsid w:val="00B6686C"/>
    <w:rsid w:val="00B81296"/>
    <w:rsid w:val="00B81EED"/>
    <w:rsid w:val="00B93DE4"/>
    <w:rsid w:val="00BA0DB7"/>
    <w:rsid w:val="00BA2EC1"/>
    <w:rsid w:val="00BA3E05"/>
    <w:rsid w:val="00BA5221"/>
    <w:rsid w:val="00BB7265"/>
    <w:rsid w:val="00BC1B2C"/>
    <w:rsid w:val="00BC5D40"/>
    <w:rsid w:val="00BD1B4D"/>
    <w:rsid w:val="00BD7BFD"/>
    <w:rsid w:val="00BE34C7"/>
    <w:rsid w:val="00BF072A"/>
    <w:rsid w:val="00BF7E22"/>
    <w:rsid w:val="00C042BB"/>
    <w:rsid w:val="00C04AAF"/>
    <w:rsid w:val="00C05C49"/>
    <w:rsid w:val="00C05CF3"/>
    <w:rsid w:val="00C07663"/>
    <w:rsid w:val="00C10016"/>
    <w:rsid w:val="00C152B2"/>
    <w:rsid w:val="00C274F0"/>
    <w:rsid w:val="00C34959"/>
    <w:rsid w:val="00C3591C"/>
    <w:rsid w:val="00C4211A"/>
    <w:rsid w:val="00C441F2"/>
    <w:rsid w:val="00C53801"/>
    <w:rsid w:val="00C65599"/>
    <w:rsid w:val="00C67A75"/>
    <w:rsid w:val="00C7245B"/>
    <w:rsid w:val="00C75250"/>
    <w:rsid w:val="00C8363E"/>
    <w:rsid w:val="00C85E1F"/>
    <w:rsid w:val="00C8743D"/>
    <w:rsid w:val="00C91EEE"/>
    <w:rsid w:val="00C921BB"/>
    <w:rsid w:val="00C952DB"/>
    <w:rsid w:val="00CA0FC2"/>
    <w:rsid w:val="00CA17D0"/>
    <w:rsid w:val="00CA4A16"/>
    <w:rsid w:val="00CA5896"/>
    <w:rsid w:val="00CA5B84"/>
    <w:rsid w:val="00CB20CD"/>
    <w:rsid w:val="00CC2999"/>
    <w:rsid w:val="00CC4228"/>
    <w:rsid w:val="00CC53B2"/>
    <w:rsid w:val="00CC62EC"/>
    <w:rsid w:val="00CC7F1A"/>
    <w:rsid w:val="00CD5E27"/>
    <w:rsid w:val="00CD5EE1"/>
    <w:rsid w:val="00CE2542"/>
    <w:rsid w:val="00CE398E"/>
    <w:rsid w:val="00CE6D89"/>
    <w:rsid w:val="00CF21CE"/>
    <w:rsid w:val="00CF7075"/>
    <w:rsid w:val="00D07690"/>
    <w:rsid w:val="00D11AA6"/>
    <w:rsid w:val="00D16C7D"/>
    <w:rsid w:val="00D26061"/>
    <w:rsid w:val="00D306F7"/>
    <w:rsid w:val="00D3073E"/>
    <w:rsid w:val="00D433F0"/>
    <w:rsid w:val="00D43710"/>
    <w:rsid w:val="00D44BA2"/>
    <w:rsid w:val="00D47DEE"/>
    <w:rsid w:val="00D54535"/>
    <w:rsid w:val="00D638EC"/>
    <w:rsid w:val="00D63CE4"/>
    <w:rsid w:val="00D63D38"/>
    <w:rsid w:val="00D64772"/>
    <w:rsid w:val="00D652C1"/>
    <w:rsid w:val="00D769D9"/>
    <w:rsid w:val="00D7781D"/>
    <w:rsid w:val="00D91F95"/>
    <w:rsid w:val="00D93707"/>
    <w:rsid w:val="00D951A6"/>
    <w:rsid w:val="00D9757E"/>
    <w:rsid w:val="00DB5754"/>
    <w:rsid w:val="00DB6A55"/>
    <w:rsid w:val="00DC171E"/>
    <w:rsid w:val="00DC4EC4"/>
    <w:rsid w:val="00DC75B6"/>
    <w:rsid w:val="00DC7E82"/>
    <w:rsid w:val="00DC7EF7"/>
    <w:rsid w:val="00DF0183"/>
    <w:rsid w:val="00E02820"/>
    <w:rsid w:val="00E06852"/>
    <w:rsid w:val="00E15AEA"/>
    <w:rsid w:val="00E175B2"/>
    <w:rsid w:val="00E17848"/>
    <w:rsid w:val="00E21B9C"/>
    <w:rsid w:val="00E224F4"/>
    <w:rsid w:val="00E253B4"/>
    <w:rsid w:val="00E26562"/>
    <w:rsid w:val="00E36661"/>
    <w:rsid w:val="00E43582"/>
    <w:rsid w:val="00E441F6"/>
    <w:rsid w:val="00E474AE"/>
    <w:rsid w:val="00E52C1D"/>
    <w:rsid w:val="00E61174"/>
    <w:rsid w:val="00E639E9"/>
    <w:rsid w:val="00E718E7"/>
    <w:rsid w:val="00E7262B"/>
    <w:rsid w:val="00E74506"/>
    <w:rsid w:val="00E75F13"/>
    <w:rsid w:val="00E77C7F"/>
    <w:rsid w:val="00E90D8A"/>
    <w:rsid w:val="00E910BF"/>
    <w:rsid w:val="00E925B8"/>
    <w:rsid w:val="00E93AE1"/>
    <w:rsid w:val="00E9444D"/>
    <w:rsid w:val="00E9444E"/>
    <w:rsid w:val="00E95A19"/>
    <w:rsid w:val="00E970DD"/>
    <w:rsid w:val="00E97E61"/>
    <w:rsid w:val="00EA0525"/>
    <w:rsid w:val="00EA15C7"/>
    <w:rsid w:val="00EA60CE"/>
    <w:rsid w:val="00EB06E4"/>
    <w:rsid w:val="00EB34A3"/>
    <w:rsid w:val="00EC009A"/>
    <w:rsid w:val="00EC3FEA"/>
    <w:rsid w:val="00EC7B38"/>
    <w:rsid w:val="00EE2EAE"/>
    <w:rsid w:val="00EF0433"/>
    <w:rsid w:val="00EF07A2"/>
    <w:rsid w:val="00EF3222"/>
    <w:rsid w:val="00EF755D"/>
    <w:rsid w:val="00F02C9F"/>
    <w:rsid w:val="00F04F58"/>
    <w:rsid w:val="00F0542B"/>
    <w:rsid w:val="00F17C35"/>
    <w:rsid w:val="00F17FFA"/>
    <w:rsid w:val="00F20B0F"/>
    <w:rsid w:val="00F23426"/>
    <w:rsid w:val="00F26F88"/>
    <w:rsid w:val="00F3444A"/>
    <w:rsid w:val="00F40E0A"/>
    <w:rsid w:val="00F41FC7"/>
    <w:rsid w:val="00F55437"/>
    <w:rsid w:val="00F57AEB"/>
    <w:rsid w:val="00F70D6E"/>
    <w:rsid w:val="00F82AD5"/>
    <w:rsid w:val="00F84FD6"/>
    <w:rsid w:val="00F86B28"/>
    <w:rsid w:val="00F9502A"/>
    <w:rsid w:val="00F977CC"/>
    <w:rsid w:val="00F97856"/>
    <w:rsid w:val="00FA03EE"/>
    <w:rsid w:val="00FA44A2"/>
    <w:rsid w:val="00FA55ED"/>
    <w:rsid w:val="00FB1727"/>
    <w:rsid w:val="00FB17A4"/>
    <w:rsid w:val="00FB20A1"/>
    <w:rsid w:val="00FB607C"/>
    <w:rsid w:val="00FC18C9"/>
    <w:rsid w:val="00FC7928"/>
    <w:rsid w:val="00FD2CB9"/>
    <w:rsid w:val="00FD3529"/>
    <w:rsid w:val="00FF0D55"/>
    <w:rsid w:val="00FF69AB"/>
    <w:rsid w:val="00FF7DA5"/>
    <w:rsid w:val="28F4989E"/>
    <w:rsid w:val="46E245AE"/>
    <w:rsid w:val="5E69728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016159"/>
  <w15:chartTrackingRefBased/>
  <w15:docId w15:val="{B9941344-F14D-4397-B1D0-EDD244982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cs-CZ" w:eastAsia="cs-CZ"/>
    </w:rPr>
  </w:style>
  <w:style w:type="paragraph" w:styleId="Heading1">
    <w:name w:val="heading 1"/>
    <w:basedOn w:val="Normal"/>
    <w:next w:val="Normal"/>
    <w:qFormat/>
    <w:pPr>
      <w:keepNext/>
      <w:outlineLvl w:val="0"/>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536"/>
        <w:tab w:val="right" w:pos="9072"/>
      </w:tabs>
    </w:pPr>
  </w:style>
  <w:style w:type="paragraph" w:styleId="Footer">
    <w:name w:val="footer"/>
    <w:basedOn w:val="Normal"/>
    <w:pPr>
      <w:tabs>
        <w:tab w:val="center" w:pos="4536"/>
        <w:tab w:val="right" w:pos="9072"/>
      </w:tabs>
    </w:pPr>
  </w:style>
  <w:style w:type="paragraph" w:styleId="Caption">
    <w:name w:val="caption"/>
    <w:basedOn w:val="Normal"/>
    <w:next w:val="Normal"/>
    <w:qFormat/>
    <w:pPr>
      <w:framePr w:h="0" w:hSpace="141" w:wrap="around" w:vAnchor="text" w:hAnchor="page" w:x="4954" w:y="-877"/>
      <w:tabs>
        <w:tab w:val="left" w:pos="426"/>
      </w:tabs>
    </w:pPr>
    <w:rPr>
      <w:b/>
      <w:sz w:val="28"/>
    </w:rPr>
  </w:style>
  <w:style w:type="character" w:styleId="Hyperlink">
    <w:name w:val="Hyperlink"/>
    <w:rsid w:val="00EA60CE"/>
    <w:rPr>
      <w:color w:val="0000FF"/>
      <w:u w:val="single"/>
    </w:rPr>
  </w:style>
  <w:style w:type="paragraph" w:styleId="BalloonText">
    <w:name w:val="Balloon Text"/>
    <w:basedOn w:val="Normal"/>
    <w:semiHidden/>
    <w:rsid w:val="00180727"/>
    <w:rPr>
      <w:rFonts w:ascii="Tahoma" w:hAnsi="Tahoma" w:cs="Tahoma"/>
      <w:sz w:val="16"/>
      <w:szCs w:val="16"/>
    </w:rPr>
  </w:style>
  <w:style w:type="paragraph" w:styleId="BodyText">
    <w:name w:val="Body Text"/>
    <w:basedOn w:val="Normal"/>
    <w:rsid w:val="00D26061"/>
    <w:pPr>
      <w:widowControl w:val="0"/>
      <w:spacing w:line="288" w:lineRule="auto"/>
    </w:pPr>
    <w:rPr>
      <w:sz w:val="24"/>
    </w:rPr>
  </w:style>
  <w:style w:type="paragraph" w:customStyle="1" w:styleId="Zkladntext">
    <w:name w:val="Základní text~"/>
    <w:basedOn w:val="Normal"/>
    <w:rsid w:val="00046B16"/>
    <w:pPr>
      <w:widowControl w:val="0"/>
    </w:pPr>
    <w:rPr>
      <w:rFonts w:ascii="Arial" w:hAnsi="Arial"/>
      <w:noProof/>
      <w:sz w:val="16"/>
    </w:rPr>
  </w:style>
  <w:style w:type="table" w:styleId="TableGrid">
    <w:name w:val="Table Grid"/>
    <w:basedOn w:val="TableNormal"/>
    <w:rsid w:val="00C655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21">
    <w:name w:val="Body Text 21"/>
    <w:basedOn w:val="Normal"/>
    <w:rsid w:val="00F3444A"/>
    <w:pPr>
      <w:overflowPunct w:val="0"/>
      <w:autoSpaceDE w:val="0"/>
      <w:autoSpaceDN w:val="0"/>
      <w:adjustRightInd w:val="0"/>
      <w:ind w:firstLine="708"/>
      <w:jc w:val="both"/>
      <w:textAlignment w:val="baseline"/>
    </w:pPr>
    <w:rPr>
      <w:i/>
      <w:sz w:val="24"/>
    </w:rPr>
  </w:style>
  <w:style w:type="paragraph" w:customStyle="1" w:styleId="BodyTextIndent21">
    <w:name w:val="Body Text Indent 21"/>
    <w:basedOn w:val="Normal"/>
    <w:rsid w:val="00F3444A"/>
    <w:pPr>
      <w:overflowPunct w:val="0"/>
      <w:autoSpaceDE w:val="0"/>
      <w:autoSpaceDN w:val="0"/>
      <w:adjustRightInd w:val="0"/>
      <w:ind w:firstLine="709"/>
      <w:jc w:val="both"/>
      <w:textAlignment w:val="baseline"/>
    </w:pPr>
    <w:rPr>
      <w:i/>
      <w:sz w:val="24"/>
    </w:rPr>
  </w:style>
  <w:style w:type="paragraph" w:styleId="DocumentMap">
    <w:name w:val="Document Map"/>
    <w:basedOn w:val="Normal"/>
    <w:semiHidden/>
    <w:rsid w:val="009E28B9"/>
    <w:pPr>
      <w:shd w:val="clear" w:color="auto" w:fill="000080"/>
    </w:pPr>
    <w:rPr>
      <w:rFonts w:ascii="Tahoma" w:hAnsi="Tahoma" w:cs="Tahoma"/>
    </w:rPr>
  </w:style>
  <w:style w:type="character" w:styleId="PageNumber">
    <w:name w:val="page number"/>
    <w:basedOn w:val="DefaultParagraphFont"/>
    <w:rsid w:val="00CA4A16"/>
  </w:style>
  <w:style w:type="paragraph" w:styleId="ListParagraph">
    <w:name w:val="List Paragraph"/>
    <w:basedOn w:val="Normal"/>
    <w:uiPriority w:val="34"/>
    <w:qFormat/>
    <w:rsid w:val="00A91E29"/>
    <w:pPr>
      <w:ind w:left="720"/>
      <w:contextualSpacing/>
    </w:pPr>
  </w:style>
  <w:style w:type="table" w:styleId="PlainTable2">
    <w:name w:val="Plain Table 2"/>
    <w:basedOn w:val="TableNormal"/>
    <w:uiPriority w:val="42"/>
    <w:rsid w:val="00DC7E8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DC7E8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4B029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50640">
      <w:bodyDiv w:val="1"/>
      <w:marLeft w:val="0"/>
      <w:marRight w:val="0"/>
      <w:marTop w:val="0"/>
      <w:marBottom w:val="0"/>
      <w:divBdr>
        <w:top w:val="none" w:sz="0" w:space="0" w:color="auto"/>
        <w:left w:val="none" w:sz="0" w:space="0" w:color="auto"/>
        <w:bottom w:val="none" w:sz="0" w:space="0" w:color="auto"/>
        <w:right w:val="none" w:sz="0" w:space="0" w:color="auto"/>
      </w:divBdr>
    </w:div>
    <w:div w:id="144585720">
      <w:bodyDiv w:val="1"/>
      <w:marLeft w:val="0"/>
      <w:marRight w:val="0"/>
      <w:marTop w:val="0"/>
      <w:marBottom w:val="0"/>
      <w:divBdr>
        <w:top w:val="none" w:sz="0" w:space="0" w:color="auto"/>
        <w:left w:val="none" w:sz="0" w:space="0" w:color="auto"/>
        <w:bottom w:val="none" w:sz="0" w:space="0" w:color="auto"/>
        <w:right w:val="none" w:sz="0" w:space="0" w:color="auto"/>
      </w:divBdr>
    </w:div>
    <w:div w:id="1492915568">
      <w:bodyDiv w:val="1"/>
      <w:marLeft w:val="0"/>
      <w:marRight w:val="0"/>
      <w:marTop w:val="0"/>
      <w:marBottom w:val="0"/>
      <w:divBdr>
        <w:top w:val="none" w:sz="0" w:space="0" w:color="auto"/>
        <w:left w:val="none" w:sz="0" w:space="0" w:color="auto"/>
        <w:bottom w:val="none" w:sz="0" w:space="0" w:color="auto"/>
        <w:right w:val="none" w:sz="0" w:space="0" w:color="auto"/>
      </w:divBdr>
    </w:div>
    <w:div w:id="1760517838">
      <w:bodyDiv w:val="1"/>
      <w:marLeft w:val="0"/>
      <w:marRight w:val="0"/>
      <w:marTop w:val="0"/>
      <w:marBottom w:val="0"/>
      <w:divBdr>
        <w:top w:val="none" w:sz="0" w:space="0" w:color="auto"/>
        <w:left w:val="none" w:sz="0" w:space="0" w:color="auto"/>
        <w:bottom w:val="none" w:sz="0" w:space="0" w:color="auto"/>
        <w:right w:val="none" w:sz="0" w:space="0" w:color="auto"/>
      </w:divBdr>
    </w:div>
    <w:div w:id="1944218383">
      <w:bodyDiv w:val="1"/>
      <w:marLeft w:val="0"/>
      <w:marRight w:val="0"/>
      <w:marTop w:val="0"/>
      <w:marBottom w:val="0"/>
      <w:divBdr>
        <w:top w:val="none" w:sz="0" w:space="0" w:color="auto"/>
        <w:left w:val="none" w:sz="0" w:space="0" w:color="auto"/>
        <w:bottom w:val="none" w:sz="0" w:space="0" w:color="auto"/>
        <w:right w:val="none" w:sz="0" w:space="0" w:color="auto"/>
      </w:divBdr>
    </w:div>
    <w:div w:id="1988897689">
      <w:bodyDiv w:val="1"/>
      <w:marLeft w:val="0"/>
      <w:marRight w:val="0"/>
      <w:marTop w:val="0"/>
      <w:marBottom w:val="0"/>
      <w:divBdr>
        <w:top w:val="none" w:sz="0" w:space="0" w:color="auto"/>
        <w:left w:val="none" w:sz="0" w:space="0" w:color="auto"/>
        <w:bottom w:val="none" w:sz="0" w:space="0" w:color="auto"/>
        <w:right w:val="none" w:sz="0" w:space="0" w:color="auto"/>
      </w:divBdr>
    </w:div>
    <w:div w:id="2140099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f0034e76-7f12-4edd-a134-d26c7b469476">
      <UserInfo>
        <DisplayName>Ware, Phil</DisplayName>
        <AccountId>11</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14AB66645CAD74099C748DA21E3DAE7" ma:contentTypeVersion="4" ma:contentTypeDescription="Create a new document." ma:contentTypeScope="" ma:versionID="e8cd4020117e75341b1529968f2a630d">
  <xsd:schema xmlns:xsd="http://www.w3.org/2001/XMLSchema" xmlns:xs="http://www.w3.org/2001/XMLSchema" xmlns:p="http://schemas.microsoft.com/office/2006/metadata/properties" xmlns:ns2="9fc48960-f097-4239-b9cc-f7060563c7ed" xmlns:ns3="f0034e76-7f12-4edd-a134-d26c7b469476" targetNamespace="http://schemas.microsoft.com/office/2006/metadata/properties" ma:root="true" ma:fieldsID="e4f5cb54eb6edcd5ffba595506e3366c" ns2:_="" ns3:_="">
    <xsd:import namespace="9fc48960-f097-4239-b9cc-f7060563c7ed"/>
    <xsd:import namespace="f0034e76-7f12-4edd-a134-d26c7b46947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c48960-f097-4239-b9cc-f7060563c7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0034e76-7f12-4edd-a134-d26c7b46947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1561E7-685B-48D4-82CA-6E7A0E28F83F}">
  <ds:schemaRefs>
    <ds:schemaRef ds:uri="http://schemas.microsoft.com/office/2006/metadata/properties"/>
    <ds:schemaRef ds:uri="http://schemas.microsoft.com/office/infopath/2007/PartnerControls"/>
    <ds:schemaRef ds:uri="f0034e76-7f12-4edd-a134-d26c7b469476"/>
  </ds:schemaRefs>
</ds:datastoreItem>
</file>

<file path=customXml/itemProps2.xml><?xml version="1.0" encoding="utf-8"?>
<ds:datastoreItem xmlns:ds="http://schemas.openxmlformats.org/officeDocument/2006/customXml" ds:itemID="{59B50E60-136A-4C29-BC21-2B4E4D88DF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c48960-f097-4239-b9cc-f7060563c7ed"/>
    <ds:schemaRef ds:uri="f0034e76-7f12-4edd-a134-d26c7b4694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D2F5B94-ADA5-400E-9818-2D0B2BE2A236}">
  <ds:schemaRefs>
    <ds:schemaRef ds:uri="http://schemas.microsoft.com/sharepoint/v3/contenttype/forms"/>
  </ds:schemaRefs>
</ds:datastoreItem>
</file>

<file path=docMetadata/LabelInfo.xml><?xml version="1.0" encoding="utf-8"?>
<clbl:labelList xmlns:clbl="http://schemas.microsoft.com/office/2020/mipLabelMetadata">
  <clbl:label id="{06530cf4-8573-4c29-a912-bbcdac835909}" enabled="1" method="Standard" siteId="{ecaa386b-c8df-4ce0-ad01-740cbdb5ba55}" contentBits="2" removed="0"/>
  <clbl:label id="{259b2f41-b7a2-4d29-8988-f4e3425ef689}" enabled="1" method="Privileged" siteId="{556e6b1f-b49d-4278-8baf-db06eeefc8e9}"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1097</Words>
  <Characters>6192</Characters>
  <Application>Microsoft Office Word</Application>
  <DocSecurity>0</DocSecurity>
  <Lines>167</Lines>
  <Paragraphs>82</Paragraphs>
  <ScaleCrop>false</ScaleCrop>
  <Company>TRUMF International s.r.o.</Company>
  <LinksUpToDate>false</LinksUpToDate>
  <CharactersWithSpaces>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VÁŠ DOPIS ZNAČKY / ZE DNE</dc:title>
  <dc:subject/>
  <dc:creator>Miroslav Kalabek</dc:creator>
  <cp:keywords/>
  <cp:lastModifiedBy>michael.yao@basf.com</cp:lastModifiedBy>
  <cp:revision>15</cp:revision>
  <cp:lastPrinted>2011-08-31T08:02:00Z</cp:lastPrinted>
  <dcterms:created xsi:type="dcterms:W3CDTF">2025-05-15T13:16:00Z</dcterms:created>
  <dcterms:modified xsi:type="dcterms:W3CDTF">2026-06-03T00:47:00Z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0x010100C14AB66645CAD74099C748DA21E3DAE7</vt:lpwstr>
  </property>
  <property fmtid="{D5CDD505-2E9C-101B-9397-08002B2CF9AE}" pid="3" name="Order">
    <vt:r8>155000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dlc_DocIdItemGuid">
    <vt:lpwstr>446cc4ab-c56c-4583-bc4f-18b4f246b556</vt:lpwstr>
  </property>
  <property fmtid="{D5CDD505-2E9C-101B-9397-08002B2CF9AE}" pid="9" name="ClassificationContentMarkingFooterShapeIds">
    <vt:lpwstr>247ac229,347baac1,675b55d6</vt:lpwstr>
  </property>
  <property fmtid="{D5CDD505-2E9C-101B-9397-08002B2CF9AE}" pid="10" name="ClassificationContentMarkingFooterFontProps">
    <vt:lpwstr>#000000,10,Arial</vt:lpwstr>
  </property>
  <property fmtid="{D5CDD505-2E9C-101B-9397-08002B2CF9AE}" pid="11" name="ClassificationContentMarkingFooterText">
    <vt:lpwstr>Internal</vt:lpwstr>
  </property>
</Properties>
</file>