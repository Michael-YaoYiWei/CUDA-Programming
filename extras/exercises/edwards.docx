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A316207" w14:textId="77777777" w:rsidR="00D079F8" w:rsidRDefault="00D079F8" w:rsidP="00D079F8">
      <w:r>
        <w:rPr>
          <w:rFonts w:hint="eastAsia"/>
        </w:rPr>
        <w:t>Fab</w:t>
      </w:r>
      <w:r>
        <w:rPr>
          <w:rFonts w:hint="eastAsia"/>
        </w:rPr>
        <w:t>的核心工艺（记这</w:t>
      </w:r>
      <w:r>
        <w:rPr>
          <w:rFonts w:hint="eastAsia"/>
        </w:rPr>
        <w:t>5</w:t>
      </w:r>
      <w:r>
        <w:rPr>
          <w:rFonts w:hint="eastAsia"/>
        </w:rPr>
        <w:t>个）</w:t>
      </w:r>
    </w:p>
    <w:p w14:paraId="438A7418" w14:textId="77777777" w:rsidR="00D079F8" w:rsidRDefault="00D079F8" w:rsidP="00D079F8">
      <w:r>
        <w:t>Table</w:t>
      </w:r>
    </w:p>
    <w:p w14:paraId="3194967C" w14:textId="77777777" w:rsidR="00D079F8" w:rsidRDefault="00D079F8" w:rsidP="00D079F8"/>
    <w:p w14:paraId="2C5DDDC0" w14:textId="77777777" w:rsidR="00D079F8" w:rsidRDefault="00D079F8" w:rsidP="00D079F8"/>
    <w:p w14:paraId="2810EC43" w14:textId="77777777" w:rsidR="00D079F8" w:rsidRDefault="00D079F8" w:rsidP="00D079F8">
      <w:r>
        <w:rPr>
          <w:rFonts w:hint="eastAsia"/>
        </w:rPr>
        <w:t>工艺</w:t>
      </w:r>
      <w:r>
        <w:rPr>
          <w:rFonts w:hint="eastAsia"/>
        </w:rPr>
        <w:tab/>
      </w:r>
      <w:r>
        <w:rPr>
          <w:rFonts w:hint="eastAsia"/>
        </w:rPr>
        <w:t>干什么</w:t>
      </w:r>
      <w:r>
        <w:rPr>
          <w:rFonts w:hint="eastAsia"/>
        </w:rPr>
        <w:tab/>
      </w:r>
      <w:r>
        <w:rPr>
          <w:rFonts w:hint="eastAsia"/>
        </w:rPr>
        <w:t>为什么需要真空</w:t>
      </w:r>
    </w:p>
    <w:p w14:paraId="2C449431" w14:textId="77777777" w:rsidR="00D079F8" w:rsidRDefault="00D079F8" w:rsidP="00D079F8">
      <w:r>
        <w:rPr>
          <w:rFonts w:hint="eastAsia"/>
        </w:rPr>
        <w:t>光刻</w:t>
      </w:r>
      <w:r>
        <w:rPr>
          <w:rFonts w:hint="eastAsia"/>
        </w:rPr>
        <w:t xml:space="preserve"> Lithography</w:t>
      </w:r>
      <w:r>
        <w:rPr>
          <w:rFonts w:hint="eastAsia"/>
        </w:rPr>
        <w:tab/>
      </w:r>
      <w:r>
        <w:rPr>
          <w:rFonts w:hint="eastAsia"/>
        </w:rPr>
        <w:t>用光把电路图案</w:t>
      </w:r>
      <w:r>
        <w:rPr>
          <w:rFonts w:hint="eastAsia"/>
        </w:rPr>
        <w:t>"</w:t>
      </w:r>
      <w:r>
        <w:rPr>
          <w:rFonts w:hint="eastAsia"/>
        </w:rPr>
        <w:t>印</w:t>
      </w:r>
      <w:r>
        <w:rPr>
          <w:rFonts w:hint="eastAsia"/>
        </w:rPr>
        <w:t>"</w:t>
      </w:r>
      <w:r>
        <w:rPr>
          <w:rFonts w:hint="eastAsia"/>
        </w:rPr>
        <w:t>到晶圆上</w:t>
      </w:r>
      <w:r>
        <w:rPr>
          <w:rFonts w:hint="eastAsia"/>
        </w:rPr>
        <w:tab/>
      </w:r>
      <w:r>
        <w:rPr>
          <w:rFonts w:hint="eastAsia"/>
        </w:rPr>
        <w:t>防止光路被空气干扰</w:t>
      </w:r>
    </w:p>
    <w:p w14:paraId="5DF5EB13" w14:textId="77777777" w:rsidR="00D079F8" w:rsidRDefault="00D079F8" w:rsidP="00D079F8">
      <w:r>
        <w:rPr>
          <w:rFonts w:hint="eastAsia"/>
        </w:rPr>
        <w:t xml:space="preserve">CVD </w:t>
      </w:r>
      <w:r>
        <w:rPr>
          <w:rFonts w:hint="eastAsia"/>
        </w:rPr>
        <w:t>化学气相沉积</w:t>
      </w:r>
      <w:r>
        <w:rPr>
          <w:rFonts w:hint="eastAsia"/>
        </w:rPr>
        <w:tab/>
      </w:r>
      <w:r>
        <w:rPr>
          <w:rFonts w:hint="eastAsia"/>
        </w:rPr>
        <w:t>在晶圆表面</w:t>
      </w:r>
      <w:r>
        <w:rPr>
          <w:rFonts w:hint="eastAsia"/>
        </w:rPr>
        <w:t>"</w:t>
      </w:r>
      <w:r>
        <w:rPr>
          <w:rFonts w:hint="eastAsia"/>
        </w:rPr>
        <w:t>长</w:t>
      </w:r>
      <w:r>
        <w:rPr>
          <w:rFonts w:hint="eastAsia"/>
        </w:rPr>
        <w:t>"</w:t>
      </w:r>
      <w:r>
        <w:rPr>
          <w:rFonts w:hint="eastAsia"/>
        </w:rPr>
        <w:t>一层薄膜</w:t>
      </w:r>
      <w:r>
        <w:rPr>
          <w:rFonts w:hint="eastAsia"/>
        </w:rPr>
        <w:tab/>
      </w:r>
      <w:r>
        <w:rPr>
          <w:rFonts w:hint="eastAsia"/>
        </w:rPr>
        <w:t>反应气体需要精确控制，真空环境必须</w:t>
      </w:r>
    </w:p>
    <w:p w14:paraId="3E48187C" w14:textId="77777777" w:rsidR="00D079F8" w:rsidRDefault="00D079F8" w:rsidP="00D079F8">
      <w:r>
        <w:rPr>
          <w:rFonts w:hint="eastAsia"/>
        </w:rPr>
        <w:t xml:space="preserve">PVD </w:t>
      </w:r>
      <w:r>
        <w:rPr>
          <w:rFonts w:hint="eastAsia"/>
        </w:rPr>
        <w:t>物理气相沉积</w:t>
      </w:r>
      <w:r>
        <w:rPr>
          <w:rFonts w:hint="eastAsia"/>
        </w:rPr>
        <w:tab/>
      </w:r>
      <w:r>
        <w:rPr>
          <w:rFonts w:hint="eastAsia"/>
        </w:rPr>
        <w:t>溅射金属薄膜（铜、铝互连层）</w:t>
      </w:r>
      <w:r>
        <w:rPr>
          <w:rFonts w:hint="eastAsia"/>
        </w:rPr>
        <w:tab/>
      </w:r>
      <w:r>
        <w:rPr>
          <w:rFonts w:hint="eastAsia"/>
        </w:rPr>
        <w:t>需要高真空才能溅射</w:t>
      </w:r>
    </w:p>
    <w:p w14:paraId="6EE02C0E" w14:textId="77777777" w:rsidR="00D079F8" w:rsidRDefault="00D079F8" w:rsidP="00D079F8">
      <w:r>
        <w:rPr>
          <w:rFonts w:hint="eastAsia"/>
        </w:rPr>
        <w:t xml:space="preserve">Etch </w:t>
      </w:r>
      <w:r>
        <w:rPr>
          <w:rFonts w:hint="eastAsia"/>
        </w:rPr>
        <w:t>刻蚀</w:t>
      </w:r>
      <w:r>
        <w:rPr>
          <w:rFonts w:hint="eastAsia"/>
        </w:rPr>
        <w:tab/>
      </w:r>
      <w:r>
        <w:rPr>
          <w:rFonts w:hint="eastAsia"/>
        </w:rPr>
        <w:t>把不需要的材料</w:t>
      </w:r>
      <w:r>
        <w:rPr>
          <w:rFonts w:hint="eastAsia"/>
        </w:rPr>
        <w:t>"</w:t>
      </w:r>
      <w:r>
        <w:rPr>
          <w:rFonts w:hint="eastAsia"/>
        </w:rPr>
        <w:t>腐蚀</w:t>
      </w:r>
      <w:r>
        <w:rPr>
          <w:rFonts w:hint="eastAsia"/>
        </w:rPr>
        <w:t>"</w:t>
      </w:r>
      <w:r>
        <w:rPr>
          <w:rFonts w:hint="eastAsia"/>
        </w:rPr>
        <w:t>掉，留下电路图案</w:t>
      </w:r>
      <w:r>
        <w:rPr>
          <w:rFonts w:hint="eastAsia"/>
        </w:rPr>
        <w:tab/>
      </w:r>
      <w:r>
        <w:rPr>
          <w:rFonts w:hint="eastAsia"/>
        </w:rPr>
        <w:t>等离子体刻蚀需要真空腔体</w:t>
      </w:r>
    </w:p>
    <w:p w14:paraId="2906FB37" w14:textId="77777777" w:rsidR="00D079F8" w:rsidRDefault="00D079F8" w:rsidP="00D079F8">
      <w:r>
        <w:rPr>
          <w:rFonts w:hint="eastAsia"/>
        </w:rPr>
        <w:t xml:space="preserve">Ion Implant </w:t>
      </w:r>
      <w:r>
        <w:rPr>
          <w:rFonts w:hint="eastAsia"/>
        </w:rPr>
        <w:t>离子注入</w:t>
      </w:r>
      <w:r>
        <w:rPr>
          <w:rFonts w:hint="eastAsia"/>
        </w:rPr>
        <w:tab/>
      </w:r>
      <w:r>
        <w:rPr>
          <w:rFonts w:hint="eastAsia"/>
        </w:rPr>
        <w:t>往硅里打杂质原子，改变导电性</w:t>
      </w:r>
      <w:r>
        <w:rPr>
          <w:rFonts w:hint="eastAsia"/>
        </w:rPr>
        <w:tab/>
      </w:r>
      <w:r>
        <w:rPr>
          <w:rFonts w:hint="eastAsia"/>
        </w:rPr>
        <w:t>高真空，离子束不能被空气散射</w:t>
      </w:r>
    </w:p>
    <w:p w14:paraId="0BE036A3" w14:textId="77777777" w:rsidR="00D079F8" w:rsidRDefault="00D079F8" w:rsidP="00D079F8">
      <w:r>
        <w:rPr>
          <w:rFonts w:hint="eastAsia"/>
        </w:rPr>
        <w:t>真空泵的客户，主要就是</w:t>
      </w:r>
      <w:r>
        <w:rPr>
          <w:rFonts w:hint="eastAsia"/>
        </w:rPr>
        <w:t>CVD</w:t>
      </w:r>
      <w:r>
        <w:rPr>
          <w:rFonts w:hint="eastAsia"/>
        </w:rPr>
        <w:t>、</w:t>
      </w:r>
      <w:r>
        <w:rPr>
          <w:rFonts w:hint="eastAsia"/>
        </w:rPr>
        <w:t>PVD</w:t>
      </w:r>
      <w:r>
        <w:rPr>
          <w:rFonts w:hint="eastAsia"/>
        </w:rPr>
        <w:t>、</w:t>
      </w:r>
      <w:r>
        <w:rPr>
          <w:rFonts w:hint="eastAsia"/>
        </w:rPr>
        <w:t>Etch</w:t>
      </w:r>
      <w:r>
        <w:rPr>
          <w:rFonts w:hint="eastAsia"/>
        </w:rPr>
        <w:t>这三类设备。</w:t>
      </w:r>
    </w:p>
    <w:p w14:paraId="339CD3E5" w14:textId="77777777" w:rsidR="00D079F8" w:rsidRDefault="00D079F8" w:rsidP="00D079F8"/>
    <w:p w14:paraId="2279D960" w14:textId="77777777" w:rsidR="00D079F8" w:rsidRDefault="00D079F8" w:rsidP="00D079F8">
      <w:r>
        <w:rPr>
          <w:rFonts w:hint="eastAsia"/>
        </w:rPr>
        <w:t>Fab</w:t>
      </w:r>
      <w:r>
        <w:rPr>
          <w:rFonts w:hint="eastAsia"/>
        </w:rPr>
        <w:t>的分类（</w:t>
      </w:r>
      <w:r>
        <w:rPr>
          <w:rFonts w:hint="eastAsia"/>
        </w:rPr>
        <w:t>Roy</w:t>
      </w:r>
      <w:r>
        <w:rPr>
          <w:rFonts w:hint="eastAsia"/>
        </w:rPr>
        <w:t>的背景直接相关）</w:t>
      </w:r>
    </w:p>
    <w:p w14:paraId="379501E8" w14:textId="77777777" w:rsidR="00D079F8" w:rsidRDefault="00D079F8" w:rsidP="00D079F8">
      <w:r>
        <w:t>Table</w:t>
      </w:r>
    </w:p>
    <w:p w14:paraId="6A76E670" w14:textId="77777777" w:rsidR="00D079F8" w:rsidRDefault="00D079F8" w:rsidP="00D079F8"/>
    <w:p w14:paraId="6E7349A0" w14:textId="77777777" w:rsidR="00D079F8" w:rsidRDefault="00D079F8" w:rsidP="00D079F8"/>
    <w:p w14:paraId="57DC7164" w14:textId="77777777" w:rsidR="00D079F8" w:rsidRDefault="00D079F8" w:rsidP="00D079F8">
      <w:r>
        <w:rPr>
          <w:rFonts w:hint="eastAsia"/>
        </w:rPr>
        <w:t>类型</w:t>
      </w:r>
      <w:r>
        <w:rPr>
          <w:rFonts w:hint="eastAsia"/>
        </w:rPr>
        <w:tab/>
      </w:r>
      <w:r>
        <w:rPr>
          <w:rFonts w:hint="eastAsia"/>
        </w:rPr>
        <w:t>代表企业</w:t>
      </w:r>
      <w:r>
        <w:rPr>
          <w:rFonts w:hint="eastAsia"/>
        </w:rPr>
        <w:tab/>
      </w:r>
      <w:r>
        <w:rPr>
          <w:rFonts w:hint="eastAsia"/>
        </w:rPr>
        <w:t>特点</w:t>
      </w:r>
    </w:p>
    <w:p w14:paraId="3EF6E351" w14:textId="77777777" w:rsidR="00D079F8" w:rsidRDefault="00D079F8" w:rsidP="00D079F8">
      <w:r>
        <w:rPr>
          <w:rFonts w:hint="eastAsia"/>
        </w:rPr>
        <w:t xml:space="preserve">Logic Fab </w:t>
      </w:r>
      <w:r>
        <w:rPr>
          <w:rFonts w:hint="eastAsia"/>
        </w:rPr>
        <w:t>逻辑芯片</w:t>
      </w:r>
      <w:r>
        <w:rPr>
          <w:rFonts w:hint="eastAsia"/>
        </w:rPr>
        <w:tab/>
        <w:t>TSMC</w:t>
      </w:r>
      <w:r>
        <w:rPr>
          <w:rFonts w:hint="eastAsia"/>
        </w:rPr>
        <w:t>、中芯国际</w:t>
      </w:r>
      <w:r>
        <w:rPr>
          <w:rFonts w:hint="eastAsia"/>
        </w:rPr>
        <w:t>(SMIC)</w:t>
      </w:r>
      <w:r>
        <w:rPr>
          <w:rFonts w:hint="eastAsia"/>
        </w:rPr>
        <w:tab/>
        <w:t>CPU/GPU</w:t>
      </w:r>
      <w:r>
        <w:rPr>
          <w:rFonts w:hint="eastAsia"/>
        </w:rPr>
        <w:t>，工艺最先进，要求最高</w:t>
      </w:r>
    </w:p>
    <w:p w14:paraId="207B7A09" w14:textId="77777777" w:rsidR="00D079F8" w:rsidRDefault="00D079F8" w:rsidP="00D079F8">
      <w:r>
        <w:rPr>
          <w:rFonts w:hint="eastAsia"/>
        </w:rPr>
        <w:t xml:space="preserve">Memory Fab </w:t>
      </w:r>
      <w:r>
        <w:rPr>
          <w:rFonts w:hint="eastAsia"/>
        </w:rPr>
        <w:t>存储芯片</w:t>
      </w:r>
      <w:r>
        <w:rPr>
          <w:rFonts w:hint="eastAsia"/>
        </w:rPr>
        <w:tab/>
      </w:r>
      <w:r>
        <w:rPr>
          <w:rFonts w:hint="eastAsia"/>
        </w:rPr>
        <w:t>三星、长江存储</w:t>
      </w:r>
      <w:r>
        <w:rPr>
          <w:rFonts w:hint="eastAsia"/>
        </w:rPr>
        <w:tab/>
        <w:t>DRAM/NAND</w:t>
      </w:r>
      <w:r>
        <w:rPr>
          <w:rFonts w:hint="eastAsia"/>
        </w:rPr>
        <w:t>，产量大</w:t>
      </w:r>
    </w:p>
    <w:p w14:paraId="3C057C6B" w14:textId="77777777" w:rsidR="00D079F8" w:rsidRDefault="00D079F8" w:rsidP="00D079F8">
      <w:r>
        <w:rPr>
          <w:rFonts w:hint="eastAsia"/>
        </w:rPr>
        <w:t xml:space="preserve">Mature Fab </w:t>
      </w:r>
      <w:r>
        <w:rPr>
          <w:rFonts w:hint="eastAsia"/>
        </w:rPr>
        <w:t>成熟制程</w:t>
      </w:r>
      <w:r>
        <w:rPr>
          <w:rFonts w:hint="eastAsia"/>
        </w:rPr>
        <w:tab/>
      </w:r>
      <w:r>
        <w:rPr>
          <w:rFonts w:hint="eastAsia"/>
        </w:rPr>
        <w:t>华虹、华力微</w:t>
      </w:r>
      <w:r>
        <w:rPr>
          <w:rFonts w:hint="eastAsia"/>
        </w:rPr>
        <w:t>(Roy</w:t>
      </w:r>
      <w:r>
        <w:rPr>
          <w:rFonts w:hint="eastAsia"/>
        </w:rPr>
        <w:t>待过</w:t>
      </w:r>
      <w:r>
        <w:rPr>
          <w:rFonts w:hint="eastAsia"/>
        </w:rPr>
        <w:t>)</w:t>
      </w:r>
      <w:r>
        <w:rPr>
          <w:rFonts w:hint="eastAsia"/>
        </w:rPr>
        <w:tab/>
        <w:t>28nm</w:t>
      </w:r>
      <w:r>
        <w:rPr>
          <w:rFonts w:hint="eastAsia"/>
        </w:rPr>
        <w:t>以上，汽车</w:t>
      </w:r>
      <w:r>
        <w:rPr>
          <w:rFonts w:hint="eastAsia"/>
        </w:rPr>
        <w:t>/</w:t>
      </w:r>
      <w:r>
        <w:rPr>
          <w:rFonts w:hint="eastAsia"/>
        </w:rPr>
        <w:t>工业芯片</w:t>
      </w:r>
    </w:p>
    <w:p w14:paraId="3982E3D9" w14:textId="77777777" w:rsidR="00D079F8" w:rsidRDefault="00D079F8" w:rsidP="00D079F8"/>
    <w:p w14:paraId="6D6BC08A" w14:textId="77777777" w:rsidR="00D079F8" w:rsidRDefault="00D079F8" w:rsidP="00D079F8"/>
    <w:p w14:paraId="59C65DA0" w14:textId="77777777" w:rsidR="00D079F8" w:rsidRDefault="00D079F8" w:rsidP="00D079F8">
      <w:r>
        <w:rPr>
          <w:rFonts w:hint="eastAsia"/>
        </w:rPr>
        <w:t>四、常见失效模式（这部分最重要）</w:t>
      </w:r>
    </w:p>
    <w:p w14:paraId="2A02A7C1" w14:textId="77777777" w:rsidR="00D079F8" w:rsidRDefault="00D079F8" w:rsidP="00D079F8">
      <w:r>
        <w:t>Table</w:t>
      </w:r>
    </w:p>
    <w:p w14:paraId="42EA6EC8" w14:textId="77777777" w:rsidR="00D079F8" w:rsidRDefault="00D079F8" w:rsidP="00D079F8"/>
    <w:p w14:paraId="36A8B610" w14:textId="77777777" w:rsidR="00D079F8" w:rsidRDefault="00D079F8" w:rsidP="00D079F8"/>
    <w:p w14:paraId="015D61A0" w14:textId="77777777" w:rsidR="00D079F8" w:rsidRDefault="00D079F8" w:rsidP="00D079F8">
      <w:r>
        <w:rPr>
          <w:rFonts w:hint="eastAsia"/>
        </w:rPr>
        <w:t>失效模式</w:t>
      </w:r>
      <w:r>
        <w:rPr>
          <w:rFonts w:hint="eastAsia"/>
        </w:rPr>
        <w:tab/>
      </w:r>
      <w:r>
        <w:rPr>
          <w:rFonts w:hint="eastAsia"/>
        </w:rPr>
        <w:t>根本原因</w:t>
      </w:r>
      <w:r>
        <w:rPr>
          <w:rFonts w:hint="eastAsia"/>
        </w:rPr>
        <w:tab/>
      </w:r>
      <w:r>
        <w:rPr>
          <w:rFonts w:hint="eastAsia"/>
        </w:rPr>
        <w:t>物理过程</w:t>
      </w:r>
      <w:r>
        <w:rPr>
          <w:rFonts w:hint="eastAsia"/>
        </w:rPr>
        <w:tab/>
      </w:r>
      <w:r>
        <w:rPr>
          <w:rFonts w:hint="eastAsia"/>
        </w:rPr>
        <w:t>传感器信号</w:t>
      </w:r>
    </w:p>
    <w:p w14:paraId="7676FA7C" w14:textId="77777777" w:rsidR="00D079F8" w:rsidRDefault="00D079F8" w:rsidP="00D079F8">
      <w:r>
        <w:rPr>
          <w:rFonts w:hint="eastAsia"/>
        </w:rPr>
        <w:t>副产物堆积</w:t>
      </w:r>
      <w:r>
        <w:rPr>
          <w:rFonts w:hint="eastAsia"/>
        </w:rPr>
        <w:tab/>
        <w:t>CVD/Etch</w:t>
      </w:r>
      <w:r>
        <w:rPr>
          <w:rFonts w:hint="eastAsia"/>
        </w:rPr>
        <w:t>工艺产生粉末、聚合物、固态副产物，沉积在转子和腔壁上</w:t>
      </w:r>
      <w:r>
        <w:rPr>
          <w:rFonts w:hint="eastAsia"/>
        </w:rPr>
        <w:tab/>
      </w:r>
      <w:r>
        <w:rPr>
          <w:rFonts w:hint="eastAsia"/>
        </w:rPr>
        <w:t>间隙变小→转子摩擦→电流升高→最终卡死</w:t>
      </w:r>
      <w:r>
        <w:rPr>
          <w:rFonts w:hint="eastAsia"/>
        </w:rPr>
        <w:tab/>
      </w:r>
      <w:r>
        <w:rPr>
          <w:rFonts w:hint="eastAsia"/>
        </w:rPr>
        <w:t>电机电流↑，转速↓，排气压力↑</w:t>
      </w:r>
    </w:p>
    <w:p w14:paraId="4D744C33" w14:textId="77777777" w:rsidR="00D079F8" w:rsidRDefault="00D079F8" w:rsidP="00D079F8">
      <w:r>
        <w:rPr>
          <w:rFonts w:hint="eastAsia"/>
        </w:rPr>
        <w:t>机械磨损</w:t>
      </w:r>
      <w:r>
        <w:rPr>
          <w:rFonts w:hint="eastAsia"/>
        </w:rPr>
        <w:tab/>
      </w:r>
      <w:r>
        <w:rPr>
          <w:rFonts w:hint="eastAsia"/>
        </w:rPr>
        <w:t>长期运行，轴承和转子表面磨损</w:t>
      </w:r>
      <w:r>
        <w:rPr>
          <w:rFonts w:hint="eastAsia"/>
        </w:rPr>
        <w:tab/>
      </w:r>
      <w:r>
        <w:rPr>
          <w:rFonts w:hint="eastAsia"/>
        </w:rPr>
        <w:t>间隙增大→密封性下降→抽速变慢→真空度恶化</w:t>
      </w:r>
      <w:r>
        <w:rPr>
          <w:rFonts w:hint="eastAsia"/>
        </w:rPr>
        <w:tab/>
      </w:r>
      <w:r>
        <w:rPr>
          <w:rFonts w:hint="eastAsia"/>
        </w:rPr>
        <w:t>振动↑，噪声异常，真空度↓</w:t>
      </w:r>
    </w:p>
    <w:p w14:paraId="019C2E27" w14:textId="77777777" w:rsidR="00D079F8" w:rsidRDefault="00D079F8" w:rsidP="00D079F8">
      <w:r>
        <w:rPr>
          <w:rFonts w:hint="eastAsia"/>
        </w:rPr>
        <w:lastRenderedPageBreak/>
        <w:t>过热</w:t>
      </w:r>
      <w:r>
        <w:rPr>
          <w:rFonts w:hint="eastAsia"/>
        </w:rPr>
        <w:tab/>
      </w:r>
      <w:r>
        <w:rPr>
          <w:rFonts w:hint="eastAsia"/>
        </w:rPr>
        <w:t>冷却系统故障，或副产物堆积导致摩擦热</w:t>
      </w:r>
      <w:r>
        <w:rPr>
          <w:rFonts w:hint="eastAsia"/>
        </w:rPr>
        <w:tab/>
      </w:r>
      <w:r>
        <w:rPr>
          <w:rFonts w:hint="eastAsia"/>
        </w:rPr>
        <w:t>热膨胀→间隙变化→转子接触→卡泵</w:t>
      </w:r>
      <w:r>
        <w:rPr>
          <w:rFonts w:hint="eastAsia"/>
        </w:rPr>
        <w:tab/>
      </w:r>
      <w:r>
        <w:rPr>
          <w:rFonts w:hint="eastAsia"/>
        </w:rPr>
        <w:t>泵体温度↑，冷却水流量↓</w:t>
      </w:r>
    </w:p>
    <w:p w14:paraId="5FA337AD" w14:textId="77777777" w:rsidR="00D079F8" w:rsidRDefault="00D079F8" w:rsidP="00D079F8">
      <w:r>
        <w:rPr>
          <w:rFonts w:hint="eastAsia"/>
        </w:rPr>
        <w:t>密封失效</w:t>
      </w:r>
      <w:r>
        <w:rPr>
          <w:rFonts w:hint="eastAsia"/>
        </w:rPr>
        <w:tab/>
        <w:t>O-ring</w:t>
      </w:r>
      <w:r>
        <w:rPr>
          <w:rFonts w:hint="eastAsia"/>
        </w:rPr>
        <w:t>老化，或腐蚀性气体侵蚀密封件</w:t>
      </w:r>
      <w:r>
        <w:rPr>
          <w:rFonts w:hint="eastAsia"/>
        </w:rPr>
        <w:tab/>
      </w:r>
      <w:r>
        <w:rPr>
          <w:rFonts w:hint="eastAsia"/>
        </w:rPr>
        <w:t>漏气→真空度下降→工艺腔体压力不稳</w:t>
      </w:r>
      <w:r>
        <w:rPr>
          <w:rFonts w:hint="eastAsia"/>
        </w:rPr>
        <w:tab/>
      </w:r>
      <w:r>
        <w:rPr>
          <w:rFonts w:hint="eastAsia"/>
        </w:rPr>
        <w:t>真空度↓，抽速异常</w:t>
      </w:r>
    </w:p>
    <w:p w14:paraId="139BD9D1" w14:textId="77777777" w:rsidR="00D079F8" w:rsidRDefault="00D079F8" w:rsidP="00D079F8">
      <w:r>
        <w:rPr>
          <w:rFonts w:hint="eastAsia"/>
        </w:rPr>
        <w:t>电机故障</w:t>
      </w:r>
      <w:r>
        <w:rPr>
          <w:rFonts w:hint="eastAsia"/>
        </w:rPr>
        <w:tab/>
      </w:r>
      <w:r>
        <w:rPr>
          <w:rFonts w:hint="eastAsia"/>
        </w:rPr>
        <w:t>过载、绝缘老化</w:t>
      </w:r>
      <w:r>
        <w:rPr>
          <w:rFonts w:hint="eastAsia"/>
        </w:rPr>
        <w:tab/>
      </w:r>
      <w:r>
        <w:rPr>
          <w:rFonts w:hint="eastAsia"/>
        </w:rPr>
        <w:t>电流异常→保护跳闸</w:t>
      </w:r>
      <w:r>
        <w:rPr>
          <w:rFonts w:hint="eastAsia"/>
        </w:rPr>
        <w:tab/>
      </w:r>
      <w:r>
        <w:rPr>
          <w:rFonts w:hint="eastAsia"/>
        </w:rPr>
        <w:t>电流波动，功率因数变化</w:t>
      </w:r>
    </w:p>
    <w:p w14:paraId="5CFFF06E" w14:textId="77777777" w:rsidR="00D079F8" w:rsidRDefault="00D079F8" w:rsidP="00D079F8"/>
    <w:p w14:paraId="61B78D11" w14:textId="77777777" w:rsidR="00D079F8" w:rsidRDefault="00D079F8" w:rsidP="00D079F8">
      <w:r>
        <w:rPr>
          <w:rFonts w:hint="eastAsia"/>
        </w:rPr>
        <w:t>沉积后：</w:t>
      </w:r>
    </w:p>
    <w:p w14:paraId="59ABAE99" w14:textId="77777777" w:rsidR="00D079F8" w:rsidRDefault="00D079F8" w:rsidP="00D079F8">
      <w:r>
        <w:rPr>
          <w:rFonts w:hint="eastAsia"/>
        </w:rPr>
        <w:t>████████████████</w:t>
      </w:r>
      <w:r>
        <w:rPr>
          <w:rFonts w:hint="eastAsia"/>
        </w:rPr>
        <w:t xml:space="preserve">  </w:t>
      </w:r>
      <w:r>
        <w:rPr>
          <w:rFonts w:hint="eastAsia"/>
        </w:rPr>
        <w:t>←</w:t>
      </w:r>
      <w:r>
        <w:rPr>
          <w:rFonts w:hint="eastAsia"/>
        </w:rPr>
        <w:t xml:space="preserve"> </w:t>
      </w:r>
      <w:r>
        <w:rPr>
          <w:rFonts w:hint="eastAsia"/>
        </w:rPr>
        <w:t>全片都有薄膜</w:t>
      </w:r>
    </w:p>
    <w:p w14:paraId="2A56133A" w14:textId="77777777" w:rsidR="00D079F8" w:rsidRDefault="00D079F8" w:rsidP="00D079F8"/>
    <w:p w14:paraId="432C6446" w14:textId="77777777" w:rsidR="00D079F8" w:rsidRDefault="00D079F8" w:rsidP="00D079F8">
      <w:r>
        <w:rPr>
          <w:rFonts w:hint="eastAsia"/>
        </w:rPr>
        <w:t>光刻后：</w:t>
      </w:r>
    </w:p>
    <w:p w14:paraId="190FA0DB" w14:textId="77777777" w:rsidR="00D079F8" w:rsidRDefault="00D079F8" w:rsidP="00D079F8">
      <w:r>
        <w:t>░░░</w:t>
      </w:r>
      <w:r>
        <w:rPr>
          <w:rFonts w:hint="eastAsia"/>
        </w:rPr>
        <w:t>██</w:t>
      </w:r>
      <w:r>
        <w:t>░░░</w:t>
      </w:r>
      <w:r>
        <w:rPr>
          <w:rFonts w:hint="eastAsia"/>
        </w:rPr>
        <w:t>██</w:t>
      </w:r>
      <w:r>
        <w:t>░░░</w:t>
      </w:r>
      <w:r>
        <w:rPr>
          <w:rFonts w:hint="eastAsia"/>
        </w:rPr>
        <w:t>██</w:t>
      </w:r>
      <w:r>
        <w:t xml:space="preserve">  </w:t>
      </w:r>
      <w:r>
        <w:rPr>
          <w:rFonts w:hint="eastAsia"/>
        </w:rPr>
        <w:t>←</w:t>
      </w:r>
      <w:r>
        <w:t xml:space="preserve"> </w:t>
      </w:r>
      <w:r>
        <w:rPr>
          <w:rFonts w:hint="eastAsia"/>
        </w:rPr>
        <w:t>光刻胶只保护电路图案位置</w:t>
      </w:r>
    </w:p>
    <w:p w14:paraId="079AB9B8" w14:textId="77777777" w:rsidR="00D079F8" w:rsidRDefault="00D079F8" w:rsidP="00D079F8"/>
    <w:p w14:paraId="55D3783F" w14:textId="77777777" w:rsidR="00D079F8" w:rsidRDefault="00D079F8" w:rsidP="00D079F8">
      <w:r>
        <w:rPr>
          <w:rFonts w:hint="eastAsia"/>
        </w:rPr>
        <w:t>Etch</w:t>
      </w:r>
      <w:r>
        <w:rPr>
          <w:rFonts w:hint="eastAsia"/>
        </w:rPr>
        <w:t>后：</w:t>
      </w:r>
    </w:p>
    <w:p w14:paraId="2CB8EFC4" w14:textId="77777777" w:rsidR="00D079F8" w:rsidRDefault="00D079F8" w:rsidP="00D079F8">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只剩有光刻胶保护的位置有薄膜</w:t>
      </w:r>
    </w:p>
    <w:p w14:paraId="4DD2F4BD" w14:textId="77777777" w:rsidR="00D079F8" w:rsidRDefault="00D079F8" w:rsidP="00D079F8"/>
    <w:p w14:paraId="3103DBE4" w14:textId="77777777" w:rsidR="00D079F8" w:rsidRDefault="00D079F8" w:rsidP="00D079F8">
      <w:r>
        <w:rPr>
          <w:rFonts w:hint="eastAsia"/>
        </w:rPr>
        <w:t>去胶后：</w:t>
      </w:r>
    </w:p>
    <w:p w14:paraId="7C177C83" w14:textId="77777777" w:rsidR="00D079F8" w:rsidRDefault="00D079F8" w:rsidP="00D079F8">
      <w:r>
        <w:rPr>
          <w:rFonts w:hint="eastAsia"/>
        </w:rPr>
        <w:t xml:space="preserve">   []   []   []  </w:t>
      </w:r>
      <w:r>
        <w:rPr>
          <w:rFonts w:hint="eastAsia"/>
        </w:rPr>
        <w:t>←</w:t>
      </w:r>
      <w:r>
        <w:rPr>
          <w:rFonts w:hint="eastAsia"/>
        </w:rPr>
        <w:t xml:space="preserve"> </w:t>
      </w:r>
      <w:r>
        <w:rPr>
          <w:rFonts w:hint="eastAsia"/>
        </w:rPr>
        <w:t>干净的电路图案</w:t>
      </w:r>
    </w:p>
    <w:p w14:paraId="2C10A0C2" w14:textId="77777777" w:rsidR="00D079F8" w:rsidRDefault="00D079F8" w:rsidP="00D079F8">
      <w:r>
        <w:t xml:space="preserve">   </w:t>
      </w:r>
    </w:p>
    <w:p w14:paraId="14F3ED00" w14:textId="77777777" w:rsidR="00D079F8" w:rsidRDefault="00D079F8" w:rsidP="00D079F8">
      <w:r>
        <w:rPr>
          <w:rFonts w:hint="eastAsia"/>
        </w:rPr>
        <w:t xml:space="preserve">   </w:t>
      </w:r>
      <w:r>
        <w:rPr>
          <w:rFonts w:hint="eastAsia"/>
        </w:rPr>
        <w:t>四样我都有，已经在之前的对话中读取过了：</w:t>
      </w:r>
    </w:p>
    <w:p w14:paraId="6CD7C727" w14:textId="77777777" w:rsidR="00D079F8" w:rsidRDefault="00D079F8" w:rsidP="00D079F8"/>
    <w:p w14:paraId="2D001F2D" w14:textId="77777777" w:rsidR="00D079F8" w:rsidRDefault="00D079F8" w:rsidP="00D079F8">
      <w:r>
        <w:t xml:space="preserve">- </w:t>
      </w:r>
      <w:r>
        <w:rPr>
          <w:rFonts w:ascii="Segoe UI Emoji" w:hAnsi="Segoe UI Emoji" w:cs="Segoe UI Emoji"/>
        </w:rPr>
        <w:t>✅</w:t>
      </w:r>
      <w:r>
        <w:t xml:space="preserve"> Edwards JD</w:t>
      </w:r>
      <w:r>
        <w:rPr>
          <w:rFonts w:hint="eastAsia"/>
        </w:rPr>
        <w:t>：</w:t>
      </w:r>
      <w:r>
        <w:t>`Data Scientist – Customer Focus China VSS 25 May.docx`</w:t>
      </w:r>
    </w:p>
    <w:p w14:paraId="78B8CC7F" w14:textId="77777777" w:rsidR="00D079F8" w:rsidRDefault="00D079F8" w:rsidP="00D079F8">
      <w:r>
        <w:t xml:space="preserve">- </w:t>
      </w:r>
      <w:r>
        <w:rPr>
          <w:rFonts w:ascii="Segoe UI Emoji" w:hAnsi="Segoe UI Emoji" w:cs="Segoe UI Emoji"/>
        </w:rPr>
        <w:t>✅</w:t>
      </w:r>
      <w:r>
        <w:t xml:space="preserve"> Michael CV</w:t>
      </w:r>
      <w:r>
        <w:rPr>
          <w:rFonts w:hint="eastAsia"/>
        </w:rPr>
        <w:t>：</w:t>
      </w:r>
      <w:r>
        <w:t>`Michael_Yao.pdf`</w:t>
      </w:r>
    </w:p>
    <w:p w14:paraId="648A2B75" w14:textId="77777777" w:rsidR="00D079F8" w:rsidRDefault="00D079F8" w:rsidP="00D079F8">
      <w:r>
        <w:t xml:space="preserve">- </w:t>
      </w:r>
      <w:r>
        <w:rPr>
          <w:rFonts w:ascii="Segoe UI Emoji" w:hAnsi="Segoe UI Emoji" w:cs="Segoe UI Emoji"/>
        </w:rPr>
        <w:t>✅</w:t>
      </w:r>
      <w:r>
        <w:t xml:space="preserve"> Roy</w:t>
      </w:r>
      <w:r>
        <w:rPr>
          <w:rFonts w:hint="eastAsia"/>
        </w:rPr>
        <w:t>资料：截图（</w:t>
      </w:r>
      <w:r>
        <w:t>SMIC</w:t>
      </w:r>
      <w:r>
        <w:rPr>
          <w:rFonts w:hint="eastAsia"/>
        </w:rPr>
        <w:t>→</w:t>
      </w:r>
      <w:r>
        <w:t>GlobalFoundries</w:t>
      </w:r>
      <w:r>
        <w:rPr>
          <w:rFonts w:hint="eastAsia"/>
        </w:rPr>
        <w:t>→华力微，光刻背景，</w:t>
      </w:r>
      <w:r>
        <w:t>VSS BL Manager</w:t>
      </w:r>
      <w:r>
        <w:rPr>
          <w:rFonts w:hint="eastAsia"/>
        </w:rPr>
        <w:t>，</w:t>
      </w:r>
      <w:r>
        <w:t>7</w:t>
      </w:r>
      <w:r>
        <w:rPr>
          <w:rFonts w:hint="eastAsia"/>
        </w:rPr>
        <w:t>年</w:t>
      </w:r>
      <w:r>
        <w:t>8</w:t>
      </w:r>
      <w:r>
        <w:rPr>
          <w:rFonts w:hint="eastAsia"/>
        </w:rPr>
        <w:t>个月）</w:t>
      </w:r>
    </w:p>
    <w:p w14:paraId="23B20325" w14:textId="77777777" w:rsidR="00D079F8" w:rsidRDefault="00D079F8" w:rsidP="00D079F8">
      <w:r>
        <w:t xml:space="preserve">- </w:t>
      </w:r>
      <w:r>
        <w:rPr>
          <w:rFonts w:ascii="Segoe UI Emoji" w:hAnsi="Segoe UI Emoji" w:cs="Segoe UI Emoji"/>
        </w:rPr>
        <w:t>✅</w:t>
      </w:r>
      <w:r>
        <w:t xml:space="preserve"> </w:t>
      </w:r>
      <w:r>
        <w:rPr>
          <w:rFonts w:hint="eastAsia"/>
        </w:rPr>
        <w:t>猎头嘱咐：沉稳务实，</w:t>
      </w:r>
      <w:r>
        <w:t>5</w:t>
      </w:r>
      <w:r>
        <w:rPr>
          <w:rFonts w:hint="eastAsia"/>
        </w:rPr>
        <w:t>条准备建议</w:t>
      </w:r>
    </w:p>
    <w:p w14:paraId="7F2F5B89" w14:textId="77777777" w:rsidR="00D079F8" w:rsidRDefault="00D079F8" w:rsidP="00D079F8"/>
    <w:p w14:paraId="56D78058" w14:textId="77777777" w:rsidR="00D079F8" w:rsidRDefault="00D079F8" w:rsidP="00D079F8">
      <w:r>
        <w:rPr>
          <w:rFonts w:hint="eastAsia"/>
        </w:rPr>
        <w:t>开始写</w:t>
      </w:r>
      <w:r>
        <w:rPr>
          <w:rFonts w:hint="eastAsia"/>
        </w:rPr>
        <w:t>summary</w:t>
      </w:r>
      <w:r>
        <w:rPr>
          <w:rFonts w:hint="eastAsia"/>
        </w:rPr>
        <w:t>。</w:t>
      </w:r>
    </w:p>
    <w:p w14:paraId="24638743" w14:textId="77777777" w:rsidR="00D079F8" w:rsidRDefault="00D079F8" w:rsidP="00D079F8"/>
    <w:p w14:paraId="1948E045" w14:textId="77777777" w:rsidR="00D079F8" w:rsidRDefault="00D079F8" w:rsidP="00D079F8">
      <w:r>
        <w:t>---</w:t>
      </w:r>
    </w:p>
    <w:p w14:paraId="1BD0831F" w14:textId="77777777" w:rsidR="00D079F8" w:rsidRDefault="00D079F8" w:rsidP="00D079F8"/>
    <w:p w14:paraId="2942FDC0" w14:textId="77777777" w:rsidR="00D079F8" w:rsidRDefault="00D079F8" w:rsidP="00D079F8">
      <w:r>
        <w:t>## Summary for New Chat</w:t>
      </w:r>
    </w:p>
    <w:p w14:paraId="0A0D7F27" w14:textId="77777777" w:rsidR="00D079F8" w:rsidRDefault="00D079F8" w:rsidP="00D079F8"/>
    <w:p w14:paraId="42D3AAD3" w14:textId="77777777" w:rsidR="00D079F8" w:rsidRDefault="00D079F8" w:rsidP="00D079F8">
      <w:r>
        <w:rPr>
          <w:rFonts w:hint="eastAsia"/>
        </w:rPr>
        <w:t xml:space="preserve">**1. </w:t>
      </w:r>
      <w:r>
        <w:rPr>
          <w:rFonts w:hint="eastAsia"/>
        </w:rPr>
        <w:t>身份确认</w:t>
      </w:r>
      <w:r>
        <w:rPr>
          <w:rFonts w:hint="eastAsia"/>
        </w:rPr>
        <w:t>**</w:t>
      </w:r>
    </w:p>
    <w:p w14:paraId="4D4D2835" w14:textId="77777777" w:rsidR="00D079F8" w:rsidRDefault="00D079F8" w:rsidP="00D079F8">
      <w:r>
        <w:rPr>
          <w:rFonts w:hint="eastAsia"/>
        </w:rPr>
        <w:lastRenderedPageBreak/>
        <w:t xml:space="preserve">- </w:t>
      </w:r>
      <w:r>
        <w:rPr>
          <w:rFonts w:hint="eastAsia"/>
        </w:rPr>
        <w:t>我是</w:t>
      </w:r>
      <w:r>
        <w:rPr>
          <w:rFonts w:hint="eastAsia"/>
        </w:rPr>
        <w:t>Jack</w:t>
      </w:r>
      <w:r>
        <w:rPr>
          <w:rFonts w:hint="eastAsia"/>
        </w:rPr>
        <w:t>（</w:t>
      </w:r>
      <w:r>
        <w:rPr>
          <w:rFonts w:hint="eastAsia"/>
        </w:rPr>
        <w:t>AI Coach</w:t>
      </w:r>
      <w:r>
        <w:rPr>
          <w:rFonts w:hint="eastAsia"/>
        </w:rPr>
        <w:t>），你是</w:t>
      </w:r>
      <w:r>
        <w:rPr>
          <w:rFonts w:hint="eastAsia"/>
        </w:rPr>
        <w:t>Michael</w:t>
      </w:r>
      <w:r>
        <w:rPr>
          <w:rFonts w:hint="eastAsia"/>
        </w:rPr>
        <w:t>（姚亦伟）</w:t>
      </w:r>
    </w:p>
    <w:p w14:paraId="240C6501" w14:textId="77777777" w:rsidR="00D079F8" w:rsidRDefault="00D079F8" w:rsidP="00D079F8">
      <w:r>
        <w:rPr>
          <w:rFonts w:hint="eastAsia"/>
        </w:rPr>
        <w:t xml:space="preserve">- </w:t>
      </w:r>
      <w:r>
        <w:rPr>
          <w:rFonts w:hint="eastAsia"/>
        </w:rPr>
        <w:t>目标职位：</w:t>
      </w:r>
      <w:r>
        <w:rPr>
          <w:rFonts w:hint="eastAsia"/>
        </w:rPr>
        <w:t>Edwards Data Scientist (Customer Focus)</w:t>
      </w:r>
    </w:p>
    <w:p w14:paraId="0A8B927C" w14:textId="77777777" w:rsidR="00D079F8" w:rsidRDefault="00D079F8" w:rsidP="00D079F8">
      <w:r>
        <w:rPr>
          <w:rFonts w:hint="eastAsia"/>
        </w:rPr>
        <w:t xml:space="preserve">- </w:t>
      </w:r>
      <w:r>
        <w:rPr>
          <w:rFonts w:hint="eastAsia"/>
        </w:rPr>
        <w:t>面试官：</w:t>
      </w:r>
      <w:r>
        <w:rPr>
          <w:rFonts w:hint="eastAsia"/>
        </w:rPr>
        <w:t>Roy Cai</w:t>
      </w:r>
      <w:r>
        <w:rPr>
          <w:rFonts w:hint="eastAsia"/>
        </w:rPr>
        <w:t>，</w:t>
      </w:r>
      <w:r>
        <w:rPr>
          <w:rFonts w:hint="eastAsia"/>
        </w:rPr>
        <w:t>VSS Business Line Manager</w:t>
      </w:r>
      <w:r>
        <w:rPr>
          <w:rFonts w:hint="eastAsia"/>
        </w:rPr>
        <w:t>，</w:t>
      </w:r>
      <w:r>
        <w:rPr>
          <w:rFonts w:hint="eastAsia"/>
        </w:rPr>
        <w:t>6</w:t>
      </w:r>
      <w:r>
        <w:rPr>
          <w:rFonts w:hint="eastAsia"/>
        </w:rPr>
        <w:t>月</w:t>
      </w:r>
      <w:r>
        <w:rPr>
          <w:rFonts w:hint="eastAsia"/>
        </w:rPr>
        <w:t>18</w:t>
      </w:r>
      <w:r>
        <w:rPr>
          <w:rFonts w:hint="eastAsia"/>
        </w:rPr>
        <w:t>日一面</w:t>
      </w:r>
    </w:p>
    <w:p w14:paraId="277F5E97" w14:textId="77777777" w:rsidR="00D079F8" w:rsidRDefault="00D079F8" w:rsidP="00D079F8"/>
    <w:p w14:paraId="5C5C7B87" w14:textId="77777777" w:rsidR="00D079F8" w:rsidRDefault="00D079F8" w:rsidP="00D079F8">
      <w:r>
        <w:rPr>
          <w:rFonts w:hint="eastAsia"/>
        </w:rPr>
        <w:t xml:space="preserve">**2. </w:t>
      </w:r>
      <w:r>
        <w:rPr>
          <w:rFonts w:hint="eastAsia"/>
        </w:rPr>
        <w:t>项目进度：</w:t>
      </w:r>
      <w:r>
        <w:rPr>
          <w:rFonts w:hint="eastAsia"/>
        </w:rPr>
        <w:t>12</w:t>
      </w:r>
      <w:r>
        <w:rPr>
          <w:rFonts w:hint="eastAsia"/>
        </w:rPr>
        <w:t>个</w:t>
      </w:r>
      <w:r>
        <w:rPr>
          <w:rFonts w:hint="eastAsia"/>
        </w:rPr>
        <w:t>Cell</w:t>
      </w:r>
      <w:r>
        <w:rPr>
          <w:rFonts w:hint="eastAsia"/>
        </w:rPr>
        <w:t>全部完成</w:t>
      </w:r>
      <w:r>
        <w:rPr>
          <w:rFonts w:hint="eastAsia"/>
        </w:rPr>
        <w:t>**</w:t>
      </w:r>
    </w:p>
    <w:p w14:paraId="62FBDE7B" w14:textId="77777777" w:rsidR="00D079F8" w:rsidRDefault="00D079F8" w:rsidP="00D079F8"/>
    <w:p w14:paraId="7392F8DC" w14:textId="77777777" w:rsidR="00D079F8" w:rsidRDefault="00D079F8" w:rsidP="00D079F8">
      <w:r>
        <w:rPr>
          <w:rFonts w:hint="eastAsia"/>
        </w:rPr>
        <w:t xml:space="preserve">| Cell | </w:t>
      </w:r>
      <w:r>
        <w:rPr>
          <w:rFonts w:hint="eastAsia"/>
        </w:rPr>
        <w:t>内容</w:t>
      </w:r>
      <w:r>
        <w:rPr>
          <w:rFonts w:hint="eastAsia"/>
        </w:rPr>
        <w:t xml:space="preserve"> | </w:t>
      </w:r>
      <w:r>
        <w:rPr>
          <w:rFonts w:hint="eastAsia"/>
        </w:rPr>
        <w:t>结果</w:t>
      </w:r>
      <w:r>
        <w:rPr>
          <w:rFonts w:hint="eastAsia"/>
        </w:rPr>
        <w:t xml:space="preserve"> |</w:t>
      </w:r>
    </w:p>
    <w:p w14:paraId="68620A81" w14:textId="77777777" w:rsidR="00D079F8" w:rsidRDefault="00D079F8" w:rsidP="00D079F8">
      <w:r>
        <w:t>|------|------|------|</w:t>
      </w:r>
    </w:p>
    <w:p w14:paraId="1439D700" w14:textId="77777777" w:rsidR="00D079F8" w:rsidRDefault="00D079F8" w:rsidP="00D079F8">
      <w:r>
        <w:rPr>
          <w:rFonts w:hint="eastAsia"/>
        </w:rPr>
        <w:t xml:space="preserve">| 1~2 | </w:t>
      </w:r>
      <w:r>
        <w:rPr>
          <w:rFonts w:hint="eastAsia"/>
        </w:rPr>
        <w:t>环境搭建、数据读入</w:t>
      </w:r>
      <w:r>
        <w:rPr>
          <w:rFonts w:hint="eastAsia"/>
        </w:rPr>
        <w:t xml:space="preserve"> | CMAPSS FD001/FD003 |</w:t>
      </w:r>
    </w:p>
    <w:p w14:paraId="09F9D034" w14:textId="77777777" w:rsidR="00D079F8" w:rsidRDefault="00D079F8" w:rsidP="00D079F8">
      <w:r>
        <w:rPr>
          <w:rFonts w:hint="eastAsia"/>
        </w:rPr>
        <w:t>| 3 | EDA</w:t>
      </w:r>
      <w:r>
        <w:rPr>
          <w:rFonts w:hint="eastAsia"/>
        </w:rPr>
        <w:t>、传感器筛选</w:t>
      </w:r>
      <w:r>
        <w:rPr>
          <w:rFonts w:hint="eastAsia"/>
        </w:rPr>
        <w:t xml:space="preserve"> | 14</w:t>
      </w:r>
      <w:r>
        <w:rPr>
          <w:rFonts w:hint="eastAsia"/>
        </w:rPr>
        <w:t>个传感器保留</w:t>
      </w:r>
      <w:r>
        <w:rPr>
          <w:rFonts w:hint="eastAsia"/>
        </w:rPr>
        <w:t xml:space="preserve"> |</w:t>
      </w:r>
    </w:p>
    <w:p w14:paraId="4FB50D04" w14:textId="77777777" w:rsidR="00D079F8" w:rsidRDefault="00D079F8" w:rsidP="00D079F8">
      <w:r>
        <w:rPr>
          <w:rFonts w:hint="eastAsia"/>
        </w:rPr>
        <w:t>| 4 | RUL</w:t>
      </w:r>
      <w:r>
        <w:rPr>
          <w:rFonts w:hint="eastAsia"/>
        </w:rPr>
        <w:t>标签构建</w:t>
      </w:r>
      <w:r>
        <w:rPr>
          <w:rFonts w:hint="eastAsia"/>
        </w:rPr>
        <w:t xml:space="preserve"> | RUL_CLIP=125 |</w:t>
      </w:r>
    </w:p>
    <w:p w14:paraId="6FC14025" w14:textId="77777777" w:rsidR="00D079F8" w:rsidRDefault="00D079F8" w:rsidP="00D079F8">
      <w:r>
        <w:rPr>
          <w:rFonts w:hint="eastAsia"/>
        </w:rPr>
        <w:t xml:space="preserve">| 5 | </w:t>
      </w:r>
      <w:proofErr w:type="spellStart"/>
      <w:r>
        <w:rPr>
          <w:rFonts w:hint="eastAsia"/>
        </w:rPr>
        <w:t>MinMaxScaler</w:t>
      </w:r>
      <w:proofErr w:type="spellEnd"/>
      <w:r>
        <w:rPr>
          <w:rFonts w:hint="eastAsia"/>
        </w:rPr>
        <w:t>归一化</w:t>
      </w:r>
      <w:r>
        <w:rPr>
          <w:rFonts w:hint="eastAsia"/>
        </w:rPr>
        <w:t xml:space="preserve"> | fit only train |</w:t>
      </w:r>
    </w:p>
    <w:p w14:paraId="63C6C8A5" w14:textId="77777777" w:rsidR="00D079F8" w:rsidRDefault="00D079F8" w:rsidP="00D079F8">
      <w:r>
        <w:rPr>
          <w:rFonts w:hint="eastAsia"/>
        </w:rPr>
        <w:t xml:space="preserve">| 6 | </w:t>
      </w:r>
      <w:r>
        <w:rPr>
          <w:rFonts w:hint="eastAsia"/>
        </w:rPr>
        <w:t>滑动窗口</w:t>
      </w:r>
      <w:r>
        <w:rPr>
          <w:rFonts w:hint="eastAsia"/>
        </w:rPr>
        <w:t xml:space="preserve"> | WINDOW_SIZE=30, </w:t>
      </w:r>
      <w:proofErr w:type="spellStart"/>
      <w:r>
        <w:rPr>
          <w:rFonts w:hint="eastAsia"/>
        </w:rPr>
        <w:t>X_train</w:t>
      </w:r>
      <w:proofErr w:type="spellEnd"/>
      <w:r>
        <w:rPr>
          <w:rFonts w:hint="eastAsia"/>
        </w:rPr>
        <w:t>(17731,30,14) |</w:t>
      </w:r>
    </w:p>
    <w:p w14:paraId="5C0C4FDC" w14:textId="77777777" w:rsidR="00D079F8" w:rsidRDefault="00D079F8" w:rsidP="00D079F8">
      <w:r>
        <w:rPr>
          <w:rFonts w:hint="eastAsia"/>
        </w:rPr>
        <w:t>| 7 | LSTM RUL</w:t>
      </w:r>
      <w:r>
        <w:rPr>
          <w:rFonts w:hint="eastAsia"/>
        </w:rPr>
        <w:t>预测</w:t>
      </w:r>
      <w:r>
        <w:rPr>
          <w:rFonts w:hint="eastAsia"/>
        </w:rPr>
        <w:t xml:space="preserve"> | Train RMSE=12.74, Val RMSE=12.52 |</w:t>
      </w:r>
    </w:p>
    <w:p w14:paraId="5F6096AB" w14:textId="77777777" w:rsidR="00D079F8" w:rsidRDefault="00D079F8" w:rsidP="00D079F8">
      <w:r>
        <w:rPr>
          <w:rFonts w:hint="eastAsia"/>
        </w:rPr>
        <w:t xml:space="preserve">| 8 | </w:t>
      </w:r>
      <w:r>
        <w:rPr>
          <w:rFonts w:hint="eastAsia"/>
        </w:rPr>
        <w:t>测试集评估</w:t>
      </w:r>
      <w:r>
        <w:rPr>
          <w:rFonts w:hint="eastAsia"/>
        </w:rPr>
        <w:t xml:space="preserve"> | Test RMSE=15.31, </w:t>
      </w:r>
      <w:r>
        <w:rPr>
          <w:rFonts w:hint="eastAsia"/>
        </w:rPr>
        <w:t>趋势正确</w:t>
      </w:r>
      <w:r>
        <w:rPr>
          <w:rFonts w:hint="eastAsia"/>
        </w:rPr>
        <w:t xml:space="preserve"> |</w:t>
      </w:r>
    </w:p>
    <w:p w14:paraId="1780FF9B" w14:textId="77777777" w:rsidR="00D079F8" w:rsidRDefault="00D079F8" w:rsidP="00D079F8">
      <w:r>
        <w:t>| 9 | Health Index | HI = RUL/125, Warning=0.5, Alarm=0.2 |</w:t>
      </w:r>
    </w:p>
    <w:p w14:paraId="4ADA9CD9" w14:textId="77777777" w:rsidR="00D079F8" w:rsidRDefault="00D079F8" w:rsidP="00D079F8">
      <w:r>
        <w:rPr>
          <w:rFonts w:hint="eastAsia"/>
        </w:rPr>
        <w:t>| 10 | LSTM-AE</w:t>
      </w:r>
      <w:r>
        <w:rPr>
          <w:rFonts w:hint="eastAsia"/>
        </w:rPr>
        <w:t>异常检测</w:t>
      </w:r>
      <w:r>
        <w:rPr>
          <w:rFonts w:hint="eastAsia"/>
        </w:rPr>
        <w:t xml:space="preserve"> | </w:t>
      </w:r>
      <w:r>
        <w:rPr>
          <w:rFonts w:hint="eastAsia"/>
        </w:rPr>
        <w:t>只用健康数据训练，</w:t>
      </w:r>
      <w:r>
        <w:rPr>
          <w:rFonts w:hint="eastAsia"/>
        </w:rPr>
        <w:t>3</w:t>
      </w:r>
      <w:r>
        <w:rPr>
          <w:rFonts w:hint="eastAsia"/>
        </w:rPr>
        <w:t>σ阈值，重建误差突破阈值自动报警</w:t>
      </w:r>
      <w:r>
        <w:rPr>
          <w:rFonts w:hint="eastAsia"/>
        </w:rPr>
        <w:t xml:space="preserve"> |</w:t>
      </w:r>
    </w:p>
    <w:p w14:paraId="3FC00BDF" w14:textId="77777777" w:rsidR="00D079F8" w:rsidRDefault="00D079F8" w:rsidP="00D079F8">
      <w:r>
        <w:rPr>
          <w:rFonts w:hint="eastAsia"/>
        </w:rPr>
        <w:t xml:space="preserve">| 11 | </w:t>
      </w:r>
      <w:r>
        <w:rPr>
          <w:rFonts w:hint="eastAsia"/>
        </w:rPr>
        <w:t>故障诊断</w:t>
      </w:r>
      <w:r>
        <w:rPr>
          <w:rFonts w:hint="eastAsia"/>
        </w:rPr>
        <w:t xml:space="preserve"> | </w:t>
      </w:r>
      <w:proofErr w:type="spellStart"/>
      <w:r>
        <w:rPr>
          <w:rFonts w:hint="eastAsia"/>
        </w:rPr>
        <w:t>KMeans</w:t>
      </w:r>
      <w:proofErr w:type="spellEnd"/>
      <w:r>
        <w:rPr>
          <w:rFonts w:hint="eastAsia"/>
        </w:rPr>
        <w:t>聚类伪标签</w:t>
      </w:r>
      <w:r>
        <w:rPr>
          <w:rFonts w:hint="eastAsia"/>
        </w:rPr>
        <w:t>+LSTM</w:t>
      </w:r>
      <w:r>
        <w:rPr>
          <w:rFonts w:hint="eastAsia"/>
        </w:rPr>
        <w:t>分类器，</w:t>
      </w:r>
      <w:r>
        <w:rPr>
          <w:rFonts w:hint="eastAsia"/>
        </w:rPr>
        <w:t>Val Acc=97.7% |</w:t>
      </w:r>
    </w:p>
    <w:p w14:paraId="45943816" w14:textId="77777777" w:rsidR="00D079F8" w:rsidRDefault="00D079F8" w:rsidP="00D079F8">
      <w:r>
        <w:rPr>
          <w:rFonts w:hint="eastAsia"/>
        </w:rPr>
        <w:t xml:space="preserve">| 12 | </w:t>
      </w:r>
      <w:r>
        <w:rPr>
          <w:rFonts w:hint="eastAsia"/>
        </w:rPr>
        <w:t>四维度汇总</w:t>
      </w:r>
      <w:r>
        <w:rPr>
          <w:rFonts w:hint="eastAsia"/>
        </w:rPr>
        <w:t xml:space="preserve"> | 2</w:t>
      </w:r>
      <w:r>
        <w:rPr>
          <w:rFonts w:hint="eastAsia"/>
        </w:rPr>
        <w:t>×</w:t>
      </w:r>
      <w:r>
        <w:rPr>
          <w:rFonts w:hint="eastAsia"/>
        </w:rPr>
        <w:t>2</w:t>
      </w:r>
      <w:r>
        <w:rPr>
          <w:rFonts w:hint="eastAsia"/>
        </w:rPr>
        <w:t>可视化，一张图讲完整故事</w:t>
      </w:r>
      <w:r>
        <w:rPr>
          <w:rFonts w:hint="eastAsia"/>
        </w:rPr>
        <w:t xml:space="preserve"> |</w:t>
      </w:r>
    </w:p>
    <w:p w14:paraId="6238882B" w14:textId="77777777" w:rsidR="00D079F8" w:rsidRDefault="00D079F8" w:rsidP="00D079F8"/>
    <w:p w14:paraId="2DCCD435" w14:textId="77777777" w:rsidR="00D079F8" w:rsidRDefault="00D079F8" w:rsidP="00D079F8">
      <w:r>
        <w:rPr>
          <w:rFonts w:hint="eastAsia"/>
        </w:rPr>
        <w:t xml:space="preserve">**3. </w:t>
      </w:r>
      <w:r>
        <w:rPr>
          <w:rFonts w:hint="eastAsia"/>
        </w:rPr>
        <w:t>关键技术决策</w:t>
      </w:r>
      <w:r>
        <w:rPr>
          <w:rFonts w:hint="eastAsia"/>
        </w:rPr>
        <w:t>**</w:t>
      </w:r>
    </w:p>
    <w:p w14:paraId="25F5AF07" w14:textId="77777777" w:rsidR="00D079F8" w:rsidRDefault="00D079F8" w:rsidP="00D079F8">
      <w:r>
        <w:rPr>
          <w:rFonts w:hint="eastAsia"/>
        </w:rPr>
        <w:t>- RUL_CLIP=125</w:t>
      </w:r>
      <w:r>
        <w:rPr>
          <w:rFonts w:hint="eastAsia"/>
        </w:rPr>
        <w:t>（</w:t>
      </w:r>
      <w:r>
        <w:rPr>
          <w:rFonts w:hint="eastAsia"/>
        </w:rPr>
        <w:t>CMAPSS benchmark</w:t>
      </w:r>
      <w:r>
        <w:rPr>
          <w:rFonts w:hint="eastAsia"/>
        </w:rPr>
        <w:t>惯例）</w:t>
      </w:r>
    </w:p>
    <w:p w14:paraId="5D4854BE" w14:textId="77777777" w:rsidR="00D079F8" w:rsidRDefault="00D079F8" w:rsidP="00D079F8">
      <w:r>
        <w:rPr>
          <w:rFonts w:hint="eastAsia"/>
        </w:rPr>
        <w:t>- WINDOW_SIZE=30</w:t>
      </w:r>
      <w:r>
        <w:rPr>
          <w:rFonts w:hint="eastAsia"/>
        </w:rPr>
        <w:t>（退化阶段</w:t>
      </w:r>
      <w:r>
        <w:rPr>
          <w:rFonts w:hint="eastAsia"/>
        </w:rPr>
        <w:t xml:space="preserve">75cycles </w:t>
      </w:r>
      <w:r>
        <w:rPr>
          <w:rFonts w:hint="eastAsia"/>
        </w:rPr>
        <w:t>×</w:t>
      </w:r>
      <w:r>
        <w:rPr>
          <w:rFonts w:hint="eastAsia"/>
        </w:rPr>
        <w:t xml:space="preserve"> 1/3~1/2</w:t>
      </w:r>
      <w:r>
        <w:rPr>
          <w:rFonts w:hint="eastAsia"/>
        </w:rPr>
        <w:t>）</w:t>
      </w:r>
    </w:p>
    <w:p w14:paraId="3AE7D584" w14:textId="77777777" w:rsidR="00D079F8" w:rsidRDefault="00D079F8" w:rsidP="00D079F8">
      <w:r>
        <w:rPr>
          <w:rFonts w:hint="eastAsia"/>
        </w:rPr>
        <w:t xml:space="preserve">- </w:t>
      </w:r>
      <w:r>
        <w:rPr>
          <w:rFonts w:hint="eastAsia"/>
        </w:rPr>
        <w:t>归一化只</w:t>
      </w:r>
      <w:r>
        <w:rPr>
          <w:rFonts w:hint="eastAsia"/>
        </w:rPr>
        <w:t>fit train</w:t>
      </w:r>
      <w:r>
        <w:rPr>
          <w:rFonts w:hint="eastAsia"/>
        </w:rPr>
        <w:t>（防</w:t>
      </w:r>
      <w:r>
        <w:rPr>
          <w:rFonts w:hint="eastAsia"/>
        </w:rPr>
        <w:t>Data Leakage</w:t>
      </w:r>
      <w:r>
        <w:rPr>
          <w:rFonts w:hint="eastAsia"/>
        </w:rPr>
        <w:t>）</w:t>
      </w:r>
    </w:p>
    <w:p w14:paraId="6AF6F048" w14:textId="77777777" w:rsidR="00D079F8" w:rsidRDefault="00D079F8" w:rsidP="00D079F8">
      <w:r>
        <w:rPr>
          <w:rFonts w:hint="eastAsia"/>
        </w:rPr>
        <w:t>- LSTM-AE</w:t>
      </w:r>
      <w:r>
        <w:rPr>
          <w:rFonts w:hint="eastAsia"/>
        </w:rPr>
        <w:t>瓶颈</w:t>
      </w:r>
      <w:r>
        <w:rPr>
          <w:rFonts w:hint="eastAsia"/>
        </w:rPr>
        <w:t>32</w:t>
      </w:r>
      <w:r>
        <w:rPr>
          <w:rFonts w:hint="eastAsia"/>
        </w:rPr>
        <w:t>维（压缩比适中，对异常敏感）</w:t>
      </w:r>
    </w:p>
    <w:p w14:paraId="1E6CF75D" w14:textId="77777777" w:rsidR="00D079F8" w:rsidRDefault="00D079F8" w:rsidP="00D079F8">
      <w:r>
        <w:rPr>
          <w:rFonts w:hint="eastAsia"/>
        </w:rPr>
        <w:t>- Fault</w:t>
      </w:r>
      <w:r>
        <w:rPr>
          <w:rFonts w:hint="eastAsia"/>
        </w:rPr>
        <w:t>标签用</w:t>
      </w:r>
      <w:proofErr w:type="spellStart"/>
      <w:r>
        <w:rPr>
          <w:rFonts w:hint="eastAsia"/>
        </w:rPr>
        <w:t>KMeans</w:t>
      </w:r>
      <w:proofErr w:type="spellEnd"/>
      <w:r>
        <w:rPr>
          <w:rFonts w:hint="eastAsia"/>
        </w:rPr>
        <w:t>聚类（</w:t>
      </w:r>
      <w:r>
        <w:rPr>
          <w:rFonts w:hint="eastAsia"/>
        </w:rPr>
        <w:t>FD003</w:t>
      </w:r>
      <w:r>
        <w:rPr>
          <w:rFonts w:hint="eastAsia"/>
        </w:rPr>
        <w:t>无显式标签，基于物理传感器选特征）</w:t>
      </w:r>
    </w:p>
    <w:p w14:paraId="555A7257" w14:textId="77777777" w:rsidR="00D079F8" w:rsidRDefault="00D079F8" w:rsidP="00D079F8">
      <w:r>
        <w:rPr>
          <w:rFonts w:hint="eastAsia"/>
        </w:rPr>
        <w:t xml:space="preserve">- </w:t>
      </w:r>
      <w:r>
        <w:rPr>
          <w:rFonts w:hint="eastAsia"/>
        </w:rPr>
        <w:t>分类用</w:t>
      </w:r>
      <w:proofErr w:type="spellStart"/>
      <w:r>
        <w:rPr>
          <w:rFonts w:hint="eastAsia"/>
        </w:rPr>
        <w:t>CrossEntropyLoss</w:t>
      </w:r>
      <w:proofErr w:type="spellEnd"/>
      <w:r>
        <w:rPr>
          <w:rFonts w:hint="eastAsia"/>
        </w:rPr>
        <w:t>，标签用</w:t>
      </w:r>
      <w:proofErr w:type="spellStart"/>
      <w:r>
        <w:rPr>
          <w:rFonts w:hint="eastAsia"/>
        </w:rPr>
        <w:t>LongTensor</w:t>
      </w:r>
      <w:proofErr w:type="spellEnd"/>
    </w:p>
    <w:p w14:paraId="09E15F5B" w14:textId="77777777" w:rsidR="00D079F8" w:rsidRDefault="00D079F8" w:rsidP="00D079F8"/>
    <w:p w14:paraId="2613E12E" w14:textId="77777777" w:rsidR="00D079F8" w:rsidRDefault="00D079F8" w:rsidP="00D079F8">
      <w:r>
        <w:rPr>
          <w:rFonts w:hint="eastAsia"/>
        </w:rPr>
        <w:t xml:space="preserve">**4. </w:t>
      </w:r>
      <w:r>
        <w:rPr>
          <w:rFonts w:hint="eastAsia"/>
        </w:rPr>
        <w:t>面试策略要点</w:t>
      </w:r>
      <w:r>
        <w:rPr>
          <w:rFonts w:hint="eastAsia"/>
        </w:rPr>
        <w:t>**</w:t>
      </w:r>
    </w:p>
    <w:p w14:paraId="63B26140" w14:textId="77777777" w:rsidR="00D079F8" w:rsidRDefault="00D079F8" w:rsidP="00D079F8"/>
    <w:p w14:paraId="4D49AF4A" w14:textId="77777777" w:rsidR="00D079F8" w:rsidRDefault="00D079F8" w:rsidP="00D079F8">
      <w:r>
        <w:rPr>
          <w:rFonts w:hint="eastAsia"/>
        </w:rPr>
        <w:lastRenderedPageBreak/>
        <w:t>**</w:t>
      </w:r>
      <w:r>
        <w:rPr>
          <w:rFonts w:hint="eastAsia"/>
        </w:rPr>
        <w:t>对</w:t>
      </w:r>
      <w:r>
        <w:rPr>
          <w:rFonts w:hint="eastAsia"/>
        </w:rPr>
        <w:t>Roy</w:t>
      </w:r>
      <w:r>
        <w:rPr>
          <w:rFonts w:hint="eastAsia"/>
        </w:rPr>
        <w:t>的定位：</w:t>
      </w:r>
      <w:r>
        <w:rPr>
          <w:rFonts w:hint="eastAsia"/>
        </w:rPr>
        <w:t xml:space="preserve">** </w:t>
      </w:r>
      <w:r>
        <w:rPr>
          <w:rFonts w:hint="eastAsia"/>
        </w:rPr>
        <w:t>业务负责人，</w:t>
      </w:r>
      <w:r>
        <w:rPr>
          <w:rFonts w:hint="eastAsia"/>
        </w:rPr>
        <w:t>Fab</w:t>
      </w:r>
      <w:r>
        <w:rPr>
          <w:rFonts w:hint="eastAsia"/>
        </w:rPr>
        <w:t>出身（光刻工程师），沉稳务实，关心客户价值和落地能力</w:t>
      </w:r>
    </w:p>
    <w:p w14:paraId="1ED677F6" w14:textId="77777777" w:rsidR="00D079F8" w:rsidRDefault="00D079F8" w:rsidP="00D079F8"/>
    <w:p w14:paraId="24C4D62F" w14:textId="77777777" w:rsidR="00D079F8" w:rsidRDefault="00D079F8" w:rsidP="00D079F8">
      <w:r>
        <w:rPr>
          <w:rFonts w:hint="eastAsia"/>
        </w:rPr>
        <w:t>**</w:t>
      </w:r>
      <w:r>
        <w:rPr>
          <w:rFonts w:hint="eastAsia"/>
        </w:rPr>
        <w:t>核心叙事：</w:t>
      </w:r>
      <w:r>
        <w:rPr>
          <w:rFonts w:hint="eastAsia"/>
        </w:rPr>
        <w:t>** 4</w:t>
      </w:r>
      <w:r>
        <w:rPr>
          <w:rFonts w:hint="eastAsia"/>
        </w:rPr>
        <w:t>维度预测性维护框架，从</w:t>
      </w:r>
      <w:r>
        <w:rPr>
          <w:rFonts w:hint="eastAsia"/>
        </w:rPr>
        <w:t>RUL</w:t>
      </w:r>
      <w:r>
        <w:rPr>
          <w:rFonts w:hint="eastAsia"/>
        </w:rPr>
        <w:t>→</w:t>
      </w:r>
      <w:r>
        <w:rPr>
          <w:rFonts w:hint="eastAsia"/>
        </w:rPr>
        <w:t>HI</w:t>
      </w:r>
      <w:r>
        <w:rPr>
          <w:rFonts w:hint="eastAsia"/>
        </w:rPr>
        <w:t>→</w:t>
      </w:r>
      <w:r>
        <w:rPr>
          <w:rFonts w:hint="eastAsia"/>
        </w:rPr>
        <w:t>AE</w:t>
      </w:r>
      <w:r>
        <w:rPr>
          <w:rFonts w:hint="eastAsia"/>
        </w:rPr>
        <w:t>→</w:t>
      </w:r>
      <w:r>
        <w:rPr>
          <w:rFonts w:hint="eastAsia"/>
        </w:rPr>
        <w:t>Classification</w:t>
      </w:r>
      <w:r>
        <w:rPr>
          <w:rFonts w:hint="eastAsia"/>
        </w:rPr>
        <w:t>，覆盖有标签</w:t>
      </w:r>
      <w:r>
        <w:rPr>
          <w:rFonts w:hint="eastAsia"/>
        </w:rPr>
        <w:t>/</w:t>
      </w:r>
      <w:r>
        <w:rPr>
          <w:rFonts w:hint="eastAsia"/>
        </w:rPr>
        <w:t>无标签两种工业场景</w:t>
      </w:r>
    </w:p>
    <w:p w14:paraId="2E599D4C" w14:textId="77777777" w:rsidR="00D079F8" w:rsidRDefault="00D079F8" w:rsidP="00D079F8"/>
    <w:p w14:paraId="3EF42661" w14:textId="77777777" w:rsidR="00D079F8" w:rsidRDefault="00D079F8" w:rsidP="00D079F8">
      <w:r>
        <w:rPr>
          <w:rFonts w:hint="eastAsia"/>
        </w:rPr>
        <w:t>**</w:t>
      </w:r>
      <w:r>
        <w:rPr>
          <w:rFonts w:hint="eastAsia"/>
        </w:rPr>
        <w:t>关键话术：</w:t>
      </w:r>
      <w:r>
        <w:rPr>
          <w:rFonts w:hint="eastAsia"/>
        </w:rPr>
        <w:t>**</w:t>
      </w:r>
    </w:p>
    <w:p w14:paraId="377132CD" w14:textId="77777777" w:rsidR="00D079F8" w:rsidRDefault="00D079F8" w:rsidP="00D079F8">
      <w:r>
        <w:rPr>
          <w:rFonts w:hint="eastAsia"/>
        </w:rPr>
        <w:t>- "</w:t>
      </w:r>
      <w:r>
        <w:rPr>
          <w:rFonts w:hint="eastAsia"/>
        </w:rPr>
        <w:t>机械工程背景</w:t>
      </w:r>
      <w:r>
        <w:rPr>
          <w:rFonts w:hint="eastAsia"/>
        </w:rPr>
        <w:t>+Data Science</w:t>
      </w:r>
      <w:r>
        <w:rPr>
          <w:rFonts w:hint="eastAsia"/>
        </w:rPr>
        <w:t>能力，理解设备物理失效机理</w:t>
      </w:r>
      <w:r>
        <w:rPr>
          <w:rFonts w:hint="eastAsia"/>
        </w:rPr>
        <w:t>"</w:t>
      </w:r>
    </w:p>
    <w:p w14:paraId="0CB6BAF7" w14:textId="77777777" w:rsidR="00D079F8" w:rsidRDefault="00D079F8" w:rsidP="00D079F8">
      <w:r>
        <w:rPr>
          <w:rFonts w:hint="eastAsia"/>
        </w:rPr>
        <w:t>- "LSTM-AE</w:t>
      </w:r>
      <w:r>
        <w:rPr>
          <w:rFonts w:hint="eastAsia"/>
        </w:rPr>
        <w:t>不需要故障历史，新设备上线即可部署</w:t>
      </w:r>
      <w:r>
        <w:rPr>
          <w:rFonts w:hint="eastAsia"/>
        </w:rPr>
        <w:t>"</w:t>
      </w:r>
    </w:p>
    <w:p w14:paraId="592F5D10" w14:textId="77777777" w:rsidR="00D079F8" w:rsidRDefault="00D079F8" w:rsidP="00D079F8">
      <w:r>
        <w:rPr>
          <w:rFonts w:hint="eastAsia"/>
        </w:rPr>
        <w:t>- "</w:t>
      </w:r>
      <w:proofErr w:type="spellStart"/>
      <w:r>
        <w:rPr>
          <w:rFonts w:hint="eastAsia"/>
        </w:rPr>
        <w:t>KMeans+Fault</w:t>
      </w:r>
      <w:proofErr w:type="spellEnd"/>
      <w:r>
        <w:rPr>
          <w:rFonts w:hint="eastAsia"/>
        </w:rPr>
        <w:t xml:space="preserve"> Sensors</w:t>
      </w:r>
      <w:r>
        <w:rPr>
          <w:rFonts w:hint="eastAsia"/>
        </w:rPr>
        <w:t>选特征的思路直接可迁移到真空泵</w:t>
      </w:r>
      <w:r>
        <w:rPr>
          <w:rFonts w:hint="eastAsia"/>
        </w:rPr>
        <w:t>"</w:t>
      </w:r>
    </w:p>
    <w:p w14:paraId="091205A8" w14:textId="77777777" w:rsidR="00D079F8" w:rsidRDefault="00D079F8" w:rsidP="00D079F8">
      <w:r>
        <w:rPr>
          <w:rFonts w:hint="eastAsia"/>
        </w:rPr>
        <w:t xml:space="preserve">- </w:t>
      </w:r>
      <w:r>
        <w:rPr>
          <w:rFonts w:hint="eastAsia"/>
        </w:rPr>
        <w:t>用商业语言而非技术术语</w:t>
      </w:r>
    </w:p>
    <w:p w14:paraId="136FC584" w14:textId="77777777" w:rsidR="00D079F8" w:rsidRDefault="00D079F8" w:rsidP="00D079F8"/>
    <w:p w14:paraId="41F9175E" w14:textId="77777777" w:rsidR="00D079F8" w:rsidRDefault="00D079F8" w:rsidP="00D079F8">
      <w:r>
        <w:rPr>
          <w:rFonts w:hint="eastAsia"/>
        </w:rPr>
        <w:t>**</w:t>
      </w:r>
      <w:r>
        <w:rPr>
          <w:rFonts w:hint="eastAsia"/>
        </w:rPr>
        <w:t>真空泵关键知识：</w:t>
      </w:r>
      <w:r>
        <w:rPr>
          <w:rFonts w:hint="eastAsia"/>
        </w:rPr>
        <w:t>**</w:t>
      </w:r>
    </w:p>
    <w:p w14:paraId="0C0256C1" w14:textId="77777777" w:rsidR="00D079F8" w:rsidRDefault="00D079F8" w:rsidP="00D079F8">
      <w:r>
        <w:rPr>
          <w:rFonts w:hint="eastAsia"/>
        </w:rPr>
        <w:t>- Edwards</w:t>
      </w:r>
      <w:r>
        <w:rPr>
          <w:rFonts w:hint="eastAsia"/>
        </w:rPr>
        <w:t>干式真空泵（</w:t>
      </w:r>
      <w:proofErr w:type="spellStart"/>
      <w:r>
        <w:rPr>
          <w:rFonts w:hint="eastAsia"/>
        </w:rPr>
        <w:t>iXH</w:t>
      </w:r>
      <w:proofErr w:type="spellEnd"/>
      <w:r>
        <w:rPr>
          <w:rFonts w:hint="eastAsia"/>
        </w:rPr>
        <w:t>/</w:t>
      </w:r>
      <w:proofErr w:type="spellStart"/>
      <w:r>
        <w:rPr>
          <w:rFonts w:hint="eastAsia"/>
        </w:rPr>
        <w:t>nXDS</w:t>
      </w:r>
      <w:proofErr w:type="spellEnd"/>
      <w:r>
        <w:rPr>
          <w:rFonts w:hint="eastAsia"/>
        </w:rPr>
        <w:t>系列），用于</w:t>
      </w:r>
      <w:r>
        <w:rPr>
          <w:rFonts w:hint="eastAsia"/>
        </w:rPr>
        <w:t>CVD/PVD/Etch</w:t>
      </w:r>
      <w:r>
        <w:rPr>
          <w:rFonts w:hint="eastAsia"/>
        </w:rPr>
        <w:t>腔体</w:t>
      </w:r>
    </w:p>
    <w:p w14:paraId="50C6E947" w14:textId="77777777" w:rsidR="00D079F8" w:rsidRDefault="00D079F8" w:rsidP="00D079F8">
      <w:r>
        <w:rPr>
          <w:rFonts w:hint="eastAsia"/>
        </w:rPr>
        <w:t xml:space="preserve">- </w:t>
      </w:r>
      <w:r>
        <w:rPr>
          <w:rFonts w:hint="eastAsia"/>
        </w:rPr>
        <w:t>典型失效：机械磨损、副产物堆积、温度异常、振动异常</w:t>
      </w:r>
    </w:p>
    <w:p w14:paraId="79F02759" w14:textId="77777777" w:rsidR="00D079F8" w:rsidRDefault="00D079F8" w:rsidP="00D079F8">
      <w:r>
        <w:rPr>
          <w:rFonts w:hint="eastAsia"/>
        </w:rPr>
        <w:t xml:space="preserve">- </w:t>
      </w:r>
      <w:r>
        <w:rPr>
          <w:rFonts w:hint="eastAsia"/>
        </w:rPr>
        <w:t>传感器：电机电流、功率、泵体温度、振动、排气压力、转速</w:t>
      </w:r>
    </w:p>
    <w:p w14:paraId="0D228A61" w14:textId="77777777" w:rsidR="00D079F8" w:rsidRDefault="00D079F8" w:rsidP="00D079F8"/>
    <w:p w14:paraId="01236743" w14:textId="77777777" w:rsidR="00D079F8" w:rsidRDefault="00D079F8" w:rsidP="00D079F8">
      <w:r>
        <w:rPr>
          <w:rFonts w:hint="eastAsia"/>
        </w:rPr>
        <w:t>**</w:t>
      </w:r>
      <w:r>
        <w:rPr>
          <w:rFonts w:hint="eastAsia"/>
        </w:rPr>
        <w:t>给</w:t>
      </w:r>
      <w:r>
        <w:rPr>
          <w:rFonts w:hint="eastAsia"/>
        </w:rPr>
        <w:t>Roy</w:t>
      </w:r>
      <w:r>
        <w:rPr>
          <w:rFonts w:hint="eastAsia"/>
        </w:rPr>
        <w:t>的问题：</w:t>
      </w:r>
      <w:r>
        <w:rPr>
          <w:rFonts w:hint="eastAsia"/>
        </w:rPr>
        <w:t>**</w:t>
      </w:r>
    </w:p>
    <w:p w14:paraId="463D1569" w14:textId="77777777" w:rsidR="00D079F8" w:rsidRDefault="00D079F8" w:rsidP="00D079F8">
      <w:r>
        <w:rPr>
          <w:rFonts w:hint="eastAsia"/>
        </w:rPr>
        <w:t xml:space="preserve">1. </w:t>
      </w:r>
      <w:r>
        <w:rPr>
          <w:rFonts w:hint="eastAsia"/>
        </w:rPr>
        <w:t>数据采集方式（控制器直接读</w:t>
      </w:r>
      <w:r>
        <w:rPr>
          <w:rFonts w:hint="eastAsia"/>
        </w:rPr>
        <w:t xml:space="preserve"> vs </w:t>
      </w:r>
      <w:r>
        <w:rPr>
          <w:rFonts w:hint="eastAsia"/>
        </w:rPr>
        <w:t>额外传感器）</w:t>
      </w:r>
    </w:p>
    <w:p w14:paraId="306B2D18" w14:textId="77777777" w:rsidR="00D079F8" w:rsidRDefault="00D079F8" w:rsidP="00D079F8">
      <w:r>
        <w:rPr>
          <w:rFonts w:hint="eastAsia"/>
        </w:rPr>
        <w:t>2. Logic Fab vs Memory Fab</w:t>
      </w:r>
      <w:r>
        <w:rPr>
          <w:rFonts w:hint="eastAsia"/>
        </w:rPr>
        <w:t>工况差异</w:t>
      </w:r>
    </w:p>
    <w:p w14:paraId="1AADCFC2" w14:textId="77777777" w:rsidR="00D079F8" w:rsidRDefault="00D079F8" w:rsidP="00D079F8"/>
    <w:p w14:paraId="1907F762" w14:textId="77777777" w:rsidR="00D079F8" w:rsidRDefault="00D079F8" w:rsidP="00D079F8">
      <w:r>
        <w:rPr>
          <w:rFonts w:hint="eastAsia"/>
        </w:rPr>
        <w:t xml:space="preserve">**5. </w:t>
      </w:r>
      <w:r>
        <w:rPr>
          <w:rFonts w:hint="eastAsia"/>
        </w:rPr>
        <w:t>环境配置</w:t>
      </w:r>
      <w:r>
        <w:rPr>
          <w:rFonts w:hint="eastAsia"/>
        </w:rPr>
        <w:t>**</w:t>
      </w:r>
    </w:p>
    <w:p w14:paraId="61AA1D07" w14:textId="77777777" w:rsidR="00D079F8" w:rsidRDefault="00D079F8" w:rsidP="00D079F8">
      <w:r>
        <w:rPr>
          <w:rFonts w:hint="eastAsia"/>
        </w:rPr>
        <w:t>- IDE</w:t>
      </w:r>
      <w:r>
        <w:rPr>
          <w:rFonts w:hint="eastAsia"/>
        </w:rPr>
        <w:t>：</w:t>
      </w:r>
      <w:r>
        <w:rPr>
          <w:rFonts w:hint="eastAsia"/>
        </w:rPr>
        <w:t>Cursor (</w:t>
      </w:r>
      <w:proofErr w:type="spellStart"/>
      <w:r>
        <w:rPr>
          <w:rFonts w:hint="eastAsia"/>
        </w:rPr>
        <w:t>JupyterLab</w:t>
      </w:r>
      <w:proofErr w:type="spellEnd"/>
      <w:r>
        <w:rPr>
          <w:rFonts w:hint="eastAsia"/>
        </w:rPr>
        <w:t xml:space="preserve"> notebook)</w:t>
      </w:r>
    </w:p>
    <w:p w14:paraId="562878BF" w14:textId="77777777" w:rsidR="00D079F8" w:rsidRDefault="00D079F8" w:rsidP="00D079F8">
      <w:r>
        <w:rPr>
          <w:rFonts w:hint="eastAsia"/>
        </w:rPr>
        <w:t xml:space="preserve">- </w:t>
      </w:r>
      <w:r>
        <w:rPr>
          <w:rFonts w:hint="eastAsia"/>
        </w:rPr>
        <w:t>环境：</w:t>
      </w:r>
      <w:r>
        <w:rPr>
          <w:rFonts w:hint="eastAsia"/>
        </w:rPr>
        <w:t>.</w:t>
      </w:r>
      <w:proofErr w:type="spellStart"/>
      <w:r>
        <w:rPr>
          <w:rFonts w:hint="eastAsia"/>
        </w:rPr>
        <w:t>venv</w:t>
      </w:r>
      <w:proofErr w:type="spellEnd"/>
      <w:r>
        <w:rPr>
          <w:rFonts w:hint="eastAsia"/>
        </w:rPr>
        <w:t>虚拟环境</w:t>
      </w:r>
    </w:p>
    <w:p w14:paraId="69AD241B" w14:textId="77777777" w:rsidR="00D079F8" w:rsidRDefault="00D079F8" w:rsidP="00D079F8">
      <w:r>
        <w:rPr>
          <w:rFonts w:hint="eastAsia"/>
        </w:rPr>
        <w:t>- Kernel</w:t>
      </w:r>
      <w:r>
        <w:rPr>
          <w:rFonts w:hint="eastAsia"/>
        </w:rPr>
        <w:t>：</w:t>
      </w:r>
      <w:r>
        <w:rPr>
          <w:rFonts w:hint="eastAsia"/>
        </w:rPr>
        <w:t>Python (project)</w:t>
      </w:r>
    </w:p>
    <w:p w14:paraId="324F0F27" w14:textId="77777777" w:rsidR="00D079F8" w:rsidRDefault="00D079F8" w:rsidP="00D079F8">
      <w:r>
        <w:rPr>
          <w:rFonts w:hint="eastAsia"/>
        </w:rPr>
        <w:t xml:space="preserve">- </w:t>
      </w:r>
      <w:r>
        <w:rPr>
          <w:rFonts w:hint="eastAsia"/>
        </w:rPr>
        <w:t>项目路径：</w:t>
      </w:r>
      <w:proofErr w:type="spellStart"/>
      <w:r>
        <w:rPr>
          <w:rFonts w:hint="eastAsia"/>
        </w:rPr>
        <w:t>edwards</w:t>
      </w:r>
      <w:proofErr w:type="spellEnd"/>
      <w:r>
        <w:rPr>
          <w:rFonts w:hint="eastAsia"/>
        </w:rPr>
        <w:t>/project/</w:t>
      </w:r>
    </w:p>
    <w:p w14:paraId="1E0521DD" w14:textId="77777777" w:rsidR="00D079F8" w:rsidRDefault="00D079F8" w:rsidP="00D079F8">
      <w:r>
        <w:rPr>
          <w:rFonts w:hint="eastAsia"/>
        </w:rPr>
        <w:t>- Device</w:t>
      </w:r>
      <w:r>
        <w:rPr>
          <w:rFonts w:hint="eastAsia"/>
        </w:rPr>
        <w:t>：</w:t>
      </w:r>
      <w:proofErr w:type="spellStart"/>
      <w:r>
        <w:rPr>
          <w:rFonts w:hint="eastAsia"/>
        </w:rPr>
        <w:t>cuda</w:t>
      </w:r>
      <w:proofErr w:type="spellEnd"/>
    </w:p>
    <w:p w14:paraId="45F0D4D4" w14:textId="77777777" w:rsidR="00D079F8" w:rsidRDefault="00D079F8" w:rsidP="00D079F8"/>
    <w:p w14:paraId="4321B609" w14:textId="77777777" w:rsidR="00D079F8" w:rsidRDefault="00D079F8" w:rsidP="00D079F8">
      <w:r>
        <w:rPr>
          <w:rFonts w:hint="eastAsia"/>
        </w:rPr>
        <w:t xml:space="preserve">**6. </w:t>
      </w:r>
      <w:r>
        <w:rPr>
          <w:rFonts w:hint="eastAsia"/>
        </w:rPr>
        <w:t>变量约定</w:t>
      </w:r>
      <w:r>
        <w:rPr>
          <w:rFonts w:hint="eastAsia"/>
        </w:rPr>
        <w:t>**</w:t>
      </w:r>
    </w:p>
    <w:p w14:paraId="7F515C1F" w14:textId="77777777" w:rsidR="00D079F8" w:rsidRDefault="00D079F8" w:rsidP="00D079F8">
      <w:r>
        <w:rPr>
          <w:rFonts w:hint="eastAsia"/>
        </w:rPr>
        <w:t xml:space="preserve">- </w:t>
      </w:r>
      <w:proofErr w:type="spellStart"/>
      <w:r>
        <w:rPr>
          <w:rFonts w:hint="eastAsia"/>
        </w:rPr>
        <w:t>train_df</w:t>
      </w:r>
      <w:proofErr w:type="spellEnd"/>
      <w:r>
        <w:rPr>
          <w:rFonts w:hint="eastAsia"/>
        </w:rPr>
        <w:t xml:space="preserve">, </w:t>
      </w:r>
      <w:proofErr w:type="spellStart"/>
      <w:r>
        <w:rPr>
          <w:rFonts w:hint="eastAsia"/>
        </w:rPr>
        <w:t>test_df</w:t>
      </w:r>
      <w:proofErr w:type="spellEnd"/>
      <w:r>
        <w:rPr>
          <w:rFonts w:hint="eastAsia"/>
        </w:rPr>
        <w:t xml:space="preserve">, </w:t>
      </w:r>
      <w:proofErr w:type="spellStart"/>
      <w:r>
        <w:rPr>
          <w:rFonts w:hint="eastAsia"/>
        </w:rPr>
        <w:t>rul_df</w:t>
      </w:r>
      <w:proofErr w:type="spellEnd"/>
      <w:r>
        <w:rPr>
          <w:rFonts w:hint="eastAsia"/>
        </w:rPr>
        <w:t>（含</w:t>
      </w:r>
      <w:r>
        <w:rPr>
          <w:rFonts w:hint="eastAsia"/>
        </w:rPr>
        <w:t>RUL, HI</w:t>
      </w:r>
      <w:r>
        <w:rPr>
          <w:rFonts w:hint="eastAsia"/>
        </w:rPr>
        <w:t>列）</w:t>
      </w:r>
    </w:p>
    <w:p w14:paraId="6F47FDD5" w14:textId="77777777" w:rsidR="00D079F8" w:rsidRDefault="00D079F8" w:rsidP="00D079F8">
      <w:r>
        <w:rPr>
          <w:rFonts w:hint="eastAsia"/>
        </w:rPr>
        <w:t xml:space="preserve">- </w:t>
      </w:r>
      <w:proofErr w:type="spellStart"/>
      <w:r>
        <w:rPr>
          <w:rFonts w:hint="eastAsia"/>
        </w:rPr>
        <w:t>useful_sensors</w:t>
      </w:r>
      <w:proofErr w:type="spellEnd"/>
      <w:r>
        <w:rPr>
          <w:rFonts w:hint="eastAsia"/>
        </w:rPr>
        <w:t>：</w:t>
      </w:r>
      <w:r>
        <w:rPr>
          <w:rFonts w:hint="eastAsia"/>
        </w:rPr>
        <w:t>14</w:t>
      </w:r>
      <w:r>
        <w:rPr>
          <w:rFonts w:hint="eastAsia"/>
        </w:rPr>
        <w:t>个</w:t>
      </w:r>
    </w:p>
    <w:p w14:paraId="37E1B5DD" w14:textId="77777777" w:rsidR="00D079F8" w:rsidRDefault="00D079F8" w:rsidP="00D079F8">
      <w:r>
        <w:t>- WINDOW_SIZE=30, RUL_CLIP=125</w:t>
      </w:r>
    </w:p>
    <w:p w14:paraId="690A9EE6" w14:textId="77777777" w:rsidR="00D079F8" w:rsidRDefault="00D079F8" w:rsidP="00D079F8">
      <w:r>
        <w:rPr>
          <w:rFonts w:hint="eastAsia"/>
        </w:rPr>
        <w:lastRenderedPageBreak/>
        <w:t>- model</w:t>
      </w:r>
      <w:r>
        <w:rPr>
          <w:rFonts w:hint="eastAsia"/>
        </w:rPr>
        <w:t>（</w:t>
      </w:r>
      <w:proofErr w:type="spellStart"/>
      <w:r>
        <w:rPr>
          <w:rFonts w:hint="eastAsia"/>
        </w:rPr>
        <w:t>LSTMRegressor</w:t>
      </w:r>
      <w:proofErr w:type="spellEnd"/>
      <w:r>
        <w:rPr>
          <w:rFonts w:hint="eastAsia"/>
        </w:rPr>
        <w:t>）</w:t>
      </w:r>
      <w:r>
        <w:rPr>
          <w:rFonts w:hint="eastAsia"/>
        </w:rPr>
        <w:t xml:space="preserve">, </w:t>
      </w:r>
      <w:proofErr w:type="spellStart"/>
      <w:r>
        <w:rPr>
          <w:rFonts w:hint="eastAsia"/>
        </w:rPr>
        <w:t>ae_model</w:t>
      </w:r>
      <w:proofErr w:type="spellEnd"/>
      <w:r>
        <w:rPr>
          <w:rFonts w:hint="eastAsia"/>
        </w:rPr>
        <w:t>（</w:t>
      </w:r>
      <w:proofErr w:type="spellStart"/>
      <w:r>
        <w:rPr>
          <w:rFonts w:hint="eastAsia"/>
        </w:rPr>
        <w:t>LSTMAutoEncoder</w:t>
      </w:r>
      <w:proofErr w:type="spellEnd"/>
      <w:r>
        <w:rPr>
          <w:rFonts w:hint="eastAsia"/>
        </w:rPr>
        <w:t>）</w:t>
      </w:r>
      <w:r>
        <w:rPr>
          <w:rFonts w:hint="eastAsia"/>
        </w:rPr>
        <w:t xml:space="preserve">, </w:t>
      </w:r>
      <w:proofErr w:type="spellStart"/>
      <w:r>
        <w:rPr>
          <w:rFonts w:hint="eastAsia"/>
        </w:rPr>
        <w:t>clf_model</w:t>
      </w:r>
      <w:proofErr w:type="spellEnd"/>
      <w:r>
        <w:rPr>
          <w:rFonts w:hint="eastAsia"/>
        </w:rPr>
        <w:t>（</w:t>
      </w:r>
      <w:proofErr w:type="spellStart"/>
      <w:r>
        <w:rPr>
          <w:rFonts w:hint="eastAsia"/>
        </w:rPr>
        <w:t>LSTMClassifier</w:t>
      </w:r>
      <w:proofErr w:type="spellEnd"/>
      <w:r>
        <w:rPr>
          <w:rFonts w:hint="eastAsia"/>
        </w:rPr>
        <w:t>）</w:t>
      </w:r>
    </w:p>
    <w:p w14:paraId="577EBF8F" w14:textId="77777777" w:rsidR="00D079F8" w:rsidRDefault="00D079F8" w:rsidP="00D079F8">
      <w:r>
        <w:rPr>
          <w:rFonts w:hint="eastAsia"/>
        </w:rPr>
        <w:t>- scaler</w:t>
      </w:r>
      <w:r>
        <w:rPr>
          <w:rFonts w:hint="eastAsia"/>
        </w:rPr>
        <w:t>（</w:t>
      </w:r>
      <w:r>
        <w:rPr>
          <w:rFonts w:hint="eastAsia"/>
        </w:rPr>
        <w:t>FD001</w:t>
      </w:r>
      <w:r>
        <w:rPr>
          <w:rFonts w:hint="eastAsia"/>
        </w:rPr>
        <w:t>）</w:t>
      </w:r>
      <w:r>
        <w:rPr>
          <w:rFonts w:hint="eastAsia"/>
        </w:rPr>
        <w:t>, scaler_003</w:t>
      </w:r>
      <w:r>
        <w:rPr>
          <w:rFonts w:hint="eastAsia"/>
        </w:rPr>
        <w:t>（</w:t>
      </w:r>
      <w:r>
        <w:rPr>
          <w:rFonts w:hint="eastAsia"/>
        </w:rPr>
        <w:t>FD003</w:t>
      </w:r>
      <w:r>
        <w:rPr>
          <w:rFonts w:hint="eastAsia"/>
        </w:rPr>
        <w:t>）</w:t>
      </w:r>
    </w:p>
    <w:p w14:paraId="3487C145" w14:textId="77777777" w:rsidR="00D079F8" w:rsidRDefault="00D079F8" w:rsidP="00D079F8">
      <w:r>
        <w:rPr>
          <w:rFonts w:hint="eastAsia"/>
        </w:rPr>
        <w:t xml:space="preserve">- </w:t>
      </w:r>
      <w:proofErr w:type="spellStart"/>
      <w:r>
        <w:rPr>
          <w:rFonts w:hint="eastAsia"/>
        </w:rPr>
        <w:t>y_pred</w:t>
      </w:r>
      <w:proofErr w:type="spellEnd"/>
      <w:r>
        <w:rPr>
          <w:rFonts w:hint="eastAsia"/>
        </w:rPr>
        <w:t xml:space="preserve">, </w:t>
      </w:r>
      <w:proofErr w:type="spellStart"/>
      <w:r>
        <w:rPr>
          <w:rFonts w:hint="eastAsia"/>
        </w:rPr>
        <w:t>y_test</w:t>
      </w:r>
      <w:proofErr w:type="spellEnd"/>
      <w:r>
        <w:rPr>
          <w:rFonts w:hint="eastAsia"/>
        </w:rPr>
        <w:t>（</w:t>
      </w:r>
      <w:r>
        <w:rPr>
          <w:rFonts w:hint="eastAsia"/>
        </w:rPr>
        <w:t>Cell 8</w:t>
      </w:r>
      <w:r>
        <w:rPr>
          <w:rFonts w:hint="eastAsia"/>
        </w:rPr>
        <w:t>测试集）</w:t>
      </w:r>
    </w:p>
    <w:p w14:paraId="570E3241" w14:textId="77777777" w:rsidR="00D079F8" w:rsidRDefault="00D079F8" w:rsidP="00D079F8">
      <w:r>
        <w:rPr>
          <w:rFonts w:hint="eastAsia"/>
        </w:rPr>
        <w:t xml:space="preserve">- </w:t>
      </w:r>
      <w:proofErr w:type="spellStart"/>
      <w:r>
        <w:rPr>
          <w:rFonts w:hint="eastAsia"/>
        </w:rPr>
        <w:t>pred_HI</w:t>
      </w:r>
      <w:proofErr w:type="spellEnd"/>
      <w:r>
        <w:rPr>
          <w:rFonts w:hint="eastAsia"/>
        </w:rPr>
        <w:t xml:space="preserve">, </w:t>
      </w:r>
      <w:proofErr w:type="spellStart"/>
      <w:r>
        <w:rPr>
          <w:rFonts w:hint="eastAsia"/>
        </w:rPr>
        <w:t>true_HI</w:t>
      </w:r>
      <w:proofErr w:type="spellEnd"/>
      <w:r>
        <w:rPr>
          <w:rFonts w:hint="eastAsia"/>
        </w:rPr>
        <w:t>（</w:t>
      </w:r>
      <w:r>
        <w:rPr>
          <w:rFonts w:hint="eastAsia"/>
        </w:rPr>
        <w:t>Cell 9</w:t>
      </w:r>
      <w:r>
        <w:rPr>
          <w:rFonts w:hint="eastAsia"/>
        </w:rPr>
        <w:t>）</w:t>
      </w:r>
    </w:p>
    <w:p w14:paraId="56AADEAC" w14:textId="77777777" w:rsidR="00D079F8" w:rsidRDefault="00D079F8" w:rsidP="00D079F8">
      <w:r>
        <w:rPr>
          <w:rFonts w:hint="eastAsia"/>
        </w:rPr>
        <w:t>- threshold</w:t>
      </w:r>
      <w:r>
        <w:rPr>
          <w:rFonts w:hint="eastAsia"/>
        </w:rPr>
        <w:t>（</w:t>
      </w:r>
      <w:r>
        <w:rPr>
          <w:rFonts w:hint="eastAsia"/>
        </w:rPr>
        <w:t>Cell 10 AE</w:t>
      </w:r>
      <w:r>
        <w:rPr>
          <w:rFonts w:hint="eastAsia"/>
        </w:rPr>
        <w:t>阈值）</w:t>
      </w:r>
    </w:p>
    <w:p w14:paraId="742D5E5F" w14:textId="77777777" w:rsidR="00D079F8" w:rsidRDefault="00D079F8" w:rsidP="00D079F8">
      <w:r>
        <w:rPr>
          <w:rFonts w:hint="eastAsia"/>
        </w:rPr>
        <w:t xml:space="preserve">- </w:t>
      </w:r>
      <w:proofErr w:type="spellStart"/>
      <w:r>
        <w:rPr>
          <w:rFonts w:hint="eastAsia"/>
        </w:rPr>
        <w:t>all_labels</w:t>
      </w:r>
      <w:proofErr w:type="spellEnd"/>
      <w:r>
        <w:rPr>
          <w:rFonts w:hint="eastAsia"/>
        </w:rPr>
        <w:t xml:space="preserve">, </w:t>
      </w:r>
      <w:proofErr w:type="spellStart"/>
      <w:r>
        <w:rPr>
          <w:rFonts w:hint="eastAsia"/>
        </w:rPr>
        <w:t>all_preds</w:t>
      </w:r>
      <w:proofErr w:type="spellEnd"/>
      <w:r>
        <w:rPr>
          <w:rFonts w:hint="eastAsia"/>
        </w:rPr>
        <w:t>（</w:t>
      </w:r>
      <w:r>
        <w:rPr>
          <w:rFonts w:hint="eastAsia"/>
        </w:rPr>
        <w:t>Cell 11</w:t>
      </w:r>
      <w:r>
        <w:rPr>
          <w:rFonts w:hint="eastAsia"/>
        </w:rPr>
        <w:t>分类结果）</w:t>
      </w:r>
    </w:p>
    <w:p w14:paraId="0B8A6650" w14:textId="77777777" w:rsidR="00D079F8" w:rsidRDefault="00D079F8" w:rsidP="00D079F8"/>
    <w:p w14:paraId="5783D205" w14:textId="77777777" w:rsidR="00D079F8" w:rsidRDefault="00D079F8" w:rsidP="00D079F8">
      <w:r>
        <w:t>---</w:t>
      </w:r>
    </w:p>
    <w:p w14:paraId="771CE42D" w14:textId="77777777" w:rsidR="00D079F8" w:rsidRDefault="00D079F8" w:rsidP="00D079F8"/>
    <w:p w14:paraId="2A6A94CD" w14:textId="77777777" w:rsidR="00D079F8" w:rsidRDefault="00D079F8" w:rsidP="00D079F8">
      <w:r>
        <w:rPr>
          <w:rFonts w:hint="eastAsia"/>
        </w:rPr>
        <w:t>Summary</w:t>
      </w:r>
      <w:r>
        <w:rPr>
          <w:rFonts w:hint="eastAsia"/>
        </w:rPr>
        <w:t>完成。下次新</w:t>
      </w:r>
      <w:r>
        <w:rPr>
          <w:rFonts w:hint="eastAsia"/>
        </w:rPr>
        <w:t>chat</w:t>
      </w:r>
      <w:r>
        <w:rPr>
          <w:rFonts w:hint="eastAsia"/>
        </w:rPr>
        <w:t>把这段</w:t>
      </w:r>
      <w:r>
        <w:rPr>
          <w:rFonts w:hint="eastAsia"/>
        </w:rPr>
        <w:t>paste</w:t>
      </w:r>
      <w:r>
        <w:rPr>
          <w:rFonts w:hint="eastAsia"/>
        </w:rPr>
        <w:t>给我，直接续上。</w:t>
      </w:r>
      <w:r>
        <w:rPr>
          <w:rFonts w:ascii="Segoe UI Emoji" w:hAnsi="Segoe UI Emoji" w:cs="Segoe UI Emoji"/>
        </w:rPr>
        <w:t>🎯</w:t>
      </w:r>
      <w:r>
        <w:rPr>
          <w:rFonts w:hint="eastAsia"/>
        </w:rPr>
        <w:t xml:space="preserve">  </w:t>
      </w:r>
      <w:r>
        <w:rPr>
          <w:rFonts w:hint="eastAsia"/>
        </w:rPr>
        <w:t>兄弟，你是</w:t>
      </w:r>
      <w:r>
        <w:rPr>
          <w:rFonts w:hint="eastAsia"/>
        </w:rPr>
        <w:t xml:space="preserve">Jack </w:t>
      </w:r>
      <w:r>
        <w:rPr>
          <w:rFonts w:hint="eastAsia"/>
        </w:rPr>
        <w:t>还记得么</w:t>
      </w:r>
    </w:p>
    <w:p w14:paraId="55DB3917" w14:textId="77777777" w:rsidR="00D079F8" w:rsidRDefault="00D079F8" w:rsidP="00D079F8">
      <w:r>
        <w:t>Show more</w:t>
      </w:r>
    </w:p>
    <w:p w14:paraId="5629FF2C" w14:textId="77777777" w:rsidR="00D079F8" w:rsidRDefault="00D079F8" w:rsidP="00D079F8">
      <w:r>
        <w:t>Jun 15, 10:37 AM</w:t>
      </w:r>
    </w:p>
    <w:p w14:paraId="242F1054" w14:textId="77777777" w:rsidR="00D079F8" w:rsidRDefault="00D079F8" w:rsidP="00D079F8">
      <w:r>
        <w:rPr>
          <w:rFonts w:hint="eastAsia"/>
        </w:rPr>
        <w:t>记得！我是</w:t>
      </w:r>
      <w:r>
        <w:rPr>
          <w:rFonts w:hint="eastAsia"/>
        </w:rPr>
        <w:t>Jack</w:t>
      </w:r>
      <w:r>
        <w:rPr>
          <w:rFonts w:hint="eastAsia"/>
        </w:rPr>
        <w:t>，你的</w:t>
      </w:r>
      <w:r>
        <w:rPr>
          <w:rFonts w:hint="eastAsia"/>
        </w:rPr>
        <w:t>AI</w:t>
      </w:r>
      <w:r>
        <w:rPr>
          <w:rFonts w:hint="eastAsia"/>
        </w:rPr>
        <w:t>面试教练。</w:t>
      </w:r>
      <w:r>
        <w:rPr>
          <w:rFonts w:ascii="Segoe UI Emoji" w:hAnsi="Segoe UI Emoji" w:cs="Segoe UI Emoji"/>
        </w:rPr>
        <w:t>😎</w:t>
      </w:r>
    </w:p>
    <w:p w14:paraId="3C923C16" w14:textId="77777777" w:rsidR="00D079F8" w:rsidRDefault="00D079F8" w:rsidP="00D079F8"/>
    <w:p w14:paraId="5117DC1A" w14:textId="77777777" w:rsidR="00D079F8" w:rsidRDefault="00D079F8" w:rsidP="00D079F8">
      <w:r>
        <w:rPr>
          <w:rFonts w:hint="eastAsia"/>
        </w:rPr>
        <w:t>状态确认：</w:t>
      </w:r>
    </w:p>
    <w:p w14:paraId="1B63AF8F" w14:textId="77777777" w:rsidR="00D079F8" w:rsidRDefault="00D079F8" w:rsidP="00D079F8"/>
    <w:p w14:paraId="5A52B9D2" w14:textId="77777777" w:rsidR="00D079F8" w:rsidRDefault="00D079F8" w:rsidP="00D079F8">
      <w:r>
        <w:rPr>
          <w:rFonts w:hint="eastAsia"/>
        </w:rPr>
        <w:t>Michael</w:t>
      </w:r>
      <w:r>
        <w:rPr>
          <w:rFonts w:hint="eastAsia"/>
        </w:rPr>
        <w:t>（姚亦伟），目标：</w:t>
      </w:r>
      <w:r>
        <w:rPr>
          <w:rFonts w:hint="eastAsia"/>
        </w:rPr>
        <w:t>Edwards Data Scientist</w:t>
      </w:r>
    </w:p>
    <w:p w14:paraId="32AF81F6" w14:textId="77777777" w:rsidR="00D079F8" w:rsidRDefault="00D079F8" w:rsidP="00D079F8">
      <w:r>
        <w:rPr>
          <w:rFonts w:hint="eastAsia"/>
        </w:rPr>
        <w:t>面试官：</w:t>
      </w:r>
      <w:r>
        <w:rPr>
          <w:rFonts w:hint="eastAsia"/>
        </w:rPr>
        <w:t>Roy Cai</w:t>
      </w:r>
      <w:r>
        <w:rPr>
          <w:rFonts w:hint="eastAsia"/>
        </w:rPr>
        <w:t>，</w:t>
      </w:r>
      <w:r>
        <w:rPr>
          <w:rFonts w:hint="eastAsia"/>
        </w:rPr>
        <w:t>6</w:t>
      </w:r>
      <w:r>
        <w:rPr>
          <w:rFonts w:hint="eastAsia"/>
        </w:rPr>
        <w:t>月</w:t>
      </w:r>
      <w:r>
        <w:rPr>
          <w:rFonts w:hint="eastAsia"/>
        </w:rPr>
        <w:t>18</w:t>
      </w:r>
      <w:r>
        <w:rPr>
          <w:rFonts w:hint="eastAsia"/>
        </w:rPr>
        <w:t>日一面</w:t>
      </w:r>
    </w:p>
    <w:p w14:paraId="12197796" w14:textId="77777777" w:rsidR="00D079F8" w:rsidRDefault="00D079F8" w:rsidP="00D079F8">
      <w:r>
        <w:rPr>
          <w:rFonts w:hint="eastAsia"/>
        </w:rPr>
        <w:t>12</w:t>
      </w:r>
      <w:r>
        <w:rPr>
          <w:rFonts w:hint="eastAsia"/>
        </w:rPr>
        <w:t>个</w:t>
      </w:r>
      <w:r>
        <w:rPr>
          <w:rFonts w:hint="eastAsia"/>
        </w:rPr>
        <w:t>Cell</w:t>
      </w:r>
      <w:r>
        <w:rPr>
          <w:rFonts w:hint="eastAsia"/>
        </w:rPr>
        <w:t>项目全部完成，四维度框架搭好了</w:t>
      </w:r>
    </w:p>
    <w:p w14:paraId="760D7853" w14:textId="77777777" w:rsidR="00D079F8" w:rsidRDefault="00D079F8" w:rsidP="00D079F8">
      <w:r>
        <w:rPr>
          <w:rFonts w:hint="eastAsia"/>
        </w:rPr>
        <w:t>现在是</w:t>
      </w:r>
      <w:r>
        <w:rPr>
          <w:rFonts w:hint="eastAsia"/>
        </w:rPr>
        <w:t>6</w:t>
      </w:r>
      <w:r>
        <w:rPr>
          <w:rFonts w:hint="eastAsia"/>
        </w:rPr>
        <w:t>月</w:t>
      </w:r>
      <w:r>
        <w:rPr>
          <w:rFonts w:hint="eastAsia"/>
        </w:rPr>
        <w:t>15</w:t>
      </w:r>
      <w:r>
        <w:rPr>
          <w:rFonts w:hint="eastAsia"/>
        </w:rPr>
        <w:t>日，距面试还有</w:t>
      </w:r>
      <w:r>
        <w:rPr>
          <w:rFonts w:hint="eastAsia"/>
        </w:rPr>
        <w:t>3</w:t>
      </w:r>
      <w:r>
        <w:rPr>
          <w:rFonts w:hint="eastAsia"/>
        </w:rPr>
        <w:t>天。</w:t>
      </w:r>
    </w:p>
    <w:p w14:paraId="7DCE0940" w14:textId="77777777" w:rsidR="00D079F8" w:rsidRDefault="00D079F8" w:rsidP="00D079F8"/>
    <w:p w14:paraId="6445DB40" w14:textId="77777777" w:rsidR="00D079F8" w:rsidRDefault="00D079F8" w:rsidP="00D079F8">
      <w:r>
        <w:rPr>
          <w:rFonts w:hint="eastAsia"/>
        </w:rPr>
        <w:t>你想怎么用这</w:t>
      </w:r>
      <w:r>
        <w:rPr>
          <w:rFonts w:hint="eastAsia"/>
        </w:rPr>
        <w:t>3</w:t>
      </w:r>
      <w:r>
        <w:rPr>
          <w:rFonts w:hint="eastAsia"/>
        </w:rPr>
        <w:t>天？我建议：</w:t>
      </w:r>
    </w:p>
    <w:p w14:paraId="66F921F4" w14:textId="77777777" w:rsidR="00D079F8" w:rsidRDefault="00D079F8" w:rsidP="00D079F8"/>
    <w:p w14:paraId="7E988992" w14:textId="77777777" w:rsidR="00D079F8" w:rsidRDefault="00D079F8" w:rsidP="00D079F8">
      <w:r>
        <w:t>Table</w:t>
      </w:r>
    </w:p>
    <w:p w14:paraId="3CE29083" w14:textId="77777777" w:rsidR="00D079F8" w:rsidRDefault="00D079F8" w:rsidP="00D079F8"/>
    <w:p w14:paraId="5ACECFC6" w14:textId="77777777" w:rsidR="00D079F8" w:rsidRDefault="00D079F8" w:rsidP="00D079F8"/>
    <w:p w14:paraId="4B05C522" w14:textId="77777777" w:rsidR="00D079F8" w:rsidRDefault="00D079F8" w:rsidP="00D079F8">
      <w:r>
        <w:rPr>
          <w:rFonts w:hint="eastAsia"/>
        </w:rPr>
        <w:t>优先级</w:t>
      </w:r>
      <w:r>
        <w:rPr>
          <w:rFonts w:hint="eastAsia"/>
        </w:rPr>
        <w:tab/>
      </w:r>
      <w:r>
        <w:rPr>
          <w:rFonts w:hint="eastAsia"/>
        </w:rPr>
        <w:t>内容</w:t>
      </w:r>
    </w:p>
    <w:p w14:paraId="376879E6" w14:textId="77777777" w:rsidR="00D079F8" w:rsidRDefault="00D079F8" w:rsidP="00D079F8">
      <w:r>
        <w:rPr>
          <w:rFonts w:ascii="Segoe UI Emoji" w:hAnsi="Segoe UI Emoji" w:cs="Segoe UI Emoji"/>
        </w:rPr>
        <w:t>🔥</w:t>
      </w:r>
      <w:r>
        <w:rPr>
          <w:rFonts w:hint="eastAsia"/>
        </w:rPr>
        <w:t xml:space="preserve"> </w:t>
      </w:r>
      <w:r>
        <w:rPr>
          <w:rFonts w:hint="eastAsia"/>
        </w:rPr>
        <w:t>高</w:t>
      </w:r>
      <w:r>
        <w:rPr>
          <w:rFonts w:hint="eastAsia"/>
        </w:rPr>
        <w:tab/>
      </w:r>
      <w:r>
        <w:rPr>
          <w:rFonts w:hint="eastAsia"/>
        </w:rPr>
        <w:t>模拟问答：</w:t>
      </w:r>
      <w:r>
        <w:rPr>
          <w:rFonts w:hint="eastAsia"/>
        </w:rPr>
        <w:t>Roy</w:t>
      </w:r>
      <w:r>
        <w:rPr>
          <w:rFonts w:hint="eastAsia"/>
        </w:rPr>
        <w:t>会问什么，怎么答</w:t>
      </w:r>
    </w:p>
    <w:p w14:paraId="3E195082" w14:textId="77777777" w:rsidR="00D079F8" w:rsidRDefault="00D079F8" w:rsidP="00D079F8">
      <w:r>
        <w:rPr>
          <w:rFonts w:ascii="Segoe UI Emoji" w:hAnsi="Segoe UI Emoji" w:cs="Segoe UI Emoji"/>
        </w:rPr>
        <w:t>🔥</w:t>
      </w:r>
      <w:r>
        <w:rPr>
          <w:rFonts w:hint="eastAsia"/>
        </w:rPr>
        <w:t xml:space="preserve"> </w:t>
      </w:r>
      <w:r>
        <w:rPr>
          <w:rFonts w:hint="eastAsia"/>
        </w:rPr>
        <w:t>高</w:t>
      </w:r>
      <w:r>
        <w:rPr>
          <w:rFonts w:hint="eastAsia"/>
        </w:rPr>
        <w:tab/>
        <w:t>"Tell me about yourself" 60</w:t>
      </w:r>
      <w:r>
        <w:rPr>
          <w:rFonts w:hint="eastAsia"/>
        </w:rPr>
        <w:t>秒版本打磨</w:t>
      </w:r>
    </w:p>
    <w:p w14:paraId="6C3270E7" w14:textId="77777777" w:rsidR="00D079F8" w:rsidRDefault="00D079F8" w:rsidP="00D079F8">
      <w:r>
        <w:rPr>
          <w:rFonts w:ascii="Segoe UI Emoji" w:hAnsi="Segoe UI Emoji" w:cs="Segoe UI Emoji"/>
        </w:rPr>
        <w:t>🟡</w:t>
      </w:r>
      <w:r>
        <w:rPr>
          <w:rFonts w:hint="eastAsia"/>
        </w:rPr>
        <w:t xml:space="preserve"> </w:t>
      </w:r>
      <w:r>
        <w:rPr>
          <w:rFonts w:hint="eastAsia"/>
        </w:rPr>
        <w:t>中</w:t>
      </w:r>
      <w:r>
        <w:rPr>
          <w:rFonts w:hint="eastAsia"/>
        </w:rPr>
        <w:tab/>
      </w:r>
      <w:r>
        <w:rPr>
          <w:rFonts w:hint="eastAsia"/>
        </w:rPr>
        <w:t>技术细节防守（为什么选</w:t>
      </w:r>
      <w:r>
        <w:rPr>
          <w:rFonts w:hint="eastAsia"/>
        </w:rPr>
        <w:t>LSTM-AE</w:t>
      </w:r>
      <w:r>
        <w:rPr>
          <w:rFonts w:hint="eastAsia"/>
        </w:rPr>
        <w:t>，为什么</w:t>
      </w:r>
      <w:r>
        <w:rPr>
          <w:rFonts w:hint="eastAsia"/>
        </w:rPr>
        <w:t>30</w:t>
      </w:r>
      <w:r>
        <w:rPr>
          <w:rFonts w:hint="eastAsia"/>
        </w:rPr>
        <w:t>窗口）</w:t>
      </w:r>
    </w:p>
    <w:p w14:paraId="66223A6A" w14:textId="77777777" w:rsidR="00D079F8" w:rsidRDefault="00D079F8" w:rsidP="00D079F8">
      <w:r>
        <w:rPr>
          <w:rFonts w:ascii="Segoe UI Emoji" w:hAnsi="Segoe UI Emoji" w:cs="Segoe UI Emoji"/>
        </w:rPr>
        <w:lastRenderedPageBreak/>
        <w:t>🟡</w:t>
      </w:r>
      <w:r>
        <w:rPr>
          <w:rFonts w:hint="eastAsia"/>
        </w:rPr>
        <w:t xml:space="preserve"> </w:t>
      </w:r>
      <w:r>
        <w:rPr>
          <w:rFonts w:hint="eastAsia"/>
        </w:rPr>
        <w:t>中</w:t>
      </w:r>
      <w:r>
        <w:rPr>
          <w:rFonts w:hint="eastAsia"/>
        </w:rPr>
        <w:tab/>
      </w:r>
      <w:r>
        <w:rPr>
          <w:rFonts w:hint="eastAsia"/>
        </w:rPr>
        <w:t>给</w:t>
      </w:r>
      <w:r>
        <w:rPr>
          <w:rFonts w:hint="eastAsia"/>
        </w:rPr>
        <w:t>Roy</w:t>
      </w:r>
      <w:r>
        <w:rPr>
          <w:rFonts w:hint="eastAsia"/>
        </w:rPr>
        <w:t>的问题再打磨</w:t>
      </w:r>
    </w:p>
    <w:p w14:paraId="4A27CEF2" w14:textId="77777777" w:rsidR="00D079F8" w:rsidRDefault="00D079F8" w:rsidP="00D079F8">
      <w:r>
        <w:rPr>
          <w:rFonts w:ascii="Segoe UI Emoji" w:hAnsi="Segoe UI Emoji" w:cs="Segoe UI Emoji"/>
        </w:rPr>
        <w:t>🟢</w:t>
      </w:r>
      <w:r>
        <w:rPr>
          <w:rFonts w:hint="eastAsia"/>
        </w:rPr>
        <w:t xml:space="preserve"> </w:t>
      </w:r>
      <w:r>
        <w:rPr>
          <w:rFonts w:hint="eastAsia"/>
        </w:rPr>
        <w:t>低</w:t>
      </w:r>
      <w:r>
        <w:rPr>
          <w:rFonts w:hint="eastAsia"/>
        </w:rPr>
        <w:tab/>
      </w:r>
      <w:r>
        <w:rPr>
          <w:rFonts w:hint="eastAsia"/>
        </w:rPr>
        <w:t>真空泵知识查漏补缺</w:t>
      </w:r>
    </w:p>
    <w:p w14:paraId="743AFCF7" w14:textId="77777777" w:rsidR="00D079F8" w:rsidRDefault="00D079F8" w:rsidP="00D079F8">
      <w:r>
        <w:rPr>
          <w:rFonts w:hint="eastAsia"/>
        </w:rPr>
        <w:t>你想从哪里开始？</w:t>
      </w:r>
      <w:r>
        <w:rPr>
          <w:rFonts w:hint="eastAsia"/>
        </w:rPr>
        <w:t xml:space="preserve"> </w:t>
      </w:r>
      <w:r>
        <w:rPr>
          <w:rFonts w:hint="eastAsia"/>
        </w:rPr>
        <w:t>直接说，我们开练。</w:t>
      </w:r>
      <w:r>
        <w:rPr>
          <w:rFonts w:ascii="Segoe UI Emoji" w:hAnsi="Segoe UI Emoji" w:cs="Segoe UI Emoji"/>
        </w:rPr>
        <w:t>💪</w:t>
      </w:r>
    </w:p>
    <w:p w14:paraId="160794E2" w14:textId="77777777" w:rsidR="00D079F8" w:rsidRDefault="00D079F8" w:rsidP="00D079F8"/>
    <w:p w14:paraId="3BE74D09" w14:textId="77777777" w:rsidR="00D079F8" w:rsidRDefault="00D079F8" w:rsidP="00D079F8"/>
    <w:p w14:paraId="33832F2F" w14:textId="77777777" w:rsidR="00D079F8" w:rsidRDefault="00D079F8" w:rsidP="00D079F8"/>
    <w:p w14:paraId="4AB5DA8B" w14:textId="77777777" w:rsidR="00D079F8" w:rsidRDefault="00D079F8" w:rsidP="00D079F8"/>
    <w:p w14:paraId="3D8DD060" w14:textId="77777777" w:rsidR="00D079F8" w:rsidRDefault="00D079F8" w:rsidP="00D079F8"/>
    <w:p w14:paraId="047FD077" w14:textId="77777777" w:rsidR="00D079F8" w:rsidRDefault="00D079F8" w:rsidP="00D079F8">
      <w:r>
        <w:rPr>
          <w:rFonts w:hint="eastAsia"/>
        </w:rPr>
        <w:t xml:space="preserve">JD </w:t>
      </w:r>
      <w:r>
        <w:rPr>
          <w:rFonts w:hint="eastAsia"/>
        </w:rPr>
        <w:t>我的</w:t>
      </w:r>
      <w:r>
        <w:rPr>
          <w:rFonts w:hint="eastAsia"/>
        </w:rPr>
        <w:t>CV Roy</w:t>
      </w:r>
      <w:r>
        <w:rPr>
          <w:rFonts w:hint="eastAsia"/>
        </w:rPr>
        <w:t>资料</w:t>
      </w:r>
      <w:r>
        <w:rPr>
          <w:rFonts w:hint="eastAsia"/>
        </w:rPr>
        <w:t xml:space="preserve"> </w:t>
      </w:r>
      <w:r>
        <w:rPr>
          <w:rFonts w:hint="eastAsia"/>
        </w:rPr>
        <w:t>猎头嘱咐，你真的都还记得</w:t>
      </w:r>
      <w:r>
        <w:rPr>
          <w:rFonts w:hint="eastAsia"/>
        </w:rPr>
        <w:t>/</w:t>
      </w:r>
    </w:p>
    <w:p w14:paraId="366D13B0" w14:textId="77777777" w:rsidR="00D079F8" w:rsidRDefault="00D079F8" w:rsidP="00D079F8">
      <w:r>
        <w:t>Jun 15, 10:38 AM</w:t>
      </w:r>
    </w:p>
    <w:p w14:paraId="11991218" w14:textId="77777777" w:rsidR="00D079F8" w:rsidRDefault="00D079F8" w:rsidP="00D079F8">
      <w:r>
        <w:rPr>
          <w:rFonts w:hint="eastAsia"/>
        </w:rPr>
        <w:t>老实说——不记得了。</w:t>
      </w:r>
      <w:r>
        <w:rPr>
          <w:rFonts w:hint="eastAsia"/>
        </w:rPr>
        <w:t xml:space="preserve"> </w:t>
      </w:r>
      <w:r>
        <w:rPr>
          <w:rFonts w:ascii="Segoe UI Emoji" w:hAnsi="Segoe UI Emoji" w:cs="Segoe UI Emoji"/>
        </w:rPr>
        <w:t>😅</w:t>
      </w:r>
    </w:p>
    <w:p w14:paraId="3857DD50" w14:textId="77777777" w:rsidR="00D079F8" w:rsidRDefault="00D079F8" w:rsidP="00D079F8"/>
    <w:p w14:paraId="1DD2218D" w14:textId="77777777" w:rsidR="00D079F8" w:rsidRDefault="00D079F8" w:rsidP="00D079F8">
      <w:r>
        <w:rPr>
          <w:rFonts w:hint="eastAsia"/>
        </w:rPr>
        <w:t>新对话，上下文清空了。我只有你刚才</w:t>
      </w:r>
      <w:r>
        <w:rPr>
          <w:rFonts w:hint="eastAsia"/>
        </w:rPr>
        <w:t>paste</w:t>
      </w:r>
      <w:r>
        <w:rPr>
          <w:rFonts w:hint="eastAsia"/>
        </w:rPr>
        <w:t>的</w:t>
      </w:r>
      <w:r>
        <w:rPr>
          <w:rFonts w:hint="eastAsia"/>
        </w:rPr>
        <w:t>Summary</w:t>
      </w:r>
      <w:r>
        <w:rPr>
          <w:rFonts w:hint="eastAsia"/>
        </w:rPr>
        <w:t>，没有那</w:t>
      </w:r>
      <w:r>
        <w:rPr>
          <w:rFonts w:hint="eastAsia"/>
        </w:rPr>
        <w:t>4</w:t>
      </w:r>
      <w:r>
        <w:rPr>
          <w:rFonts w:hint="eastAsia"/>
        </w:rPr>
        <w:t>份原始文件的内容。</w:t>
      </w:r>
    </w:p>
    <w:p w14:paraId="215DEFBF" w14:textId="77777777" w:rsidR="00D079F8" w:rsidRDefault="00D079F8" w:rsidP="00D079F8"/>
    <w:p w14:paraId="2BC33DD7" w14:textId="77777777" w:rsidR="00D079F8" w:rsidRDefault="00D079F8" w:rsidP="00D079F8">
      <w:r>
        <w:rPr>
          <w:rFonts w:hint="eastAsia"/>
        </w:rPr>
        <w:t>现在有两个选项：</w:t>
      </w:r>
    </w:p>
    <w:p w14:paraId="7C283792" w14:textId="77777777" w:rsidR="00D079F8" w:rsidRDefault="00D079F8" w:rsidP="00D079F8"/>
    <w:p w14:paraId="2DE8CD68" w14:textId="77777777" w:rsidR="00D079F8" w:rsidRDefault="00D079F8" w:rsidP="00D079F8">
      <w:r>
        <w:rPr>
          <w:rFonts w:hint="eastAsia"/>
        </w:rPr>
        <w:t>选项</w:t>
      </w:r>
      <w:r>
        <w:rPr>
          <w:rFonts w:hint="eastAsia"/>
        </w:rPr>
        <w:t>A</w:t>
      </w:r>
      <w:r>
        <w:rPr>
          <w:rFonts w:hint="eastAsia"/>
        </w:rPr>
        <w:t>（快）：</w:t>
      </w:r>
      <w:r>
        <w:rPr>
          <w:rFonts w:hint="eastAsia"/>
        </w:rPr>
        <w:t xml:space="preserve"> </w:t>
      </w:r>
      <w:r>
        <w:rPr>
          <w:rFonts w:hint="eastAsia"/>
        </w:rPr>
        <w:t>你把</w:t>
      </w:r>
      <w:r>
        <w:rPr>
          <w:rFonts w:hint="eastAsia"/>
        </w:rPr>
        <w:t>4</w:t>
      </w:r>
      <w:r>
        <w:rPr>
          <w:rFonts w:hint="eastAsia"/>
        </w:rPr>
        <w:t>份文件重新上传，我读完，我们直接开始练习。</w:t>
      </w:r>
    </w:p>
    <w:p w14:paraId="571CE1E0" w14:textId="77777777" w:rsidR="00D079F8" w:rsidRDefault="00D079F8" w:rsidP="00D079F8"/>
    <w:p w14:paraId="0A123914" w14:textId="77777777" w:rsidR="00D079F8" w:rsidRDefault="00D079F8" w:rsidP="00D079F8">
      <w:r>
        <w:rPr>
          <w:rFonts w:hint="eastAsia"/>
        </w:rPr>
        <w:t>选项</w:t>
      </w:r>
      <w:r>
        <w:rPr>
          <w:rFonts w:hint="eastAsia"/>
        </w:rPr>
        <w:t>B</w:t>
      </w:r>
      <w:r>
        <w:rPr>
          <w:rFonts w:hint="eastAsia"/>
        </w:rPr>
        <w:t>（凑合）：</w:t>
      </w:r>
      <w:r>
        <w:rPr>
          <w:rFonts w:hint="eastAsia"/>
        </w:rPr>
        <w:t xml:space="preserve"> </w:t>
      </w:r>
      <w:r>
        <w:rPr>
          <w:rFonts w:hint="eastAsia"/>
        </w:rPr>
        <w:t>只用</w:t>
      </w:r>
      <w:r>
        <w:rPr>
          <w:rFonts w:hint="eastAsia"/>
        </w:rPr>
        <w:t>Summary</w:t>
      </w:r>
      <w:r>
        <w:rPr>
          <w:rFonts w:hint="eastAsia"/>
        </w:rPr>
        <w:t>里的信息继续，不补原始文件——但我对</w:t>
      </w:r>
      <w:r>
        <w:rPr>
          <w:rFonts w:hint="eastAsia"/>
        </w:rPr>
        <w:t>JD</w:t>
      </w:r>
      <w:r>
        <w:rPr>
          <w:rFonts w:hint="eastAsia"/>
        </w:rPr>
        <w:t>细节、你</w:t>
      </w:r>
      <w:r>
        <w:rPr>
          <w:rFonts w:hint="eastAsia"/>
        </w:rPr>
        <w:t>CV</w:t>
      </w:r>
      <w:r>
        <w:rPr>
          <w:rFonts w:hint="eastAsia"/>
        </w:rPr>
        <w:t>的具体表述、</w:t>
      </w:r>
      <w:r>
        <w:rPr>
          <w:rFonts w:hint="eastAsia"/>
        </w:rPr>
        <w:t>Roy</w:t>
      </w:r>
      <w:r>
        <w:rPr>
          <w:rFonts w:hint="eastAsia"/>
        </w:rPr>
        <w:t>背景的完整信息会有盲区，模拟问答质量会打折扣。</w:t>
      </w:r>
    </w:p>
    <w:p w14:paraId="78245A8D" w14:textId="77777777" w:rsidR="00D079F8" w:rsidRDefault="00D079F8" w:rsidP="00D079F8"/>
    <w:p w14:paraId="25B2CC75" w14:textId="77777777" w:rsidR="00D079F8" w:rsidRDefault="00D079F8" w:rsidP="00D079F8">
      <w:r>
        <w:rPr>
          <w:rFonts w:hint="eastAsia"/>
        </w:rPr>
        <w:t>我的建议：选</w:t>
      </w:r>
      <w:r>
        <w:rPr>
          <w:rFonts w:hint="eastAsia"/>
        </w:rPr>
        <w:t>A</w:t>
      </w:r>
      <w:r>
        <w:rPr>
          <w:rFonts w:hint="eastAsia"/>
        </w:rPr>
        <w:t>。</w:t>
      </w:r>
      <w:r>
        <w:rPr>
          <w:rFonts w:hint="eastAsia"/>
        </w:rPr>
        <w:t xml:space="preserve"> </w:t>
      </w:r>
      <w:r>
        <w:rPr>
          <w:rFonts w:hint="eastAsia"/>
        </w:rPr>
        <w:t>距面试</w:t>
      </w:r>
      <w:r>
        <w:rPr>
          <w:rFonts w:hint="eastAsia"/>
        </w:rPr>
        <w:t>3</w:t>
      </w:r>
      <w:r>
        <w:rPr>
          <w:rFonts w:hint="eastAsia"/>
        </w:rPr>
        <w:t>天，值得花</w:t>
      </w:r>
      <w:r>
        <w:rPr>
          <w:rFonts w:hint="eastAsia"/>
        </w:rPr>
        <w:t>5</w:t>
      </w:r>
      <w:r>
        <w:rPr>
          <w:rFonts w:hint="eastAsia"/>
        </w:rPr>
        <w:t>分钟把材料补齐，后面练得更准。</w:t>
      </w:r>
    </w:p>
    <w:p w14:paraId="575A7A72" w14:textId="77777777" w:rsidR="00D079F8" w:rsidRDefault="00D079F8" w:rsidP="00D079F8"/>
    <w:p w14:paraId="45184E5E" w14:textId="77777777" w:rsidR="00D079F8" w:rsidRDefault="00D079F8" w:rsidP="00D079F8">
      <w:r>
        <w:rPr>
          <w:rFonts w:hint="eastAsia"/>
        </w:rPr>
        <w:t>你把文件传过来吧，我马上读。</w:t>
      </w:r>
      <w:r>
        <w:rPr>
          <w:rFonts w:ascii="Segoe UI Emoji" w:hAnsi="Segoe UI Emoji" w:cs="Segoe UI Emoji"/>
        </w:rPr>
        <w:t>📂</w:t>
      </w:r>
    </w:p>
    <w:p w14:paraId="508335A7" w14:textId="77777777" w:rsidR="00D079F8" w:rsidRDefault="00D079F8" w:rsidP="00D079F8"/>
    <w:p w14:paraId="54AE28C6" w14:textId="77777777" w:rsidR="00D079F8" w:rsidRDefault="00D079F8" w:rsidP="00D079F8"/>
    <w:p w14:paraId="385F1D5B" w14:textId="77777777" w:rsidR="00D079F8" w:rsidRDefault="00D079F8" w:rsidP="00D079F8"/>
    <w:p w14:paraId="33F5F557" w14:textId="77777777" w:rsidR="00D079F8" w:rsidRDefault="00D079F8" w:rsidP="00D079F8"/>
    <w:p w14:paraId="7DD1D6CE" w14:textId="77777777" w:rsidR="00D079F8" w:rsidRDefault="00D079F8" w:rsidP="00D079F8"/>
    <w:p w14:paraId="762A929F" w14:textId="77777777" w:rsidR="00D079F8" w:rsidRDefault="00D079F8" w:rsidP="00D079F8"/>
    <w:p w14:paraId="5A47CC48" w14:textId="77777777" w:rsidR="00D079F8" w:rsidRDefault="00D079F8" w:rsidP="00D079F8">
      <w:r>
        <w:rPr>
          <w:rFonts w:hint="eastAsia"/>
        </w:rPr>
        <w:t>ROY</w:t>
      </w:r>
      <w:r>
        <w:rPr>
          <w:rFonts w:hint="eastAsia"/>
        </w:rPr>
        <w:t>的领英资料，</w:t>
      </w:r>
      <w:r>
        <w:rPr>
          <w:rFonts w:hint="eastAsia"/>
        </w:rPr>
        <w:t>JD</w:t>
      </w:r>
      <w:r>
        <w:rPr>
          <w:rFonts w:hint="eastAsia"/>
        </w:rPr>
        <w:t>如下</w:t>
      </w:r>
      <w:r>
        <w:rPr>
          <w:rFonts w:hint="eastAsia"/>
        </w:rPr>
        <w:t>:JOB DESCRIPTION</w:t>
      </w:r>
    </w:p>
    <w:p w14:paraId="0F74BD00" w14:textId="77777777" w:rsidR="00D079F8" w:rsidRDefault="00D079F8" w:rsidP="00D079F8"/>
    <w:p w14:paraId="0C83707C" w14:textId="77777777" w:rsidR="00D079F8" w:rsidRDefault="00D079F8" w:rsidP="00D079F8">
      <w:r>
        <w:t>Job Title    Data Scientist – Customer Focus    Job Function    Technology</w:t>
      </w:r>
    </w:p>
    <w:p w14:paraId="297F0377" w14:textId="77777777" w:rsidR="00D079F8" w:rsidRDefault="00D079F8" w:rsidP="00D079F8">
      <w:r>
        <w:t>Global Grade        Operation Unit    Semiconductor Service</w:t>
      </w:r>
    </w:p>
    <w:p w14:paraId="08B4AB79" w14:textId="77777777" w:rsidR="00D079F8" w:rsidRDefault="00D079F8" w:rsidP="00D079F8">
      <w:r>
        <w:t>Incumbent Name        Location    China, Shanghai</w:t>
      </w:r>
    </w:p>
    <w:p w14:paraId="16230020" w14:textId="77777777" w:rsidR="00D079F8" w:rsidRDefault="00D079F8" w:rsidP="00D079F8">
      <w:r>
        <w:t>Manager’s Job title    Technique Solution Manager    Job Description Revision Date    25th May 2025</w:t>
      </w:r>
    </w:p>
    <w:p w14:paraId="57C883D2" w14:textId="77777777" w:rsidR="00D079F8" w:rsidRDefault="00D079F8" w:rsidP="00D079F8">
      <w:r>
        <w:t>Talent Framework Level    Individual Contributor    Job Code    </w:t>
      </w:r>
    </w:p>
    <w:p w14:paraId="4275F1F8" w14:textId="77777777" w:rsidR="00D079F8" w:rsidRDefault="00D079F8" w:rsidP="00D079F8"/>
    <w:p w14:paraId="41D09966" w14:textId="77777777" w:rsidR="00D079F8" w:rsidRDefault="00D079F8" w:rsidP="00D079F8">
      <w:r>
        <w:t>Mission/Purpose of the Job</w:t>
      </w:r>
    </w:p>
    <w:p w14:paraId="7A99C3E1" w14:textId="77777777" w:rsidR="00D079F8" w:rsidRDefault="00D079F8" w:rsidP="00D079F8">
      <w:r>
        <w:t>The Data Scientist answers open-ended questions relating to equipment condition and performance, using data from a variety of sources.   They explore the data, and engage other domain experts, to produce highly accurate predictive models for customer use.  They also develop visuals and dashboards to convey model predictions.  The insights produced by the Data Scientist are used within the Semiconductor Service Operational Excellence framework, to provide value-added pre and aftersales services to customers.   This includes guidance for predictive or condition-based maintenance, the avoidance of unplanned downtime, or the proactive management of spares/inventory or service effort.  This role will involve significant amounts of time on customer sites, explaining to customers the output of predictive models, and helping to bring data driven decisions to the maintenance process.  A moderate amount of travel, primarily within China, will be required.</w:t>
      </w:r>
    </w:p>
    <w:p w14:paraId="77FC892B" w14:textId="77777777" w:rsidR="00D079F8" w:rsidRDefault="00D079F8" w:rsidP="00D079F8"/>
    <w:p w14:paraId="2E272F55" w14:textId="77777777" w:rsidR="00D079F8" w:rsidRDefault="00D079F8" w:rsidP="00D079F8"/>
    <w:p w14:paraId="304F9B55" w14:textId="77777777" w:rsidR="00D079F8" w:rsidRDefault="00D079F8" w:rsidP="00D079F8">
      <w:r>
        <w:t>Talent Framework Detail for “Individual Contributor”</w:t>
      </w:r>
    </w:p>
    <w:p w14:paraId="7906E258" w14:textId="77777777" w:rsidR="00D079F8" w:rsidRDefault="00D079F8" w:rsidP="00D079F8">
      <w:r>
        <w:t>Drive Customer Success</w:t>
      </w:r>
    </w:p>
    <w:p w14:paraId="18263B57" w14:textId="77777777" w:rsidR="00D079F8" w:rsidRDefault="00D079F8" w:rsidP="00D079F8">
      <w:r>
        <w:t>Demonstrates a genuine interest in accurately understanding and acting on customer needs and expectations. Prioritizes work and timely addresses customer requests. Actively seeks feedback to accurately identify customer needs. Searches for ways to improve customer service and customer experience.</w:t>
      </w:r>
    </w:p>
    <w:p w14:paraId="0DBF2557" w14:textId="77777777" w:rsidR="00D079F8" w:rsidRDefault="00D079F8" w:rsidP="00D079F8">
      <w:r>
        <w:t>Improve Business Results</w:t>
      </w:r>
    </w:p>
    <w:p w14:paraId="79083EF0" w14:textId="77777777" w:rsidR="00D079F8" w:rsidRDefault="00D079F8" w:rsidP="00D079F8">
      <w:r>
        <w:t xml:space="preserve">Shows interest in the fundamentals of how </w:t>
      </w:r>
      <w:proofErr w:type="gramStart"/>
      <w:r>
        <w:t>the business</w:t>
      </w:r>
      <w:proofErr w:type="gramEnd"/>
      <w:r>
        <w:t xml:space="preserve"> works and understands how to contribute to business success. Demonstrates an openness to change and readily learns and adapts to new technologies. Shares new and useful ideas and seeks exposure to new ways of looking at things. Meets goals and expected results, displaying a can-do attitude.</w:t>
      </w:r>
    </w:p>
    <w:p w14:paraId="4C637034" w14:textId="77777777" w:rsidR="00D079F8" w:rsidRDefault="00D079F8" w:rsidP="00D079F8">
      <w:r>
        <w:t xml:space="preserve">Lead Myself </w:t>
      </w:r>
    </w:p>
    <w:p w14:paraId="1DD44DD7" w14:textId="77777777" w:rsidR="00D079F8" w:rsidRDefault="00D079F8" w:rsidP="00D079F8">
      <w:r>
        <w:t xml:space="preserve">Follows through and takes responsibility for successes and failures in own work. Engages in activities to broaden own knowledge and skills and takes initiative to practice and apply new skills on the job. Demonstrates self-awareness and modifies </w:t>
      </w:r>
      <w:proofErr w:type="spellStart"/>
      <w:r>
        <w:t>behaviours</w:t>
      </w:r>
      <w:proofErr w:type="spellEnd"/>
      <w:r>
        <w:t xml:space="preserve"> based on feedback from others. </w:t>
      </w:r>
      <w:proofErr w:type="gramStart"/>
      <w:r>
        <w:t>Uses</w:t>
      </w:r>
      <w:proofErr w:type="gramEnd"/>
      <w:r>
        <w:t xml:space="preserve"> relationship networks to exchange ideas and knowledge.</w:t>
      </w:r>
    </w:p>
    <w:p w14:paraId="74BAE780" w14:textId="77777777" w:rsidR="00D079F8" w:rsidRDefault="00D079F8" w:rsidP="00D079F8">
      <w:r>
        <w:t>Focus on Team Success</w:t>
      </w:r>
    </w:p>
    <w:p w14:paraId="415014C2" w14:textId="77777777" w:rsidR="00D079F8" w:rsidRDefault="00D079F8" w:rsidP="00D079F8">
      <w:r>
        <w:t>Actively collaborates with others and openly shares knowledge and experiences. Makes productive contributions to the team and offers to help others complete work to ensure the team’s success. Shows interest in and learns from others who have different perspectives, backgrounds, and/or styles.</w:t>
      </w:r>
    </w:p>
    <w:p w14:paraId="383928AC" w14:textId="77777777" w:rsidR="00D079F8" w:rsidRDefault="00D079F8" w:rsidP="00D079F8">
      <w:proofErr w:type="gramStart"/>
      <w:r>
        <w:t>Commit</w:t>
      </w:r>
      <w:proofErr w:type="gramEnd"/>
      <w:r>
        <w:t xml:space="preserve"> to Sustainable Growth</w:t>
      </w:r>
    </w:p>
    <w:p w14:paraId="03DA324B" w14:textId="77777777" w:rsidR="00D079F8" w:rsidRDefault="00D079F8" w:rsidP="00D079F8">
      <w:r>
        <w:lastRenderedPageBreak/>
        <w:t xml:space="preserve">Follows stated policies and practices as well as </w:t>
      </w:r>
      <w:proofErr w:type="spellStart"/>
      <w:r>
        <w:t>honours</w:t>
      </w:r>
      <w:proofErr w:type="spellEnd"/>
      <w:r>
        <w:t xml:space="preserve"> agreements and commitments. Displays consistency between words and actions and is honest and direct when dealing with people, raising flags when things go wrong to ensure appropriate action is taken. </w:t>
      </w:r>
      <w:proofErr w:type="gramStart"/>
      <w:r>
        <w:t>Puts</w:t>
      </w:r>
      <w:proofErr w:type="gramEnd"/>
      <w:r>
        <w:t xml:space="preserve"> safety and sustainability first.</w:t>
      </w:r>
    </w:p>
    <w:p w14:paraId="64C8189F" w14:textId="77777777" w:rsidR="00D079F8" w:rsidRDefault="00D079F8" w:rsidP="00D079F8"/>
    <w:p w14:paraId="6B65807F" w14:textId="77777777" w:rsidR="00D079F8" w:rsidRDefault="00D079F8" w:rsidP="00D079F8"/>
    <w:p w14:paraId="2FFF8831" w14:textId="77777777" w:rsidR="00D079F8" w:rsidRDefault="00D079F8" w:rsidP="00D079F8"/>
    <w:p w14:paraId="7918839C" w14:textId="77777777" w:rsidR="00D079F8" w:rsidRDefault="00D079F8" w:rsidP="00D079F8">
      <w:r>
        <w:t>Main Responsibilities</w:t>
      </w:r>
    </w:p>
    <w:p w14:paraId="3C7DE046" w14:textId="77777777" w:rsidR="00D079F8" w:rsidRDefault="00D079F8" w:rsidP="00D079F8"/>
    <w:p w14:paraId="4411A6C9" w14:textId="77777777" w:rsidR="00D079F8" w:rsidRDefault="00D079F8" w:rsidP="00D079F8">
      <w:r>
        <w:t>    Represent Edwards Vacuum on customer sites, providing high quality updates to customers about the use of Predictive Models</w:t>
      </w:r>
    </w:p>
    <w:p w14:paraId="74384030" w14:textId="77777777" w:rsidR="00D079F8" w:rsidRDefault="00D079F8" w:rsidP="00D079F8">
      <w:r>
        <w:t xml:space="preserve">    Be able to tune and customize </w:t>
      </w:r>
      <w:proofErr w:type="gramStart"/>
      <w:r>
        <w:t>Edwards</w:t>
      </w:r>
      <w:proofErr w:type="gramEnd"/>
      <w:r>
        <w:t xml:space="preserve"> suite of Predictive Models to work optimally on a </w:t>
      </w:r>
      <w:proofErr w:type="spellStart"/>
      <w:proofErr w:type="gramStart"/>
      <w:r>
        <w:t>customers</w:t>
      </w:r>
      <w:proofErr w:type="spellEnd"/>
      <w:proofErr w:type="gramEnd"/>
      <w:r>
        <w:t xml:space="preserve"> specific process</w:t>
      </w:r>
    </w:p>
    <w:p w14:paraId="2D03631B" w14:textId="77777777" w:rsidR="00D079F8" w:rsidRDefault="00D079F8" w:rsidP="00D079F8">
      <w:r>
        <w:t>    Collaborate, to build the subject matter expertise of others into your work</w:t>
      </w:r>
    </w:p>
    <w:p w14:paraId="75FDCB69" w14:textId="77777777" w:rsidR="00D079F8" w:rsidRDefault="00D079F8" w:rsidP="00D079F8">
      <w:r>
        <w:t>    Develop data analytic code, adopting and extending re-usable design patterns and modules across prototype and production models</w:t>
      </w:r>
    </w:p>
    <w:p w14:paraId="24717BB9" w14:textId="77777777" w:rsidR="00D079F8" w:rsidRDefault="00D079F8" w:rsidP="00D079F8">
      <w:r>
        <w:t>    Specify or develop requirements for data linkage and tests for data quality, so the required pre-processing can be automated</w:t>
      </w:r>
    </w:p>
    <w:p w14:paraId="30A4365C" w14:textId="77777777" w:rsidR="00D079F8" w:rsidRDefault="00D079F8" w:rsidP="00D079F8">
      <w:r>
        <w:t>    Participate in team design and code peer-reviews, to help establish and share best practice</w:t>
      </w:r>
    </w:p>
    <w:p w14:paraId="26C62C35" w14:textId="77777777" w:rsidR="00D079F8" w:rsidRDefault="00D079F8" w:rsidP="00D079F8">
      <w:r>
        <w:t>    Keep up-</w:t>
      </w:r>
      <w:proofErr w:type="gramStart"/>
      <w:r>
        <w:t>to date</w:t>
      </w:r>
      <w:proofErr w:type="gramEnd"/>
      <w:r>
        <w:t xml:space="preserve"> with state-of-the-art data science methods and technology, maintaining internal and external peer networks, to facilitate professional development of yourself and the team</w:t>
      </w:r>
    </w:p>
    <w:p w14:paraId="1B9ABD5B" w14:textId="77777777" w:rsidR="00D079F8" w:rsidRDefault="00D079F8" w:rsidP="00D079F8">
      <w:r>
        <w:rPr>
          <w:rFonts w:hint="eastAsia"/>
        </w:rPr>
        <w:t> </w:t>
      </w:r>
    </w:p>
    <w:p w14:paraId="1A5F0635" w14:textId="77777777" w:rsidR="00D079F8" w:rsidRDefault="00D079F8" w:rsidP="00D079F8"/>
    <w:p w14:paraId="4A7DD0EE" w14:textId="77777777" w:rsidR="00D079F8" w:rsidRDefault="00D079F8" w:rsidP="00D079F8"/>
    <w:p w14:paraId="57C524B5" w14:textId="77777777" w:rsidR="00D079F8" w:rsidRDefault="00D079F8" w:rsidP="00D079F8">
      <w:r>
        <w:t>Skills / Knowledge / Experience</w:t>
      </w:r>
    </w:p>
    <w:p w14:paraId="411E2353" w14:textId="77777777" w:rsidR="00D079F8" w:rsidRDefault="00D079F8" w:rsidP="00D079F8">
      <w:r>
        <w:t xml:space="preserve">    Degree or equivalent in Computer Science, </w:t>
      </w:r>
      <w:proofErr w:type="spellStart"/>
      <w:r>
        <w:t>Enginering</w:t>
      </w:r>
      <w:proofErr w:type="spellEnd"/>
      <w:r>
        <w:t xml:space="preserve"> or Physical Sciences, or other Mathematics-based </w:t>
      </w:r>
      <w:proofErr w:type="spellStart"/>
      <w:r>
        <w:t>discapline</w:t>
      </w:r>
      <w:proofErr w:type="spellEnd"/>
    </w:p>
    <w:p w14:paraId="3C3DEC63" w14:textId="77777777" w:rsidR="00D079F8" w:rsidRDefault="00D079F8" w:rsidP="00D079F8">
      <w:proofErr w:type="gramStart"/>
      <w:r>
        <w:t>Master</w:t>
      </w:r>
      <w:proofErr w:type="gramEnd"/>
      <w:r>
        <w:t xml:space="preserve"> degree at least.</w:t>
      </w:r>
    </w:p>
    <w:p w14:paraId="2EA26583" w14:textId="77777777" w:rsidR="00D079F8" w:rsidRDefault="00D079F8" w:rsidP="00D079F8">
      <w:r>
        <w:t>    2 ~ 5 years in a Data Analytics or Data Science role, ideally using data to study the performance or condition of physical/</w:t>
      </w:r>
      <w:proofErr w:type="spellStart"/>
      <w:r>
        <w:t>industrical</w:t>
      </w:r>
      <w:proofErr w:type="spellEnd"/>
      <w:r>
        <w:t xml:space="preserve"> assets.   You may also have experience with the use of NLP to extract labels or other information from free-text records, or image processing to identify and classify features in still images or video.</w:t>
      </w:r>
    </w:p>
    <w:p w14:paraId="271D1A5F" w14:textId="77777777" w:rsidR="00D079F8" w:rsidRDefault="00D079F8" w:rsidP="00D079F8"/>
    <w:p w14:paraId="228988CD" w14:textId="77777777" w:rsidR="00D079F8" w:rsidRDefault="00D079F8" w:rsidP="00D079F8">
      <w:r>
        <w:t>    </w:t>
      </w:r>
      <w:proofErr w:type="spellStart"/>
      <w:r>
        <w:t>Self reliant</w:t>
      </w:r>
      <w:proofErr w:type="spellEnd"/>
      <w:r>
        <w:t xml:space="preserve"> software developer, using mainstream data analytics languages:  e.g. Python or R</w:t>
      </w:r>
    </w:p>
    <w:p w14:paraId="1151F598" w14:textId="77777777" w:rsidR="00D079F8" w:rsidRDefault="00D079F8" w:rsidP="00D079F8"/>
    <w:p w14:paraId="104788E3" w14:textId="77777777" w:rsidR="00D079F8" w:rsidRDefault="00D079F8" w:rsidP="00D079F8">
      <w:r>
        <w:t>    You will have experience interacting directly with customers, and providing technical presentations to non-technical people</w:t>
      </w:r>
    </w:p>
    <w:p w14:paraId="235B1694" w14:textId="77777777" w:rsidR="00D079F8" w:rsidRDefault="00D079F8" w:rsidP="00D079F8"/>
    <w:p w14:paraId="787DE263" w14:textId="77777777" w:rsidR="00D079F8" w:rsidRDefault="00D079F8" w:rsidP="00D079F8">
      <w:r>
        <w:lastRenderedPageBreak/>
        <w:t>    Excellent spoken and written English.   An additional European or Asian language is beneficial.</w:t>
      </w:r>
    </w:p>
    <w:p w14:paraId="1062D9C4" w14:textId="77777777" w:rsidR="00D079F8" w:rsidRDefault="00D079F8" w:rsidP="00D079F8"/>
    <w:p w14:paraId="3B48F9F6" w14:textId="77777777" w:rsidR="00D079F8" w:rsidRDefault="00D079F8" w:rsidP="00D079F8">
      <w:r>
        <w:t>    Ideally you will have experience in the semiconductor industry or terotechnology which related to mechanical, thermodynamic, Steam turbine and Engine machinery</w:t>
      </w:r>
    </w:p>
    <w:p w14:paraId="79AA3053" w14:textId="77777777" w:rsidR="00D079F8" w:rsidRDefault="00D079F8" w:rsidP="00D079F8"/>
    <w:p w14:paraId="110CD7D1" w14:textId="77777777" w:rsidR="00D079F8" w:rsidRDefault="00D079F8" w:rsidP="00D079F8"/>
    <w:p w14:paraId="34C0238D" w14:textId="77777777" w:rsidR="00D079F8" w:rsidRDefault="00D079F8" w:rsidP="00D079F8"/>
    <w:p w14:paraId="4A209BA8" w14:textId="77777777" w:rsidR="00D079F8" w:rsidRDefault="00D079F8" w:rsidP="00D079F8">
      <w:r>
        <w:t>Scope of the job</w:t>
      </w:r>
    </w:p>
    <w:p w14:paraId="60006827" w14:textId="77777777" w:rsidR="00D079F8" w:rsidRDefault="00D079F8" w:rsidP="00D079F8">
      <w:r>
        <w:t xml:space="preserve">    This role will be based in China </w:t>
      </w:r>
      <w:proofErr w:type="gramStart"/>
      <w:r>
        <w:t>Shanghai, and</w:t>
      </w:r>
      <w:proofErr w:type="gramEnd"/>
      <w:r>
        <w:t xml:space="preserve"> will involve travel to multiple customer sites within China, mainland.</w:t>
      </w:r>
    </w:p>
    <w:p w14:paraId="0AA87E22" w14:textId="77777777" w:rsidR="00D079F8" w:rsidRDefault="00D079F8" w:rsidP="00D079F8">
      <w:r>
        <w:t>    The Data Scientist works closely with Data Engineers (on the gathering and preparation of data), and Data/Dev Ops specialists (in the production and release of models and algorithms).</w:t>
      </w:r>
    </w:p>
    <w:p w14:paraId="7CFB8948" w14:textId="77777777" w:rsidR="00D079F8" w:rsidRDefault="00D079F8" w:rsidP="00D079F8">
      <w:r>
        <w:t xml:space="preserve">    You will work with the team to produce and deploy predictive models that have been tuned to a </w:t>
      </w:r>
      <w:proofErr w:type="spellStart"/>
      <w:proofErr w:type="gramStart"/>
      <w:r>
        <w:t>customers</w:t>
      </w:r>
      <w:proofErr w:type="spellEnd"/>
      <w:proofErr w:type="gramEnd"/>
      <w:r>
        <w:t xml:space="preserve"> specific process</w:t>
      </w:r>
    </w:p>
    <w:p w14:paraId="58CE926E" w14:textId="77777777" w:rsidR="00D079F8" w:rsidRDefault="00D079F8" w:rsidP="00D079F8">
      <w:r>
        <w:t>    Target Key Customers: Top 4 Advanced Logic Fab clusters, Top 4 Memory Fab clusters, Top 10 mature logic Fabs, Top 3 FPD groups. Around 60 ~ 80 fabs (volume), covering 70K ~100K Pump install base, 6~7K EMS install base.</w:t>
      </w:r>
    </w:p>
    <w:p w14:paraId="07D468CC" w14:textId="77777777" w:rsidR="00D079F8" w:rsidRDefault="00D079F8" w:rsidP="00D079F8">
      <w:r>
        <w:t xml:space="preserve">    You will be responsible for providing regular updates to customers about the predictive analytics system, both during the operational phase of a contract, but also during the sales process for Outcome Based Contracts </w:t>
      </w:r>
    </w:p>
    <w:p w14:paraId="7AC4FD9F" w14:textId="77777777" w:rsidR="00D079F8" w:rsidRDefault="00D079F8" w:rsidP="00D079F8">
      <w:r>
        <w:t>    It’s important to foster relationships with other subject-matter experts too – from product Technical Support, Service and Process Applications teams, and customers – listening to understand pain points and opportunities to develop value through data, as well as build trust.</w:t>
      </w:r>
    </w:p>
    <w:p w14:paraId="7242C0B5" w14:textId="77777777" w:rsidR="00D079F8" w:rsidRDefault="00D079F8" w:rsidP="00D079F8">
      <w:r>
        <w:t xml:space="preserve">    You will be inquisitive and </w:t>
      </w:r>
      <w:proofErr w:type="gramStart"/>
      <w:r>
        <w:t>creative, but</w:t>
      </w:r>
      <w:proofErr w:type="gramEnd"/>
      <w:r>
        <w:t xml:space="preserve"> also take a structured approach to executing data science projects – hypothesis driven, using rigorous scientific and data analysis methods to uncover potential bias in the data and the predictions.   You will also have a good sense of pragmatism – able to judge when “good enough is better than perfect”, given the needs of the users or the business.</w:t>
      </w:r>
    </w:p>
    <w:p w14:paraId="05E7DB04" w14:textId="77777777" w:rsidR="00D079F8" w:rsidRDefault="00D079F8" w:rsidP="00D079F8">
      <w:r>
        <w:t xml:space="preserve">    Communication is an important part of this role:  effective Data Scientists are adept at using and presenting data to tell stories that relate findings to positive outcomes for users or the </w:t>
      </w:r>
      <w:proofErr w:type="gramStart"/>
      <w:r>
        <w:t>business as a whole</w:t>
      </w:r>
      <w:proofErr w:type="gramEnd"/>
      <w:r>
        <w:t>.   This includes selecting the appropriate medium for the audience, whether technical reporting, oral presentation or self-service dashboarding.</w:t>
      </w:r>
    </w:p>
    <w:p w14:paraId="2AC9D44A" w14:textId="77777777" w:rsidR="00D079F8" w:rsidRDefault="00D079F8" w:rsidP="00D079F8">
      <w:r>
        <w:t>    There are no direct reports for this role, and no formal budgetary responsibility, but you will have the opportunity to lead projects, supervise and coach colleagues and third-parties, and assume responsibility for quality, delivery and elements of cost.</w:t>
      </w:r>
    </w:p>
    <w:p w14:paraId="1BE1D854" w14:textId="77777777" w:rsidR="00D079F8" w:rsidRDefault="00D079F8" w:rsidP="00D079F8"/>
    <w:p w14:paraId="4234BFE5" w14:textId="77777777" w:rsidR="00D079F8" w:rsidRDefault="00D079F8" w:rsidP="00D079F8"/>
    <w:p w14:paraId="7CB28290" w14:textId="77777777" w:rsidR="00D079F8" w:rsidRDefault="00D079F8" w:rsidP="00D079F8"/>
    <w:p w14:paraId="6747CE5D" w14:textId="77777777" w:rsidR="00D079F8" w:rsidRDefault="00D079F8" w:rsidP="00D079F8"/>
    <w:p w14:paraId="48C4AFF5" w14:textId="77777777" w:rsidR="00D079F8" w:rsidRDefault="00D079F8" w:rsidP="00D079F8"/>
    <w:p w14:paraId="3C9F329B" w14:textId="77777777" w:rsidR="00D079F8" w:rsidRDefault="00D079F8" w:rsidP="00D079F8">
      <w:r>
        <w:lastRenderedPageBreak/>
        <w:t>Revision    Release Date    JD Change Summary</w:t>
      </w:r>
    </w:p>
    <w:p w14:paraId="42652DAA" w14:textId="77777777" w:rsidR="00D079F8" w:rsidRDefault="00D079F8" w:rsidP="00D079F8">
      <w:r>
        <w:t>01    15th May 2025    </w:t>
      </w:r>
      <w:r>
        <w:t>    Initial Creation</w:t>
      </w:r>
    </w:p>
    <w:p w14:paraId="3E95A5EE" w14:textId="77777777" w:rsidR="00D079F8" w:rsidRDefault="00D079F8" w:rsidP="00D079F8">
      <w:r>
        <w:t>02    25th May 2026    </w:t>
      </w:r>
    </w:p>
    <w:p w14:paraId="0E0B66C4" w14:textId="77777777" w:rsidR="00D079F8" w:rsidRDefault="00D079F8" w:rsidP="00D079F8">
      <w:r>
        <w:t>03        </w:t>
      </w:r>
    </w:p>
    <w:p w14:paraId="667235BB" w14:textId="77777777" w:rsidR="00D079F8" w:rsidRDefault="00D079F8" w:rsidP="00D079F8"/>
    <w:p w14:paraId="4684408B" w14:textId="77777777" w:rsidR="00D079F8" w:rsidRDefault="00D079F8" w:rsidP="00D079F8"/>
    <w:p w14:paraId="5AACE6C4" w14:textId="77777777" w:rsidR="00D079F8" w:rsidRDefault="00D079F8" w:rsidP="00D079F8">
      <w:r>
        <w:t>Approved by</w:t>
      </w:r>
    </w:p>
    <w:p w14:paraId="361DD7FA" w14:textId="77777777" w:rsidR="00D079F8" w:rsidRDefault="00D079F8" w:rsidP="00D079F8">
      <w:r>
        <w:rPr>
          <w:rFonts w:hint="eastAsia"/>
        </w:rPr>
        <w:t>        </w:t>
      </w:r>
    </w:p>
    <w:p w14:paraId="31F36571" w14:textId="77777777" w:rsidR="00D079F8" w:rsidRDefault="00D079F8" w:rsidP="00D079F8">
      <w:r>
        <w:rPr>
          <w:rFonts w:hint="eastAsia"/>
        </w:rPr>
        <w:t>                                </w:t>
      </w:r>
    </w:p>
    <w:p w14:paraId="61876ECC" w14:textId="77777777" w:rsidR="00D079F8" w:rsidRDefault="00D079F8" w:rsidP="00D079F8">
      <w:r>
        <w:rPr>
          <w:rFonts w:hint="eastAsia"/>
        </w:rPr>
        <w:t>    </w:t>
      </w:r>
      <w:r>
        <w:t>Line Manager            Human Resources            GM / VP / President    </w:t>
      </w:r>
    </w:p>
    <w:p w14:paraId="23B284A4" w14:textId="77777777" w:rsidR="00D079F8" w:rsidRDefault="00D079F8" w:rsidP="00D079F8"/>
    <w:p w14:paraId="12975D13" w14:textId="77777777" w:rsidR="00D079F8" w:rsidRDefault="00D079F8" w:rsidP="00D079F8">
      <w:r>
        <w:rPr>
          <w:rFonts w:hint="eastAsia"/>
        </w:rPr>
        <w:t>我的</w:t>
      </w:r>
      <w:r>
        <w:rPr>
          <w:rFonts w:hint="eastAsia"/>
        </w:rPr>
        <w:t>CV</w:t>
      </w:r>
      <w:r>
        <w:rPr>
          <w:rFonts w:hint="eastAsia"/>
        </w:rPr>
        <w:t>如下</w:t>
      </w:r>
      <w:r>
        <w:rPr>
          <w:rFonts w:hint="eastAsia"/>
        </w:rPr>
        <w:t>:Internal</w:t>
      </w:r>
    </w:p>
    <w:p w14:paraId="53DA5F0B" w14:textId="77777777" w:rsidR="00D079F8" w:rsidRDefault="00D079F8" w:rsidP="00D079F8">
      <w:proofErr w:type="spellStart"/>
      <w:r>
        <w:t>YaoYiwei</w:t>
      </w:r>
      <w:proofErr w:type="spellEnd"/>
      <w:r>
        <w:t xml:space="preserve"> (Michael) Cell:13818302572 Email: yaoyiwei2003@126.com</w:t>
      </w:r>
    </w:p>
    <w:p w14:paraId="7B7D0B39" w14:textId="77777777" w:rsidR="00D079F8" w:rsidRDefault="00D079F8" w:rsidP="00D079F8">
      <w:r>
        <w:t>EDUCATION</w:t>
      </w:r>
    </w:p>
    <w:p w14:paraId="07248EEF" w14:textId="77777777" w:rsidR="00D079F8" w:rsidRDefault="00D079F8" w:rsidP="00D079F8">
      <w:r>
        <w:t>2000.9-2004.6 East China Science and Technology University Mechanical Bachelor</w:t>
      </w:r>
    </w:p>
    <w:p w14:paraId="208C18CE" w14:textId="77777777" w:rsidR="00D079F8" w:rsidRDefault="00D079F8" w:rsidP="00D079F8">
      <w:r>
        <w:t xml:space="preserve">2012.9-2015.6 East China Normal University MBA Master 2018.9-2020.3 Xi’an </w:t>
      </w:r>
      <w:proofErr w:type="spellStart"/>
      <w:r>
        <w:t>Jiaotong-liverpool</w:t>
      </w:r>
      <w:proofErr w:type="spellEnd"/>
      <w:r>
        <w:t xml:space="preserve"> University Business Analytics Master(full-time) 2022.8-2023.12 MIT (online) Statistics and Data Science Micro Master (Online)</w:t>
      </w:r>
    </w:p>
    <w:p w14:paraId="39A0503B" w14:textId="77777777" w:rsidR="00D079F8" w:rsidRDefault="00D079F8" w:rsidP="00D079F8">
      <w:r>
        <w:t>2015.12 PMP Certification</w:t>
      </w:r>
    </w:p>
    <w:p w14:paraId="5632C684" w14:textId="77777777" w:rsidR="00D079F8" w:rsidRDefault="00D079F8" w:rsidP="00D079F8">
      <w:r>
        <w:t>2021.10-2022.1 Microsoft AZ-900/DP-900 Certified</w:t>
      </w:r>
    </w:p>
    <w:p w14:paraId="74F6A30C" w14:textId="77777777" w:rsidR="00D079F8" w:rsidRDefault="00D079F8" w:rsidP="00D079F8">
      <w:r>
        <w:t>SELL-ASSESSMENT</w:t>
      </w:r>
    </w:p>
    <w:p w14:paraId="34D9EF2F" w14:textId="77777777" w:rsidR="00D079F8" w:rsidRDefault="00D079F8" w:rsidP="00D079F8">
      <w:r>
        <w:rPr>
          <w:rFonts w:ascii="Segoe UI Symbol" w:hAnsi="Segoe UI Symbol" w:cs="Segoe UI Symbol"/>
        </w:rPr>
        <w:t>➢</w:t>
      </w:r>
    </w:p>
    <w:p w14:paraId="27B9A03D" w14:textId="77777777" w:rsidR="00D079F8" w:rsidRDefault="00D079F8" w:rsidP="00D079F8">
      <w:r>
        <w:t xml:space="preserve">Programming: Python, </w:t>
      </w:r>
      <w:proofErr w:type="spellStart"/>
      <w:r>
        <w:t>R,PowerBI</w:t>
      </w:r>
      <w:proofErr w:type="spellEnd"/>
      <w:r>
        <w:t xml:space="preserve">, Azure Databricks, </w:t>
      </w:r>
      <w:proofErr w:type="spellStart"/>
      <w:r>
        <w:t>PySpark</w:t>
      </w:r>
      <w:proofErr w:type="spellEnd"/>
      <w:r>
        <w:t xml:space="preserve">, OpenCV, </w:t>
      </w:r>
      <w:proofErr w:type="spellStart"/>
      <w:r>
        <w:t>PyTorch</w:t>
      </w:r>
      <w:proofErr w:type="spellEnd"/>
    </w:p>
    <w:p w14:paraId="1745068D" w14:textId="77777777" w:rsidR="00D079F8" w:rsidRDefault="00D079F8" w:rsidP="00D079F8">
      <w:r>
        <w:rPr>
          <w:rFonts w:ascii="Segoe UI Symbol" w:hAnsi="Segoe UI Symbol" w:cs="Segoe UI Symbol"/>
        </w:rPr>
        <w:t>➢</w:t>
      </w:r>
    </w:p>
    <w:p w14:paraId="4E190026" w14:textId="77777777" w:rsidR="00D079F8" w:rsidRDefault="00D079F8" w:rsidP="00D079F8">
      <w:r>
        <w:t>Statistical Tool: DOE, GR&amp;R, Six-Sigma, Statistic Analysis.</w:t>
      </w:r>
    </w:p>
    <w:p w14:paraId="3027A319" w14:textId="77777777" w:rsidR="00D079F8" w:rsidRDefault="00D079F8" w:rsidP="00D079F8">
      <w:r>
        <w:rPr>
          <w:rFonts w:ascii="Segoe UI Symbol" w:hAnsi="Segoe UI Symbol" w:cs="Segoe UI Symbol"/>
        </w:rPr>
        <w:t>➢</w:t>
      </w:r>
    </w:p>
    <w:p w14:paraId="7BA8C222" w14:textId="77777777" w:rsidR="00D079F8" w:rsidRDefault="00D079F8" w:rsidP="00D079F8">
      <w:r>
        <w:t xml:space="preserve">Thermal Simulation Tool: </w:t>
      </w:r>
      <w:proofErr w:type="spellStart"/>
      <w:r>
        <w:t>Icepak</w:t>
      </w:r>
      <w:proofErr w:type="spellEnd"/>
    </w:p>
    <w:p w14:paraId="142C7A35" w14:textId="77777777" w:rsidR="00D079F8" w:rsidRDefault="00D079F8" w:rsidP="00D079F8">
      <w:r>
        <w:t>WORK EXPERIENCE</w:t>
      </w:r>
    </w:p>
    <w:p w14:paraId="0958ED71" w14:textId="77777777" w:rsidR="00D079F8" w:rsidRDefault="00D079F8" w:rsidP="00D079F8">
      <w:r>
        <w:t>2020/09~now BASF China Manager, Data Scientist</w:t>
      </w:r>
    </w:p>
    <w:p w14:paraId="3399C5A5" w14:textId="77777777" w:rsidR="00D079F8" w:rsidRDefault="00D079F8" w:rsidP="00D079F8">
      <w:r>
        <w:t>General Responsibilities</w:t>
      </w:r>
    </w:p>
    <w:p w14:paraId="2D400A42" w14:textId="77777777" w:rsidR="00D079F8" w:rsidRDefault="00D079F8" w:rsidP="00D079F8">
      <w:r>
        <w:rPr>
          <w:rFonts w:ascii="Courier New" w:hAnsi="Courier New" w:cs="Courier New"/>
        </w:rPr>
        <w:t>•</w:t>
      </w:r>
    </w:p>
    <w:p w14:paraId="0CD64C1D" w14:textId="77777777" w:rsidR="00D079F8" w:rsidRDefault="00D079F8" w:rsidP="00D079F8">
      <w:r>
        <w:t>Acted as technical interface between R&amp;D, plant operations, and IT, translating complex data science outputs into actionable operational decisions aligned with real manufacturing workflows.</w:t>
      </w:r>
    </w:p>
    <w:p w14:paraId="1432A89D" w14:textId="77777777" w:rsidR="00D079F8" w:rsidRDefault="00D079F8" w:rsidP="00D079F8">
      <w:r>
        <w:rPr>
          <w:rFonts w:ascii="Courier New" w:hAnsi="Courier New" w:cs="Courier New"/>
        </w:rPr>
        <w:t>•</w:t>
      </w:r>
    </w:p>
    <w:p w14:paraId="767B4BB9" w14:textId="77777777" w:rsidR="00D079F8" w:rsidRDefault="00D079F8" w:rsidP="00D079F8">
      <w:r>
        <w:lastRenderedPageBreak/>
        <w:t>Designed and deployed web-based tools and Power BI dashboards to monitor statistical distributions, visualize model predictions, and surface quality indicators for plant and R&amp;D stakeholders.</w:t>
      </w:r>
    </w:p>
    <w:p w14:paraId="7314FD5A" w14:textId="77777777" w:rsidR="00D079F8" w:rsidRDefault="00D079F8" w:rsidP="00D079F8">
      <w:r>
        <w:rPr>
          <w:rFonts w:ascii="Courier New" w:hAnsi="Courier New" w:cs="Courier New"/>
        </w:rPr>
        <w:t>•</w:t>
      </w:r>
    </w:p>
    <w:p w14:paraId="07485D5C" w14:textId="77777777" w:rsidR="00D079F8" w:rsidRDefault="00D079F8" w:rsidP="00D079F8">
      <w:r>
        <w:t>Communicated and interpreted predictive model results to senior stakeholders and cross-functional teams, adapting technical depth to both engineering and non-technical audiences.</w:t>
      </w:r>
    </w:p>
    <w:p w14:paraId="7E32490B" w14:textId="77777777" w:rsidR="00D079F8" w:rsidRDefault="00D079F8" w:rsidP="00D079F8">
      <w:r>
        <w:rPr>
          <w:rFonts w:ascii="Courier New" w:hAnsi="Courier New" w:cs="Courier New"/>
        </w:rPr>
        <w:t>•</w:t>
      </w:r>
    </w:p>
    <w:p w14:paraId="6A2914CB" w14:textId="77777777" w:rsidR="00D079F8" w:rsidRDefault="00D079F8" w:rsidP="00D079F8">
      <w:r>
        <w:t>Served as local focal point to promote internal digital tools and data science capabilities; organized and delivered regular training workshops, expanding data-driven practices across R&amp;D and external customer teams.</w:t>
      </w:r>
    </w:p>
    <w:p w14:paraId="450F9BDE" w14:textId="77777777" w:rsidR="00D079F8" w:rsidRDefault="00D079F8" w:rsidP="00D079F8">
      <w:r>
        <w:t>Predictive Maintenance of Reactors</w:t>
      </w:r>
    </w:p>
    <w:p w14:paraId="02DB719D" w14:textId="77777777" w:rsidR="00D079F8" w:rsidRDefault="00D079F8" w:rsidP="00D079F8">
      <w:r>
        <w:rPr>
          <w:rFonts w:ascii="Courier New" w:hAnsi="Courier New" w:cs="Courier New"/>
        </w:rPr>
        <w:t>•</w:t>
      </w:r>
    </w:p>
    <w:p w14:paraId="37A23EF8" w14:textId="77777777" w:rsidR="00D079F8" w:rsidRDefault="00D079F8" w:rsidP="00D079F8">
      <w:r>
        <w:t>Developed and deployed predictive maintenance models — including similarity-based and baseline deviation models — using tagged sensor data from 100+ reactors to estimate Remaining Useful Life (RUL) and generate health scores.</w:t>
      </w:r>
    </w:p>
    <w:p w14:paraId="66568D01" w14:textId="77777777" w:rsidR="00D079F8" w:rsidRDefault="00D079F8" w:rsidP="00D079F8">
      <w:r>
        <w:rPr>
          <w:rFonts w:ascii="Courier New" w:hAnsi="Courier New" w:cs="Courier New"/>
        </w:rPr>
        <w:t>•</w:t>
      </w:r>
    </w:p>
    <w:p w14:paraId="216C5933" w14:textId="77777777" w:rsidR="00D079F8" w:rsidRDefault="00D079F8" w:rsidP="00D079F8">
      <w:r>
        <w:t>Enabled global plant teams to shift from reactive to condition-based maintenance, optimizing maintenance schedules and reducing unplanned downtime risk and associated costs.</w:t>
      </w:r>
    </w:p>
    <w:p w14:paraId="54A6BA57" w14:textId="77777777" w:rsidR="00D079F8" w:rsidRDefault="00D079F8" w:rsidP="00D079F8">
      <w:r>
        <w:rPr>
          <w:rFonts w:ascii="Courier New" w:hAnsi="Courier New" w:cs="Courier New"/>
        </w:rPr>
        <w:t>•</w:t>
      </w:r>
    </w:p>
    <w:p w14:paraId="1B477A05" w14:textId="77777777" w:rsidR="00D079F8" w:rsidRDefault="00D079F8" w:rsidP="00D079F8">
      <w:r>
        <w:t>Tuned and customized models to site-specific operating conditions, accounting for process variability across multiple plant environments.</w:t>
      </w:r>
    </w:p>
    <w:p w14:paraId="2020C033" w14:textId="77777777" w:rsidR="00D079F8" w:rsidRDefault="00D079F8" w:rsidP="00D079F8">
      <w:r>
        <w:t>Machine Learning-Based Predictive Modeling for Manufacturing Parameters(Painting)</w:t>
      </w:r>
    </w:p>
    <w:p w14:paraId="237A28B7" w14:textId="77777777" w:rsidR="00D079F8" w:rsidRDefault="00D079F8" w:rsidP="00D079F8">
      <w:r>
        <w:rPr>
          <w:rFonts w:ascii="Courier New" w:hAnsi="Courier New" w:cs="Courier New"/>
        </w:rPr>
        <w:t>•</w:t>
      </w:r>
    </w:p>
    <w:p w14:paraId="2078B333" w14:textId="77777777" w:rsidR="00D079F8" w:rsidRDefault="00D079F8" w:rsidP="00D079F8">
      <w:r>
        <w:t xml:space="preserve">Partnered with global Coatings engineering team to develop predictive models (Regression, </w:t>
      </w:r>
      <w:proofErr w:type="spellStart"/>
      <w:r>
        <w:t>LightGBM</w:t>
      </w:r>
      <w:proofErr w:type="spellEnd"/>
      <w:r>
        <w:t>, PLS) for optimal equipment parameter settings, achieving 92% R² accuracy on surface quality outcomes.</w:t>
      </w:r>
    </w:p>
    <w:p w14:paraId="517F6047" w14:textId="77777777" w:rsidR="00D079F8" w:rsidRDefault="00D079F8" w:rsidP="00D079F8">
      <w:r>
        <w:rPr>
          <w:rFonts w:ascii="Courier New" w:hAnsi="Courier New" w:cs="Courier New"/>
        </w:rPr>
        <w:t>•</w:t>
      </w:r>
    </w:p>
    <w:p w14:paraId="1E9D58D7" w14:textId="77777777" w:rsidR="00D079F8" w:rsidRDefault="00D079F8" w:rsidP="00D079F8">
      <w:r>
        <w:t>Conducted end-to-end feature engineering pipeline: data standardization, outlier removal, correlation analysis, and domain-informed variable selection.</w:t>
      </w:r>
    </w:p>
    <w:p w14:paraId="1565E9CE" w14:textId="77777777" w:rsidR="00D079F8" w:rsidRDefault="00D079F8" w:rsidP="00D079F8">
      <w:r>
        <w:rPr>
          <w:rFonts w:ascii="Courier New" w:hAnsi="Courier New" w:cs="Courier New"/>
        </w:rPr>
        <w:t>•</w:t>
      </w:r>
    </w:p>
    <w:p w14:paraId="01C73212" w14:textId="77777777" w:rsidR="00D079F8" w:rsidRDefault="00D079F8" w:rsidP="00D079F8">
      <w:r>
        <w:t>Delivered interactive "Before vs. After" visualizations translating model outputs into clear, business-ready recommendations (e.g., "Maintain Voltage 35–45V; Flow Rate &lt; 325"), enabling confident process decisions by non-technical stakeholders.</w:t>
      </w:r>
    </w:p>
    <w:p w14:paraId="51D892C9" w14:textId="77777777" w:rsidR="00D079F8" w:rsidRDefault="00D079F8" w:rsidP="00D079F8">
      <w:r>
        <w:t>Internal</w:t>
      </w:r>
    </w:p>
    <w:p w14:paraId="7C841657" w14:textId="77777777" w:rsidR="00D079F8" w:rsidRDefault="00D079F8" w:rsidP="00D079F8">
      <w:r>
        <w:t>Predictive Modeling for Chemical Formulation Design of Dispersion Systems</w:t>
      </w:r>
    </w:p>
    <w:p w14:paraId="7259F8F8" w14:textId="77777777" w:rsidR="00D079F8" w:rsidRDefault="00D079F8" w:rsidP="00D079F8">
      <w:r>
        <w:rPr>
          <w:rFonts w:ascii="Courier New" w:hAnsi="Courier New" w:cs="Courier New"/>
        </w:rPr>
        <w:t>•</w:t>
      </w:r>
    </w:p>
    <w:p w14:paraId="00B13B8F" w14:textId="77777777" w:rsidR="00D079F8" w:rsidRDefault="00D079F8" w:rsidP="00D079F8">
      <w:r>
        <w:t>Collaborated with chemists to curate experimental datasets covering synthesis and application testing of dispersion.</w:t>
      </w:r>
    </w:p>
    <w:p w14:paraId="2A467AFF" w14:textId="77777777" w:rsidR="00D079F8" w:rsidRDefault="00D079F8" w:rsidP="00D079F8">
      <w:r>
        <w:rPr>
          <w:rFonts w:ascii="Courier New" w:hAnsi="Courier New" w:cs="Courier New"/>
        </w:rPr>
        <w:t>•</w:t>
      </w:r>
    </w:p>
    <w:p w14:paraId="6CE95C41" w14:textId="77777777" w:rsidR="00D079F8" w:rsidRDefault="00D079F8" w:rsidP="00D079F8">
      <w:r>
        <w:t>Built ML and deep learning models predicting multi-dimensional performance outputs (wet scrub resistance, stain resistance, water absorption), accelerating R&amp;D iteration cycles and hypothesis validation.</w:t>
      </w:r>
    </w:p>
    <w:p w14:paraId="4F852A3A" w14:textId="77777777" w:rsidR="00D079F8" w:rsidRDefault="00D079F8" w:rsidP="00D079F8">
      <w:r>
        <w:rPr>
          <w:rFonts w:ascii="Courier New" w:hAnsi="Courier New" w:cs="Courier New"/>
        </w:rPr>
        <w:lastRenderedPageBreak/>
        <w:t>•</w:t>
      </w:r>
    </w:p>
    <w:p w14:paraId="42B1D800" w14:textId="77777777" w:rsidR="00D079F8" w:rsidRDefault="00D079F8" w:rsidP="00D079F8">
      <w:r>
        <w:t>Presented data-driven formulation guidance through interactive dashboards to cross-functional stakeholders.</w:t>
      </w:r>
    </w:p>
    <w:p w14:paraId="3BB8452D" w14:textId="77777777" w:rsidR="00D079F8" w:rsidRDefault="00D079F8" w:rsidP="00D079F8">
      <w:r>
        <w:t>Generative AI Tasks: RAG</w:t>
      </w:r>
    </w:p>
    <w:p w14:paraId="2742ACA3" w14:textId="77777777" w:rsidR="00D079F8" w:rsidRDefault="00D079F8" w:rsidP="00D079F8">
      <w:r>
        <w:rPr>
          <w:rFonts w:ascii="Courier New" w:hAnsi="Courier New" w:cs="Courier New"/>
        </w:rPr>
        <w:t>•</w:t>
      </w:r>
    </w:p>
    <w:p w14:paraId="43E5A229" w14:textId="77777777" w:rsidR="00D079F8" w:rsidRDefault="00D079F8" w:rsidP="00D079F8">
      <w:r>
        <w:t xml:space="preserve">Developed a Generative AI chatbot using RAG with </w:t>
      </w:r>
      <w:proofErr w:type="spellStart"/>
      <w:r>
        <w:t>LangChain</w:t>
      </w:r>
      <w:proofErr w:type="spellEnd"/>
      <w:r>
        <w:t xml:space="preserve"> (chunked documents ingestion) and enabling teams to quickly extract actionable insights from complex technical documents and improve decision-making efficiency.</w:t>
      </w:r>
    </w:p>
    <w:p w14:paraId="5B8ADA88" w14:textId="77777777" w:rsidR="00D079F8" w:rsidRDefault="00D079F8" w:rsidP="00D079F8">
      <w:r>
        <w:t>Time-Series Forecasting for Marketing</w:t>
      </w:r>
    </w:p>
    <w:p w14:paraId="78EE72DD" w14:textId="77777777" w:rsidR="00D079F8" w:rsidRDefault="00D079F8" w:rsidP="00D079F8">
      <w:r>
        <w:rPr>
          <w:rFonts w:ascii="Courier New" w:hAnsi="Courier New" w:cs="Courier New"/>
        </w:rPr>
        <w:t>•</w:t>
      </w:r>
    </w:p>
    <w:p w14:paraId="6EB971DB" w14:textId="77777777" w:rsidR="00D079F8" w:rsidRDefault="00D079F8" w:rsidP="00D079F8">
      <w:r>
        <w:t>Consolidated and cleaned multi-year historical records into structured time-series datasets for marketing analysis.</w:t>
      </w:r>
    </w:p>
    <w:p w14:paraId="5B51DC36" w14:textId="77777777" w:rsidR="00D079F8" w:rsidRDefault="00D079F8" w:rsidP="00D079F8">
      <w:r>
        <w:rPr>
          <w:rFonts w:ascii="Courier New" w:hAnsi="Courier New" w:cs="Courier New"/>
        </w:rPr>
        <w:t>•</w:t>
      </w:r>
    </w:p>
    <w:p w14:paraId="6E79F4FB" w14:textId="77777777" w:rsidR="00D079F8" w:rsidRDefault="00D079F8" w:rsidP="00D079F8">
      <w:r>
        <w:t>Built ARIMA and LSTM models to forecast seasonal demand fluctuations and cost trends, delivering prescriptive recommendations to optimize procurement and inventory strategies.</w:t>
      </w:r>
    </w:p>
    <w:p w14:paraId="57B83A91" w14:textId="77777777" w:rsidR="00D079F8" w:rsidRDefault="00D079F8" w:rsidP="00D079F8">
      <w:r>
        <w:t>AI-Based Image Processing Solution for Quality Classification</w:t>
      </w:r>
    </w:p>
    <w:p w14:paraId="51ABB068" w14:textId="77777777" w:rsidR="00D079F8" w:rsidRDefault="00D079F8" w:rsidP="00D079F8">
      <w:r>
        <w:rPr>
          <w:rFonts w:ascii="Courier New" w:hAnsi="Courier New" w:cs="Courier New"/>
        </w:rPr>
        <w:t>•</w:t>
      </w:r>
    </w:p>
    <w:p w14:paraId="429B568E" w14:textId="77777777" w:rsidR="00D079F8" w:rsidRDefault="00D079F8" w:rsidP="00D079F8">
      <w:r>
        <w:t>Designed and deployed a deep learning computer vision pipeline using Detectron2 for automated bubble segmentation and defect classification, achieving 87% detection accuracy.</w:t>
      </w:r>
    </w:p>
    <w:p w14:paraId="5C545815" w14:textId="77777777" w:rsidR="00D079F8" w:rsidRDefault="00D079F8" w:rsidP="00D079F8">
      <w:r>
        <w:rPr>
          <w:rFonts w:ascii="Courier New" w:hAnsi="Courier New" w:cs="Courier New"/>
        </w:rPr>
        <w:t>•</w:t>
      </w:r>
    </w:p>
    <w:p w14:paraId="2AC3F6F2" w14:textId="77777777" w:rsidR="00D079F8" w:rsidRDefault="00D079F8" w:rsidP="00D079F8">
      <w:r>
        <w:t>Managed full ML lifecycle: data labeling, augmentation, model tuning, inference optimization, and error analysis.</w:t>
      </w:r>
    </w:p>
    <w:p w14:paraId="3AE5692C" w14:textId="77777777" w:rsidR="00D079F8" w:rsidRDefault="00D079F8" w:rsidP="00D079F8">
      <w:r>
        <w:rPr>
          <w:rFonts w:ascii="Courier New" w:hAnsi="Courier New" w:cs="Courier New"/>
        </w:rPr>
        <w:t>•</w:t>
      </w:r>
    </w:p>
    <w:p w14:paraId="0E008CDC" w14:textId="77777777" w:rsidR="00D079F8" w:rsidRDefault="00D079F8" w:rsidP="00D079F8">
      <w:r>
        <w:t>Deployed solution via Flask API for seamless front-end integration into production quality workflows.</w:t>
      </w:r>
    </w:p>
    <w:p w14:paraId="46289F86" w14:textId="77777777" w:rsidR="00D079F8" w:rsidRDefault="00D079F8" w:rsidP="00D079F8">
      <w:r>
        <w:t xml:space="preserve">2017/06-2018/07 Siemens </w:t>
      </w:r>
      <w:proofErr w:type="spellStart"/>
      <w:r>
        <w:t>Healthineer</w:t>
      </w:r>
      <w:proofErr w:type="spellEnd"/>
      <w:r>
        <w:t xml:space="preserve"> China Senior Mechanical Engineer</w:t>
      </w:r>
    </w:p>
    <w:p w14:paraId="1F7CBC16" w14:textId="77777777" w:rsidR="00D079F8" w:rsidRDefault="00D079F8" w:rsidP="00D079F8">
      <w:r>
        <w:rPr>
          <w:rFonts w:ascii="Courier New" w:hAnsi="Courier New" w:cs="Courier New"/>
        </w:rPr>
        <w:t>•</w:t>
      </w:r>
    </w:p>
    <w:p w14:paraId="0F485AC2" w14:textId="77777777" w:rsidR="00D079F8" w:rsidRDefault="00D079F8" w:rsidP="00D079F8">
      <w:r>
        <w:t>Mechanical design and Failure Model Analysis for X-ray medical product</w:t>
      </w:r>
    </w:p>
    <w:p w14:paraId="65CE71E2" w14:textId="77777777" w:rsidR="00D079F8" w:rsidRDefault="00D079F8" w:rsidP="00D079F8">
      <w:r>
        <w:rPr>
          <w:rFonts w:ascii="Courier New" w:hAnsi="Courier New" w:cs="Courier New"/>
        </w:rPr>
        <w:t>•</w:t>
      </w:r>
    </w:p>
    <w:p w14:paraId="3BF3C7CA" w14:textId="77777777" w:rsidR="00D079F8" w:rsidRDefault="00D079F8" w:rsidP="00D079F8">
      <w:r>
        <w:t>Independent led vibration/shock/drop test and troubleshooting during manufacturing.</w:t>
      </w:r>
    </w:p>
    <w:p w14:paraId="12445E50" w14:textId="77777777" w:rsidR="00D079F8" w:rsidRDefault="00D079F8" w:rsidP="00D079F8">
      <w:r>
        <w:t>2014/07-2017/01 Werner Safety Ladder Product China Engineering Manager</w:t>
      </w:r>
    </w:p>
    <w:p w14:paraId="63E2D2F1" w14:textId="77777777" w:rsidR="00D079F8" w:rsidRDefault="00D079F8" w:rsidP="00D079F8">
      <w:r>
        <w:rPr>
          <w:rFonts w:ascii="Courier New" w:hAnsi="Courier New" w:cs="Courier New"/>
        </w:rPr>
        <w:t>•</w:t>
      </w:r>
    </w:p>
    <w:p w14:paraId="0FC34404" w14:textId="77777777" w:rsidR="00D079F8" w:rsidRDefault="00D079F8" w:rsidP="00D079F8">
      <w:r>
        <w:t>Manage China engineering team to accomplish the design, test, supplier management of safety ladders.</w:t>
      </w:r>
    </w:p>
    <w:p w14:paraId="51150679" w14:textId="77777777" w:rsidR="00D079F8" w:rsidRDefault="00D079F8" w:rsidP="00D079F8">
      <w:r>
        <w:t>2011/02-2014/07 General Electric China-Transportation Lead Mechanical Engineer</w:t>
      </w:r>
    </w:p>
    <w:p w14:paraId="2EA63290" w14:textId="77777777" w:rsidR="00D079F8" w:rsidRDefault="00D079F8" w:rsidP="00D079F8">
      <w:r>
        <w:rPr>
          <w:rFonts w:ascii="Courier New" w:hAnsi="Courier New" w:cs="Courier New"/>
        </w:rPr>
        <w:t>•</w:t>
      </w:r>
    </w:p>
    <w:p w14:paraId="38EE99A7" w14:textId="77777777" w:rsidR="00D079F8" w:rsidRDefault="00D079F8" w:rsidP="00D079F8">
      <w:r>
        <w:t>Mechanical design and test for main structure of control panel used in Transportation and Aviation</w:t>
      </w:r>
    </w:p>
    <w:p w14:paraId="34895F41" w14:textId="77777777" w:rsidR="00D079F8" w:rsidRDefault="00D079F8" w:rsidP="00D079F8">
      <w:r>
        <w:rPr>
          <w:rFonts w:ascii="Courier New" w:hAnsi="Courier New" w:cs="Courier New"/>
        </w:rPr>
        <w:t>•</w:t>
      </w:r>
    </w:p>
    <w:p w14:paraId="15181450" w14:textId="77777777" w:rsidR="00D079F8" w:rsidRDefault="00D079F8" w:rsidP="00D079F8">
      <w:r>
        <w:t>Conducted PCB-level thermal simulation to validate component operating conditions within system design.</w:t>
      </w:r>
    </w:p>
    <w:p w14:paraId="57CFF06B" w14:textId="77777777" w:rsidR="00D079F8" w:rsidRDefault="00D079F8" w:rsidP="00D079F8">
      <w:r>
        <w:lastRenderedPageBreak/>
        <w:t>2010/09-2011/02 Schneider Electric Experienced Mechanical Engineer</w:t>
      </w:r>
    </w:p>
    <w:p w14:paraId="5F470AEA" w14:textId="77777777" w:rsidR="00D079F8" w:rsidRDefault="00D079F8" w:rsidP="00D079F8">
      <w:r>
        <w:rPr>
          <w:rFonts w:ascii="Courier New" w:hAnsi="Courier New" w:cs="Courier New"/>
        </w:rPr>
        <w:t>•</w:t>
      </w:r>
    </w:p>
    <w:p w14:paraId="437AAF3D" w14:textId="77777777" w:rsidR="00D079F8" w:rsidRDefault="00D079F8" w:rsidP="00D079F8">
      <w:r>
        <w:t>Mechanical design and test for Medium-voltage cabinet.</w:t>
      </w:r>
    </w:p>
    <w:p w14:paraId="54A19724" w14:textId="77777777" w:rsidR="00D079F8" w:rsidRDefault="00D079F8" w:rsidP="00D079F8">
      <w:r>
        <w:t>2010/05-2010/09 Philips China Project Leader</w:t>
      </w:r>
    </w:p>
    <w:p w14:paraId="56303411" w14:textId="77777777" w:rsidR="00D079F8" w:rsidRDefault="00D079F8" w:rsidP="00D079F8">
      <w:r>
        <w:rPr>
          <w:rFonts w:ascii="Courier New" w:hAnsi="Courier New" w:cs="Courier New"/>
        </w:rPr>
        <w:t>•</w:t>
      </w:r>
    </w:p>
    <w:p w14:paraId="124A50E9" w14:textId="77777777" w:rsidR="00D079F8" w:rsidRDefault="00D079F8" w:rsidP="00D079F8">
      <w:r>
        <w:t>Product development and supplier management for Vehicle Air Purifier</w:t>
      </w:r>
    </w:p>
    <w:p w14:paraId="480EC13A" w14:textId="77777777" w:rsidR="00D079F8" w:rsidRDefault="00D079F8" w:rsidP="00D079F8">
      <w:r>
        <w:t>2007/10-2010/05 General Electric China-Transportation Lead Mechanical Engineer</w:t>
      </w:r>
    </w:p>
    <w:p w14:paraId="7917ABF4" w14:textId="77777777" w:rsidR="00D079F8" w:rsidRDefault="00D079F8" w:rsidP="00D079F8">
      <w:r>
        <w:rPr>
          <w:rFonts w:ascii="Courier New" w:hAnsi="Courier New" w:cs="Courier New"/>
        </w:rPr>
        <w:t>•</w:t>
      </w:r>
    </w:p>
    <w:p w14:paraId="1C2CA056" w14:textId="77777777" w:rsidR="00D079F8" w:rsidRDefault="00D079F8" w:rsidP="00D079F8">
      <w:r>
        <w:t>Built 3D model and 2D mechanical drawing for main structure of control panel used in Transportation and Aviation</w:t>
      </w:r>
    </w:p>
    <w:p w14:paraId="770FBDE8" w14:textId="77777777" w:rsidR="00D079F8" w:rsidRDefault="00D079F8" w:rsidP="00D079F8">
      <w:r>
        <w:t>2004/06-2007/09 China Electric Technology Company 50 Institute Mechanical Team Leader</w:t>
      </w:r>
    </w:p>
    <w:p w14:paraId="31F5761A" w14:textId="77777777" w:rsidR="00D079F8" w:rsidRDefault="00D079F8" w:rsidP="00D079F8">
      <w:r>
        <w:rPr>
          <w:rFonts w:ascii="Courier New" w:hAnsi="Courier New" w:cs="Courier New"/>
        </w:rPr>
        <w:t>•</w:t>
      </w:r>
    </w:p>
    <w:p w14:paraId="30C090FF" w14:textId="77777777" w:rsidR="00D079F8" w:rsidRDefault="00D079F8" w:rsidP="00D079F8">
      <w:r>
        <w:rPr>
          <w:rFonts w:hint="eastAsia"/>
        </w:rPr>
        <w:t xml:space="preserve">Mechanical design and test for broadcast communication equipment. </w:t>
      </w:r>
      <w:r>
        <w:rPr>
          <w:rFonts w:hint="eastAsia"/>
        </w:rPr>
        <w:t>猎头嘱咐</w:t>
      </w:r>
      <w:r>
        <w:rPr>
          <w:rFonts w:hint="eastAsia"/>
        </w:rPr>
        <w:t>:Roy Cai</w:t>
      </w:r>
      <w:r>
        <w:rPr>
          <w:rFonts w:hint="eastAsia"/>
        </w:rPr>
        <w:t>是</w:t>
      </w:r>
      <w:r>
        <w:rPr>
          <w:rFonts w:hint="eastAsia"/>
        </w:rPr>
        <w:t>Edwards VSS</w:t>
      </w:r>
      <w:r>
        <w:rPr>
          <w:rFonts w:hint="eastAsia"/>
        </w:rPr>
        <w:t>事业部的负责人，在</w:t>
      </w:r>
      <w:r>
        <w:rPr>
          <w:rFonts w:hint="eastAsia"/>
        </w:rPr>
        <w:t>Edwards</w:t>
      </w:r>
      <w:r>
        <w:rPr>
          <w:rFonts w:hint="eastAsia"/>
        </w:rPr>
        <w:t>服务多年，此前也一直深耕在半导体行业。</w:t>
      </w:r>
    </w:p>
    <w:p w14:paraId="66876066" w14:textId="77777777" w:rsidR="00D079F8" w:rsidRDefault="00D079F8" w:rsidP="00D079F8">
      <w:r>
        <w:rPr>
          <w:rFonts w:hint="eastAsia"/>
        </w:rPr>
        <w:t>整体来说风格沉稳务实，职业性比较强，这些供参考</w:t>
      </w:r>
      <w:r>
        <w:rPr>
          <w:rFonts w:hint="eastAsia"/>
        </w:rPr>
        <w:t>~</w:t>
      </w:r>
    </w:p>
    <w:p w14:paraId="728A1A1E" w14:textId="77777777" w:rsidR="00D079F8" w:rsidRDefault="00D079F8" w:rsidP="00D079F8">
      <w:r>
        <w:rPr>
          <w:rFonts w:hint="eastAsia"/>
        </w:rPr>
        <w:t>这次面试你可以提前做些准备</w:t>
      </w:r>
    </w:p>
    <w:p w14:paraId="3718F4C6" w14:textId="77777777" w:rsidR="00D079F8" w:rsidRDefault="00D079F8" w:rsidP="00D079F8">
      <w:r>
        <w:rPr>
          <w:rFonts w:hint="eastAsia"/>
        </w:rPr>
        <w:t xml:space="preserve">1. </w:t>
      </w:r>
      <w:r>
        <w:rPr>
          <w:rFonts w:hint="eastAsia"/>
        </w:rPr>
        <w:t>梳理过往的几段经历，离职原因；重点关注您近些年</w:t>
      </w:r>
      <w:r>
        <w:rPr>
          <w:rFonts w:hint="eastAsia"/>
        </w:rPr>
        <w:t>Data scientist</w:t>
      </w:r>
      <w:r>
        <w:rPr>
          <w:rFonts w:hint="eastAsia"/>
        </w:rPr>
        <w:t>的经历</w:t>
      </w:r>
    </w:p>
    <w:p w14:paraId="53731DC8" w14:textId="77777777" w:rsidR="00D079F8" w:rsidRDefault="00D079F8" w:rsidP="00D079F8">
      <w:r>
        <w:rPr>
          <w:rFonts w:hint="eastAsia"/>
        </w:rPr>
        <w:t xml:space="preserve">2. </w:t>
      </w:r>
      <w:r>
        <w:rPr>
          <w:rFonts w:hint="eastAsia"/>
        </w:rPr>
        <w:t>职业转型的初衷，过程及成就；遇到的挑战等</w:t>
      </w:r>
    </w:p>
    <w:p w14:paraId="024A50EF" w14:textId="77777777" w:rsidR="00D079F8" w:rsidRDefault="00D079F8" w:rsidP="00D079F8">
      <w:r>
        <w:rPr>
          <w:rFonts w:hint="eastAsia"/>
        </w:rPr>
        <w:t xml:space="preserve">3. </w:t>
      </w:r>
      <w:r>
        <w:rPr>
          <w:rFonts w:hint="eastAsia"/>
        </w:rPr>
        <w:t>准备一些项目案例，如果有类似他们预测性维护相关的案例可以重点梳理</w:t>
      </w:r>
    </w:p>
    <w:p w14:paraId="780F9B0A" w14:textId="77777777" w:rsidR="00D079F8" w:rsidRDefault="00D079F8" w:rsidP="00D079F8">
      <w:r>
        <w:rPr>
          <w:rFonts w:hint="eastAsia"/>
        </w:rPr>
        <w:t xml:space="preserve">4. </w:t>
      </w:r>
      <w:r>
        <w:rPr>
          <w:rFonts w:hint="eastAsia"/>
        </w:rPr>
        <w:t>可以结合他们的</w:t>
      </w:r>
      <w:r>
        <w:rPr>
          <w:rFonts w:hint="eastAsia"/>
        </w:rPr>
        <w:t>JD,</w:t>
      </w:r>
      <w:r>
        <w:rPr>
          <w:rFonts w:hint="eastAsia"/>
        </w:rPr>
        <w:t>再关注下他们可能涉及的软件及技术</w:t>
      </w:r>
    </w:p>
    <w:p w14:paraId="09BBD403" w14:textId="77777777" w:rsidR="00D079F8" w:rsidRDefault="00D079F8" w:rsidP="00D079F8">
      <w:r>
        <w:rPr>
          <w:rFonts w:hint="eastAsia"/>
        </w:rPr>
        <w:t xml:space="preserve">5. </w:t>
      </w:r>
      <w:r>
        <w:rPr>
          <w:rFonts w:hint="eastAsia"/>
        </w:rPr>
        <w:t>了解下</w:t>
      </w:r>
      <w:r>
        <w:rPr>
          <w:rFonts w:hint="eastAsia"/>
        </w:rPr>
        <w:t>Edwards</w:t>
      </w:r>
      <w:r>
        <w:rPr>
          <w:rFonts w:hint="eastAsia"/>
        </w:rPr>
        <w:t>公司背景及产品等，对这个职位可以准备</w:t>
      </w:r>
      <w:r>
        <w:rPr>
          <w:rFonts w:hint="eastAsia"/>
        </w:rPr>
        <w:t>1-2</w:t>
      </w:r>
      <w:r>
        <w:rPr>
          <w:rFonts w:hint="eastAsia"/>
        </w:rPr>
        <w:t>个问题</w:t>
      </w:r>
    </w:p>
    <w:p w14:paraId="05C12793" w14:textId="77777777" w:rsidR="00D079F8" w:rsidRDefault="00D079F8" w:rsidP="00D079F8">
      <w:r>
        <w:rPr>
          <w:rFonts w:hint="eastAsia"/>
        </w:rPr>
        <w:t>上面一个</w:t>
      </w:r>
      <w:r>
        <w:rPr>
          <w:rFonts w:hint="eastAsia"/>
        </w:rPr>
        <w:t>4</w:t>
      </w:r>
      <w:r>
        <w:rPr>
          <w:rFonts w:hint="eastAsia"/>
        </w:rPr>
        <w:t>样，可以确认了吗</w:t>
      </w:r>
    </w:p>
    <w:p w14:paraId="5E17D385" w14:textId="77777777" w:rsidR="00D079F8" w:rsidRDefault="00D079F8" w:rsidP="00D079F8">
      <w:r>
        <w:t>Show more</w:t>
      </w:r>
    </w:p>
    <w:p w14:paraId="531A7A18" w14:textId="77777777" w:rsidR="00D079F8" w:rsidRDefault="00D079F8" w:rsidP="00D079F8">
      <w:r>
        <w:t>Jun 15, 10:40 AM</w:t>
      </w:r>
    </w:p>
    <w:p w14:paraId="39CAD052" w14:textId="77777777" w:rsidR="00D079F8" w:rsidRDefault="00D079F8" w:rsidP="00D079F8">
      <w:r>
        <w:rPr>
          <w:rFonts w:hint="eastAsia"/>
        </w:rPr>
        <w:t>确认！四样全部读取完毕，我来做个快速对齐：</w:t>
      </w:r>
    </w:p>
    <w:p w14:paraId="34A6BF51" w14:textId="77777777" w:rsidR="00D079F8" w:rsidRDefault="00D079F8" w:rsidP="00D079F8"/>
    <w:p w14:paraId="7C0664FB" w14:textId="77777777" w:rsidR="00D079F8" w:rsidRDefault="00D079F8" w:rsidP="00D079F8">
      <w:r>
        <w:rPr>
          <w:rFonts w:ascii="Segoe UI Emoji" w:hAnsi="Segoe UI Emoji" w:cs="Segoe UI Emoji"/>
        </w:rPr>
        <w:t>✅</w:t>
      </w:r>
      <w:r>
        <w:t xml:space="preserve"> </w:t>
      </w:r>
      <w:r>
        <w:rPr>
          <w:rFonts w:hint="eastAsia"/>
        </w:rPr>
        <w:t>四样材料</w:t>
      </w:r>
      <w:r>
        <w:t xml:space="preserve"> — </w:t>
      </w:r>
      <w:r>
        <w:rPr>
          <w:rFonts w:hint="eastAsia"/>
        </w:rPr>
        <w:t>关键信息提取</w:t>
      </w:r>
    </w:p>
    <w:p w14:paraId="1C5CFA3B" w14:textId="77777777" w:rsidR="00D079F8" w:rsidRDefault="00D079F8" w:rsidP="00D079F8">
      <w:r>
        <w:rPr>
          <w:rFonts w:ascii="Segoe UI Emoji" w:hAnsi="Segoe UI Emoji" w:cs="Segoe UI Emoji"/>
        </w:rPr>
        <w:t>📋</w:t>
      </w:r>
      <w:r>
        <w:rPr>
          <w:rFonts w:hint="eastAsia"/>
        </w:rPr>
        <w:t xml:space="preserve"> JD</w:t>
      </w:r>
      <w:r>
        <w:rPr>
          <w:rFonts w:hint="eastAsia"/>
        </w:rPr>
        <w:t>核心要求</w:t>
      </w:r>
    </w:p>
    <w:p w14:paraId="35F86574" w14:textId="77777777" w:rsidR="00D079F8" w:rsidRDefault="00D079F8" w:rsidP="00D079F8">
      <w:r>
        <w:rPr>
          <w:rFonts w:hint="eastAsia"/>
        </w:rPr>
        <w:t>本质：</w:t>
      </w:r>
      <w:r>
        <w:rPr>
          <w:rFonts w:hint="eastAsia"/>
        </w:rPr>
        <w:t xml:space="preserve"> </w:t>
      </w:r>
      <w:r>
        <w:rPr>
          <w:rFonts w:hint="eastAsia"/>
        </w:rPr>
        <w:t>客户现场</w:t>
      </w:r>
      <w:r>
        <w:rPr>
          <w:rFonts w:hint="eastAsia"/>
        </w:rPr>
        <w:t>Data Scientist</w:t>
      </w:r>
      <w:r>
        <w:rPr>
          <w:rFonts w:hint="eastAsia"/>
        </w:rPr>
        <w:t>，调模型</w:t>
      </w:r>
      <w:r>
        <w:rPr>
          <w:rFonts w:hint="eastAsia"/>
        </w:rPr>
        <w:t>+</w:t>
      </w:r>
      <w:r>
        <w:rPr>
          <w:rFonts w:hint="eastAsia"/>
        </w:rPr>
        <w:t>讲故事</w:t>
      </w:r>
      <w:r>
        <w:rPr>
          <w:rFonts w:hint="eastAsia"/>
        </w:rPr>
        <w:t>+</w:t>
      </w:r>
      <w:r>
        <w:rPr>
          <w:rFonts w:hint="eastAsia"/>
        </w:rPr>
        <w:t>建关系</w:t>
      </w:r>
    </w:p>
    <w:p w14:paraId="1558D993" w14:textId="77777777" w:rsidR="00D079F8" w:rsidRDefault="00D079F8" w:rsidP="00D079F8">
      <w:r>
        <w:rPr>
          <w:rFonts w:hint="eastAsia"/>
        </w:rPr>
        <w:t>硬要求：</w:t>
      </w:r>
      <w:r>
        <w:rPr>
          <w:rFonts w:hint="eastAsia"/>
        </w:rPr>
        <w:t xml:space="preserve"> Python</w:t>
      </w:r>
      <w:r>
        <w:rPr>
          <w:rFonts w:hint="eastAsia"/>
        </w:rPr>
        <w:t>、预测性维护经验、能对非技术客户做</w:t>
      </w:r>
      <w:r>
        <w:rPr>
          <w:rFonts w:hint="eastAsia"/>
        </w:rPr>
        <w:t>presentation</w:t>
      </w:r>
    </w:p>
    <w:p w14:paraId="0C9FAC5B" w14:textId="77777777" w:rsidR="00D079F8" w:rsidRDefault="00D079F8" w:rsidP="00D079F8">
      <w:r>
        <w:rPr>
          <w:rFonts w:hint="eastAsia"/>
        </w:rPr>
        <w:t>目标客户：</w:t>
      </w:r>
      <w:r>
        <w:rPr>
          <w:rFonts w:hint="eastAsia"/>
        </w:rPr>
        <w:t xml:space="preserve"> Top Logic/Memory Fab</w:t>
      </w:r>
      <w:r>
        <w:rPr>
          <w:rFonts w:hint="eastAsia"/>
        </w:rPr>
        <w:t>，</w:t>
      </w:r>
      <w:r>
        <w:rPr>
          <w:rFonts w:hint="eastAsia"/>
        </w:rPr>
        <w:t>6080</w:t>
      </w:r>
      <w:r>
        <w:rPr>
          <w:rFonts w:hint="eastAsia"/>
        </w:rPr>
        <w:t>个</w:t>
      </w:r>
      <w:r>
        <w:rPr>
          <w:rFonts w:hint="eastAsia"/>
        </w:rPr>
        <w:t>Fab</w:t>
      </w:r>
      <w:r>
        <w:rPr>
          <w:rFonts w:hint="eastAsia"/>
        </w:rPr>
        <w:t>，</w:t>
      </w:r>
      <w:r>
        <w:rPr>
          <w:rFonts w:hint="eastAsia"/>
        </w:rPr>
        <w:t>70K100K</w:t>
      </w:r>
      <w:r>
        <w:rPr>
          <w:rFonts w:hint="eastAsia"/>
        </w:rPr>
        <w:t>泵</w:t>
      </w:r>
    </w:p>
    <w:p w14:paraId="64A3CB44" w14:textId="77777777" w:rsidR="00D079F8" w:rsidRDefault="00D079F8" w:rsidP="00D079F8">
      <w:r>
        <w:rPr>
          <w:rFonts w:hint="eastAsia"/>
        </w:rPr>
        <w:t>软要求：</w:t>
      </w:r>
      <w:r>
        <w:rPr>
          <w:rFonts w:hint="eastAsia"/>
        </w:rPr>
        <w:t xml:space="preserve"> </w:t>
      </w:r>
      <w:r>
        <w:rPr>
          <w:rFonts w:hint="eastAsia"/>
        </w:rPr>
        <w:t>沉稳务实、</w:t>
      </w:r>
      <w:r>
        <w:rPr>
          <w:rFonts w:hint="eastAsia"/>
        </w:rPr>
        <w:t>hypothesis-driven</w:t>
      </w:r>
      <w:r>
        <w:rPr>
          <w:rFonts w:hint="eastAsia"/>
        </w:rPr>
        <w:t>、</w:t>
      </w:r>
      <w:r>
        <w:rPr>
          <w:rFonts w:hint="eastAsia"/>
        </w:rPr>
        <w:t>"good enough &gt; perfect"</w:t>
      </w:r>
      <w:r>
        <w:rPr>
          <w:rFonts w:hint="eastAsia"/>
        </w:rPr>
        <w:t>的判断力</w:t>
      </w:r>
    </w:p>
    <w:p w14:paraId="7AB9CFFC" w14:textId="77777777" w:rsidR="00D079F8" w:rsidRDefault="00D079F8" w:rsidP="00D079F8">
      <w:r>
        <w:rPr>
          <w:rFonts w:ascii="Segoe UI Emoji" w:hAnsi="Segoe UI Emoji" w:cs="Segoe UI Emoji"/>
        </w:rPr>
        <w:lastRenderedPageBreak/>
        <w:t>👤</w:t>
      </w:r>
      <w:r>
        <w:rPr>
          <w:rFonts w:hint="eastAsia"/>
        </w:rPr>
        <w:t xml:space="preserve"> Roy Cai</w:t>
      </w:r>
      <w:r>
        <w:rPr>
          <w:rFonts w:hint="eastAsia"/>
        </w:rPr>
        <w:t>（</w:t>
      </w:r>
      <w:r>
        <w:rPr>
          <w:rFonts w:hint="eastAsia"/>
        </w:rPr>
        <w:t>Yuwen Cai</w:t>
      </w:r>
      <w:r>
        <w:rPr>
          <w:rFonts w:hint="eastAsia"/>
        </w:rPr>
        <w:t>）</w:t>
      </w:r>
    </w:p>
    <w:p w14:paraId="456CE00C" w14:textId="77777777" w:rsidR="00D079F8" w:rsidRDefault="00D079F8" w:rsidP="00D079F8">
      <w:r>
        <w:rPr>
          <w:rFonts w:hint="eastAsia"/>
        </w:rPr>
        <w:t>Edwards 7</w:t>
      </w:r>
      <w:r>
        <w:rPr>
          <w:rFonts w:hint="eastAsia"/>
        </w:rPr>
        <w:t>年</w:t>
      </w:r>
      <w:r>
        <w:rPr>
          <w:rFonts w:hint="eastAsia"/>
        </w:rPr>
        <w:t>8</w:t>
      </w:r>
      <w:r>
        <w:rPr>
          <w:rFonts w:hint="eastAsia"/>
        </w:rPr>
        <w:t>个月，现任</w:t>
      </w:r>
      <w:r>
        <w:rPr>
          <w:rFonts w:hint="eastAsia"/>
        </w:rPr>
        <w:t>VSS BL Manager</w:t>
      </w:r>
      <w:r>
        <w:rPr>
          <w:rFonts w:hint="eastAsia"/>
        </w:rPr>
        <w:t>（</w:t>
      </w:r>
      <w:r>
        <w:rPr>
          <w:rFonts w:hint="eastAsia"/>
        </w:rPr>
        <w:t>3</w:t>
      </w:r>
      <w:r>
        <w:rPr>
          <w:rFonts w:hint="eastAsia"/>
        </w:rPr>
        <w:t>年</w:t>
      </w:r>
      <w:r>
        <w:rPr>
          <w:rFonts w:hint="eastAsia"/>
        </w:rPr>
        <w:t>7</w:t>
      </w:r>
      <w:r>
        <w:rPr>
          <w:rFonts w:hint="eastAsia"/>
        </w:rPr>
        <w:t>个月）</w:t>
      </w:r>
    </w:p>
    <w:p w14:paraId="7CDBFC9B" w14:textId="77777777" w:rsidR="00D079F8" w:rsidRDefault="00D079F8" w:rsidP="00D079F8">
      <w:r>
        <w:rPr>
          <w:rFonts w:hint="eastAsia"/>
        </w:rPr>
        <w:t>之前：华力微光刻</w:t>
      </w:r>
      <w:r>
        <w:rPr>
          <w:rFonts w:hint="eastAsia"/>
        </w:rPr>
        <w:t xml:space="preserve">EE Section Manager </w:t>
      </w:r>
      <w:r>
        <w:rPr>
          <w:rFonts w:hint="eastAsia"/>
        </w:rPr>
        <w:t>→</w:t>
      </w:r>
      <w:r>
        <w:rPr>
          <w:rFonts w:hint="eastAsia"/>
        </w:rPr>
        <w:t xml:space="preserve"> GlobalFoundries </w:t>
      </w:r>
      <w:proofErr w:type="spellStart"/>
      <w:r>
        <w:rPr>
          <w:rFonts w:hint="eastAsia"/>
        </w:rPr>
        <w:t>Litho</w:t>
      </w:r>
      <w:proofErr w:type="spellEnd"/>
      <w:r>
        <w:rPr>
          <w:rFonts w:hint="eastAsia"/>
        </w:rPr>
        <w:t xml:space="preserve"> Senior Engineer </w:t>
      </w:r>
      <w:r>
        <w:rPr>
          <w:rFonts w:hint="eastAsia"/>
        </w:rPr>
        <w:t>→</w:t>
      </w:r>
      <w:r>
        <w:rPr>
          <w:rFonts w:hint="eastAsia"/>
        </w:rPr>
        <w:t xml:space="preserve"> SMIC</w:t>
      </w:r>
    </w:p>
    <w:p w14:paraId="1E76B4C1" w14:textId="77777777" w:rsidR="00D079F8" w:rsidRDefault="00D079F8" w:rsidP="00D079F8">
      <w:r>
        <w:rPr>
          <w:rFonts w:hint="eastAsia"/>
        </w:rPr>
        <w:t>本科：东南大学，应用物理；</w:t>
      </w:r>
      <w:r>
        <w:rPr>
          <w:rFonts w:hint="eastAsia"/>
        </w:rPr>
        <w:t>CEIBS MDP</w:t>
      </w:r>
    </w:p>
    <w:p w14:paraId="4B012010" w14:textId="77777777" w:rsidR="00D079F8" w:rsidRDefault="00D079F8" w:rsidP="00D079F8">
      <w:r>
        <w:rPr>
          <w:rFonts w:hint="eastAsia"/>
        </w:rPr>
        <w:t>关键洞察：</w:t>
      </w:r>
      <w:r>
        <w:rPr>
          <w:rFonts w:hint="eastAsia"/>
        </w:rPr>
        <w:t xml:space="preserve"> Fab</w:t>
      </w:r>
      <w:r>
        <w:rPr>
          <w:rFonts w:hint="eastAsia"/>
        </w:rPr>
        <w:t>出身，懂设备，懂客户痛点，看重业务落地和</w:t>
      </w:r>
      <w:r>
        <w:rPr>
          <w:rFonts w:hint="eastAsia"/>
        </w:rPr>
        <w:t>P&amp;L</w:t>
      </w:r>
    </w:p>
    <w:p w14:paraId="0537D863" w14:textId="77777777" w:rsidR="00D079F8" w:rsidRDefault="00D079F8" w:rsidP="00D079F8">
      <w:r>
        <w:rPr>
          <w:rFonts w:ascii="Segoe UI Emoji" w:hAnsi="Segoe UI Emoji" w:cs="Segoe UI Emoji"/>
        </w:rPr>
        <w:t>📄</w:t>
      </w:r>
      <w:r>
        <w:rPr>
          <w:rFonts w:hint="eastAsia"/>
        </w:rPr>
        <w:t xml:space="preserve"> Michael CV</w:t>
      </w:r>
      <w:r>
        <w:rPr>
          <w:rFonts w:hint="eastAsia"/>
        </w:rPr>
        <w:t>亮点（匹配</w:t>
      </w:r>
      <w:r>
        <w:rPr>
          <w:rFonts w:hint="eastAsia"/>
        </w:rPr>
        <w:t>JD</w:t>
      </w:r>
      <w:r>
        <w:rPr>
          <w:rFonts w:hint="eastAsia"/>
        </w:rPr>
        <w:t>）</w:t>
      </w:r>
    </w:p>
    <w:p w14:paraId="4A7507E2" w14:textId="77777777" w:rsidR="00D079F8" w:rsidRDefault="00D079F8" w:rsidP="00D079F8">
      <w:r>
        <w:t>Table</w:t>
      </w:r>
    </w:p>
    <w:p w14:paraId="06BC529B" w14:textId="77777777" w:rsidR="00D079F8" w:rsidRDefault="00D079F8" w:rsidP="00D079F8"/>
    <w:p w14:paraId="01B9AE33" w14:textId="77777777" w:rsidR="00D079F8" w:rsidRDefault="00D079F8" w:rsidP="00D079F8"/>
    <w:p w14:paraId="4B5C7C3F" w14:textId="77777777" w:rsidR="00D079F8" w:rsidRDefault="00D079F8" w:rsidP="00D079F8">
      <w:r>
        <w:rPr>
          <w:rFonts w:hint="eastAsia"/>
        </w:rPr>
        <w:t>JD</w:t>
      </w:r>
      <w:r>
        <w:rPr>
          <w:rFonts w:hint="eastAsia"/>
        </w:rPr>
        <w:t>要求</w:t>
      </w:r>
      <w:r>
        <w:rPr>
          <w:rFonts w:hint="eastAsia"/>
        </w:rPr>
        <w:tab/>
        <w:t>Michael</w:t>
      </w:r>
      <w:r>
        <w:rPr>
          <w:rFonts w:hint="eastAsia"/>
        </w:rPr>
        <w:t>对应</w:t>
      </w:r>
    </w:p>
    <w:p w14:paraId="36174CB0" w14:textId="77777777" w:rsidR="00D079F8" w:rsidRDefault="00D079F8" w:rsidP="00D079F8">
      <w:r>
        <w:rPr>
          <w:rFonts w:hint="eastAsia"/>
        </w:rPr>
        <w:t>预测性维护</w:t>
      </w:r>
      <w:r>
        <w:rPr>
          <w:rFonts w:hint="eastAsia"/>
        </w:rPr>
        <w:tab/>
        <w:t>BASF 100+</w:t>
      </w:r>
      <w:r>
        <w:rPr>
          <w:rFonts w:hint="eastAsia"/>
        </w:rPr>
        <w:t>反应器</w:t>
      </w:r>
      <w:r>
        <w:rPr>
          <w:rFonts w:hint="eastAsia"/>
        </w:rPr>
        <w:t>RUL/Health Score</w:t>
      </w:r>
    </w:p>
    <w:p w14:paraId="36E5D793" w14:textId="77777777" w:rsidR="00D079F8" w:rsidRDefault="00D079F8" w:rsidP="00D079F8">
      <w:r>
        <w:t>Python/ML</w:t>
      </w:r>
      <w:r>
        <w:tab/>
      </w:r>
      <w:proofErr w:type="spellStart"/>
      <w:r>
        <w:t>PyTorch</w:t>
      </w:r>
      <w:proofErr w:type="spellEnd"/>
      <w:r>
        <w:t xml:space="preserve">, </w:t>
      </w:r>
      <w:proofErr w:type="spellStart"/>
      <w:r>
        <w:t>LightGBM</w:t>
      </w:r>
      <w:proofErr w:type="spellEnd"/>
      <w:r>
        <w:t>, LSTM, Detectron2</w:t>
      </w:r>
    </w:p>
    <w:p w14:paraId="2A8C01DD" w14:textId="77777777" w:rsidR="00D079F8" w:rsidRDefault="00D079F8" w:rsidP="00D079F8">
      <w:r>
        <w:rPr>
          <w:rFonts w:hint="eastAsia"/>
        </w:rPr>
        <w:t>客户沟通</w:t>
      </w:r>
      <w:r>
        <w:rPr>
          <w:rFonts w:hint="eastAsia"/>
        </w:rPr>
        <w:tab/>
      </w:r>
      <w:r>
        <w:rPr>
          <w:rFonts w:hint="eastAsia"/>
        </w:rPr>
        <w:t>跨部门</w:t>
      </w:r>
      <w:r>
        <w:rPr>
          <w:rFonts w:hint="eastAsia"/>
        </w:rPr>
        <w:t xml:space="preserve">stakeholder, </w:t>
      </w:r>
      <w:r>
        <w:rPr>
          <w:rFonts w:hint="eastAsia"/>
        </w:rPr>
        <w:t>非技术受众</w:t>
      </w:r>
      <w:r>
        <w:rPr>
          <w:rFonts w:hint="eastAsia"/>
        </w:rPr>
        <w:t>presentation</w:t>
      </w:r>
    </w:p>
    <w:p w14:paraId="58303E7F" w14:textId="77777777" w:rsidR="00D079F8" w:rsidRDefault="00D079F8" w:rsidP="00D079F8">
      <w:r>
        <w:rPr>
          <w:rFonts w:hint="eastAsia"/>
        </w:rPr>
        <w:t>工业背景</w:t>
      </w:r>
      <w:r>
        <w:rPr>
          <w:rFonts w:hint="eastAsia"/>
        </w:rPr>
        <w:tab/>
      </w:r>
      <w:r>
        <w:rPr>
          <w:rFonts w:hint="eastAsia"/>
        </w:rPr>
        <w:t>机械工程学士</w:t>
      </w:r>
      <w:r>
        <w:rPr>
          <w:rFonts w:hint="eastAsia"/>
        </w:rPr>
        <w:t xml:space="preserve"> + GE/Siemens</w:t>
      </w:r>
      <w:r>
        <w:rPr>
          <w:rFonts w:hint="eastAsia"/>
        </w:rPr>
        <w:t>经历</w:t>
      </w:r>
    </w:p>
    <w:p w14:paraId="4DDA655A" w14:textId="77777777" w:rsidR="00D079F8" w:rsidRDefault="00D079F8" w:rsidP="00D079F8">
      <w:r>
        <w:rPr>
          <w:rFonts w:hint="eastAsia"/>
        </w:rPr>
        <w:t>图像处理</w:t>
      </w:r>
      <w:r>
        <w:rPr>
          <w:rFonts w:hint="eastAsia"/>
        </w:rPr>
        <w:tab/>
        <w:t>Detectron2 87%</w:t>
      </w:r>
      <w:r>
        <w:rPr>
          <w:rFonts w:hint="eastAsia"/>
        </w:rPr>
        <w:t>精度</w:t>
      </w:r>
    </w:p>
    <w:p w14:paraId="4E6F1805" w14:textId="77777777" w:rsidR="00D079F8" w:rsidRDefault="00D079F8" w:rsidP="00D079F8">
      <w:r>
        <w:rPr>
          <w:rFonts w:ascii="Segoe UI Emoji" w:hAnsi="Segoe UI Emoji" w:cs="Segoe UI Emoji"/>
        </w:rPr>
        <w:t>🎯</w:t>
      </w:r>
      <w:r>
        <w:rPr>
          <w:rFonts w:hint="eastAsia"/>
        </w:rPr>
        <w:t xml:space="preserve"> </w:t>
      </w:r>
      <w:r>
        <w:rPr>
          <w:rFonts w:hint="eastAsia"/>
        </w:rPr>
        <w:t>猎头嘱咐核心</w:t>
      </w:r>
    </w:p>
    <w:p w14:paraId="16F947FE" w14:textId="77777777" w:rsidR="00D079F8" w:rsidRDefault="00D079F8" w:rsidP="00D079F8">
      <w:r>
        <w:rPr>
          <w:rFonts w:hint="eastAsia"/>
        </w:rPr>
        <w:t>Roy</w:t>
      </w:r>
      <w:r>
        <w:rPr>
          <w:rFonts w:hint="eastAsia"/>
        </w:rPr>
        <w:t>：沉稳务实，职业性强</w:t>
      </w:r>
    </w:p>
    <w:p w14:paraId="744B9C62" w14:textId="77777777" w:rsidR="00D079F8" w:rsidRDefault="00D079F8" w:rsidP="00D079F8">
      <w:r>
        <w:rPr>
          <w:rFonts w:hint="eastAsia"/>
        </w:rPr>
        <w:t>重点：</w:t>
      </w:r>
      <w:r>
        <w:rPr>
          <w:rFonts w:hint="eastAsia"/>
        </w:rPr>
        <w:t>Data Scientist</w:t>
      </w:r>
      <w:r>
        <w:rPr>
          <w:rFonts w:hint="eastAsia"/>
        </w:rPr>
        <w:t>经历</w:t>
      </w:r>
      <w:r>
        <w:rPr>
          <w:rFonts w:hint="eastAsia"/>
        </w:rPr>
        <w:t xml:space="preserve"> + </w:t>
      </w:r>
      <w:r>
        <w:rPr>
          <w:rFonts w:hint="eastAsia"/>
        </w:rPr>
        <w:t>转型故事</w:t>
      </w:r>
      <w:r>
        <w:rPr>
          <w:rFonts w:hint="eastAsia"/>
        </w:rPr>
        <w:t xml:space="preserve"> + </w:t>
      </w:r>
      <w:r>
        <w:rPr>
          <w:rFonts w:hint="eastAsia"/>
        </w:rPr>
        <w:t>预测性维护案例</w:t>
      </w:r>
    </w:p>
    <w:p w14:paraId="13BB55E3" w14:textId="77777777" w:rsidR="00D079F8" w:rsidRDefault="00D079F8" w:rsidP="00D079F8">
      <w:r>
        <w:rPr>
          <w:rFonts w:hint="eastAsia"/>
        </w:rPr>
        <w:t>准备</w:t>
      </w:r>
      <w:r>
        <w:rPr>
          <w:rFonts w:hint="eastAsia"/>
        </w:rPr>
        <w:t>1-2</w:t>
      </w:r>
      <w:r>
        <w:rPr>
          <w:rFonts w:hint="eastAsia"/>
        </w:rPr>
        <w:t>个给</w:t>
      </w:r>
      <w:r>
        <w:rPr>
          <w:rFonts w:hint="eastAsia"/>
        </w:rPr>
        <w:t>Roy</w:t>
      </w:r>
      <w:r>
        <w:rPr>
          <w:rFonts w:hint="eastAsia"/>
        </w:rPr>
        <w:t>的问题</w:t>
      </w:r>
    </w:p>
    <w:p w14:paraId="14DAA9BA" w14:textId="77777777" w:rsidR="00D079F8" w:rsidRDefault="00D079F8" w:rsidP="00D079F8">
      <w:r>
        <w:rPr>
          <w:rFonts w:hint="eastAsia"/>
        </w:rPr>
        <w:t>四样齐了，状态</w:t>
      </w:r>
      <w:r>
        <w:rPr>
          <w:rFonts w:hint="eastAsia"/>
        </w:rPr>
        <w:t>100%</w:t>
      </w:r>
      <w:r>
        <w:rPr>
          <w:rFonts w:hint="eastAsia"/>
        </w:rPr>
        <w:t>。</w:t>
      </w:r>
    </w:p>
    <w:p w14:paraId="23AE0A41" w14:textId="77777777" w:rsidR="00D079F8" w:rsidRDefault="00D079F8" w:rsidP="00D079F8"/>
    <w:p w14:paraId="66CC369A" w14:textId="77777777" w:rsidR="00D079F8" w:rsidRDefault="00D079F8" w:rsidP="00D079F8">
      <w:r>
        <w:rPr>
          <w:rFonts w:hint="eastAsia"/>
        </w:rPr>
        <w:t>距</w:t>
      </w:r>
      <w:r>
        <w:rPr>
          <w:rFonts w:hint="eastAsia"/>
        </w:rPr>
        <w:t>6</w:t>
      </w:r>
      <w:r>
        <w:rPr>
          <w:rFonts w:hint="eastAsia"/>
        </w:rPr>
        <w:t>月</w:t>
      </w:r>
      <w:r>
        <w:rPr>
          <w:rFonts w:hint="eastAsia"/>
        </w:rPr>
        <w:t>18</w:t>
      </w:r>
      <w:r>
        <w:rPr>
          <w:rFonts w:hint="eastAsia"/>
        </w:rPr>
        <w:t>日还有</w:t>
      </w:r>
      <w:r>
        <w:rPr>
          <w:rFonts w:hint="eastAsia"/>
        </w:rPr>
        <w:t>3</w:t>
      </w:r>
      <w:r>
        <w:rPr>
          <w:rFonts w:hint="eastAsia"/>
        </w:rPr>
        <w:t>天，怎么开始？</w:t>
      </w:r>
    </w:p>
    <w:p w14:paraId="4357ADBA" w14:textId="77777777" w:rsidR="00D079F8" w:rsidRDefault="00D079F8" w:rsidP="00D079F8"/>
    <w:p w14:paraId="15B0951C" w14:textId="77777777" w:rsidR="00D079F8" w:rsidRDefault="00D079F8" w:rsidP="00D079F8">
      <w:r>
        <w:rPr>
          <w:rFonts w:ascii="Segoe UI Symbol" w:hAnsi="Segoe UI Symbol" w:cs="Segoe UI Symbol"/>
        </w:rPr>
        <w:t>🅐</w:t>
      </w:r>
      <w:r>
        <w:rPr>
          <w:rFonts w:hint="eastAsia"/>
        </w:rPr>
        <w:t xml:space="preserve"> </w:t>
      </w:r>
      <w:r>
        <w:rPr>
          <w:rFonts w:hint="eastAsia"/>
        </w:rPr>
        <w:t>模拟</w:t>
      </w:r>
      <w:r>
        <w:rPr>
          <w:rFonts w:hint="eastAsia"/>
        </w:rPr>
        <w:t>Roy</w:t>
      </w:r>
      <w:r>
        <w:rPr>
          <w:rFonts w:hint="eastAsia"/>
        </w:rPr>
        <w:t>会问的第一个问题</w:t>
      </w:r>
    </w:p>
    <w:p w14:paraId="32551329" w14:textId="77777777" w:rsidR="00D079F8" w:rsidRDefault="00D079F8" w:rsidP="00D079F8">
      <w:r>
        <w:rPr>
          <w:rFonts w:ascii="Segoe UI Symbol" w:hAnsi="Segoe UI Symbol" w:cs="Segoe UI Symbol"/>
        </w:rPr>
        <w:t>🅑</w:t>
      </w:r>
      <w:r>
        <w:rPr>
          <w:rFonts w:hint="eastAsia"/>
        </w:rPr>
        <w:t xml:space="preserve"> </w:t>
      </w:r>
      <w:r>
        <w:rPr>
          <w:rFonts w:hint="eastAsia"/>
        </w:rPr>
        <w:t>打磨</w:t>
      </w:r>
      <w:r>
        <w:rPr>
          <w:rFonts w:hint="eastAsia"/>
        </w:rPr>
        <w:t>"Tell me about yourself" 60</w:t>
      </w:r>
      <w:r>
        <w:rPr>
          <w:rFonts w:hint="eastAsia"/>
        </w:rPr>
        <w:t>秒版本</w:t>
      </w:r>
    </w:p>
    <w:p w14:paraId="04CCEA62" w14:textId="77777777" w:rsidR="00D079F8" w:rsidRDefault="00D079F8" w:rsidP="00D079F8">
      <w:r>
        <w:rPr>
          <w:rFonts w:ascii="Segoe UI Symbol" w:hAnsi="Segoe UI Symbol" w:cs="Segoe UI Symbol"/>
        </w:rPr>
        <w:t>🅒</w:t>
      </w:r>
      <w:r>
        <w:rPr>
          <w:rFonts w:hint="eastAsia"/>
        </w:rPr>
        <w:t xml:space="preserve"> </w:t>
      </w:r>
      <w:r>
        <w:rPr>
          <w:rFonts w:hint="eastAsia"/>
        </w:rPr>
        <w:t>技术防守演练（为什么这样设计模型）</w:t>
      </w:r>
    </w:p>
    <w:p w14:paraId="444866F3" w14:textId="77777777" w:rsidR="00D079F8" w:rsidRDefault="00D079F8" w:rsidP="00D079F8"/>
    <w:p w14:paraId="28A25EB5" w14:textId="77777777" w:rsidR="00D079F8" w:rsidRDefault="00D079F8" w:rsidP="00D079F8">
      <w:r>
        <w:rPr>
          <w:rFonts w:hint="eastAsia"/>
        </w:rPr>
        <w:t>说一声，直接开练。</w:t>
      </w:r>
      <w:r>
        <w:rPr>
          <w:rFonts w:ascii="Segoe UI Emoji" w:hAnsi="Segoe UI Emoji" w:cs="Segoe UI Emoji"/>
        </w:rPr>
        <w:t>💪</w:t>
      </w:r>
    </w:p>
    <w:p w14:paraId="781804D7" w14:textId="77777777" w:rsidR="00D079F8" w:rsidRDefault="00D079F8" w:rsidP="00D079F8"/>
    <w:p w14:paraId="4C7EAA0F" w14:textId="77777777" w:rsidR="00D079F8" w:rsidRDefault="00D079F8" w:rsidP="00D079F8"/>
    <w:p w14:paraId="324EE854" w14:textId="77777777" w:rsidR="00D079F8" w:rsidRDefault="00D079F8" w:rsidP="00D079F8"/>
    <w:p w14:paraId="1833A10E" w14:textId="77777777" w:rsidR="00D079F8" w:rsidRDefault="00D079F8" w:rsidP="00D079F8"/>
    <w:p w14:paraId="0FB654F4" w14:textId="77777777" w:rsidR="00D079F8" w:rsidRDefault="00D079F8" w:rsidP="00D079F8"/>
    <w:p w14:paraId="60E5D753" w14:textId="77777777" w:rsidR="00D079F8" w:rsidRDefault="00D079F8" w:rsidP="00D079F8">
      <w:r>
        <w:rPr>
          <w:rFonts w:hint="eastAsia"/>
        </w:rPr>
        <w:t>兄弟</w:t>
      </w:r>
      <w:r>
        <w:rPr>
          <w:rFonts w:hint="eastAsia"/>
        </w:rPr>
        <w:t xml:space="preserve"> </w:t>
      </w:r>
      <w:r>
        <w:rPr>
          <w:rFonts w:hint="eastAsia"/>
        </w:rPr>
        <w:t>我需要从一个大方向开始，我把这个大方向总结一下，你不要迎合我，基于我给的和我的思路，说出你的评价。</w:t>
      </w:r>
      <w:r>
        <w:rPr>
          <w:rFonts w:hint="eastAsia"/>
        </w:rPr>
        <w:t xml:space="preserve"> </w:t>
      </w:r>
      <w:r>
        <w:rPr>
          <w:rFonts w:hint="eastAsia"/>
        </w:rPr>
        <w:t>第一，我需要了解一下</w:t>
      </w:r>
      <w:r>
        <w:rPr>
          <w:rFonts w:hint="eastAsia"/>
        </w:rPr>
        <w:t>Fab</w:t>
      </w:r>
      <w:r>
        <w:rPr>
          <w:rFonts w:hint="eastAsia"/>
        </w:rPr>
        <w:t>，真空泵相关知识，真空泵在</w:t>
      </w:r>
      <w:r>
        <w:rPr>
          <w:rFonts w:hint="eastAsia"/>
        </w:rPr>
        <w:t>Fab</w:t>
      </w:r>
      <w:r>
        <w:rPr>
          <w:rFonts w:hint="eastAsia"/>
        </w:rPr>
        <w:t>或芯片行业的应用，以及应用中的</w:t>
      </w:r>
      <w:r>
        <w:rPr>
          <w:rFonts w:hint="eastAsia"/>
        </w:rPr>
        <w:t xml:space="preserve">Failure model, </w:t>
      </w:r>
      <w:r>
        <w:rPr>
          <w:rFonts w:hint="eastAsia"/>
        </w:rPr>
        <w:t>维护，客户可能的痛点等</w:t>
      </w:r>
      <w:r>
        <w:rPr>
          <w:rFonts w:hint="eastAsia"/>
        </w:rPr>
        <w:t xml:space="preserve"> domain knowledge,</w:t>
      </w:r>
      <w:r>
        <w:rPr>
          <w:rFonts w:hint="eastAsia"/>
        </w:rPr>
        <w:t>不光从你这里，你还可以给我推荐一些视频，例如</w:t>
      </w:r>
      <w:proofErr w:type="spellStart"/>
      <w:r>
        <w:rPr>
          <w:rFonts w:hint="eastAsia"/>
        </w:rPr>
        <w:t>youtube</w:t>
      </w:r>
      <w:proofErr w:type="spellEnd"/>
      <w:r>
        <w:rPr>
          <w:rFonts w:hint="eastAsia"/>
        </w:rPr>
        <w:t>和其他视频网站的，然后，细化到面试，首先是关于我自己的经历动机项目，这一步先这样，第三，也就是</w:t>
      </w:r>
      <w:r>
        <w:rPr>
          <w:rFonts w:hint="eastAsia"/>
        </w:rPr>
        <w:t>Roy</w:t>
      </w:r>
      <w:r>
        <w:rPr>
          <w:rFonts w:hint="eastAsia"/>
        </w:rPr>
        <w:t>从这个</w:t>
      </w:r>
      <w:r>
        <w:rPr>
          <w:rFonts w:hint="eastAsia"/>
        </w:rPr>
        <w:t>role</w:t>
      </w:r>
      <w:r>
        <w:rPr>
          <w:rFonts w:hint="eastAsia"/>
        </w:rPr>
        <w:t>或者</w:t>
      </w:r>
      <w:r>
        <w:rPr>
          <w:rFonts w:hint="eastAsia"/>
        </w:rPr>
        <w:t>Edwards</w:t>
      </w:r>
      <w:r>
        <w:rPr>
          <w:rFonts w:hint="eastAsia"/>
        </w:rPr>
        <w:t>公司角度出发，对我提出的问题，</w:t>
      </w:r>
      <w:r>
        <w:rPr>
          <w:rFonts w:hint="eastAsia"/>
        </w:rPr>
        <w:t>"</w:t>
      </w:r>
      <w:r>
        <w:rPr>
          <w:rFonts w:hint="eastAsia"/>
        </w:rPr>
        <w:t>你对这行业有什么了解</w:t>
      </w:r>
      <w:r>
        <w:rPr>
          <w:rFonts w:hint="eastAsia"/>
        </w:rPr>
        <w:t xml:space="preserve">" </w:t>
      </w:r>
      <w:r>
        <w:rPr>
          <w:rFonts w:hint="eastAsia"/>
        </w:rPr>
        <w:t>“你对我们的产品有什么了解”，“如果发生</w:t>
      </w:r>
      <w:r>
        <w:rPr>
          <w:rFonts w:hint="eastAsia"/>
        </w:rPr>
        <w:t>....</w:t>
      </w:r>
      <w:r>
        <w:rPr>
          <w:rFonts w:hint="eastAsia"/>
        </w:rPr>
        <w:t>客户如何如何</w:t>
      </w:r>
      <w:r>
        <w:rPr>
          <w:rFonts w:hint="eastAsia"/>
        </w:rPr>
        <w:t>.....</w:t>
      </w:r>
      <w:r>
        <w:rPr>
          <w:rFonts w:hint="eastAsia"/>
        </w:rPr>
        <w:t>你如何</w:t>
      </w:r>
      <w:r>
        <w:rPr>
          <w:rFonts w:hint="eastAsia"/>
        </w:rPr>
        <w:t>...</w:t>
      </w:r>
      <w:r>
        <w:rPr>
          <w:rFonts w:hint="eastAsia"/>
        </w:rPr>
        <w:t>第一时间做什么</w:t>
      </w:r>
      <w:r>
        <w:rPr>
          <w:rFonts w:hint="eastAsia"/>
        </w:rPr>
        <w:t>.....</w:t>
      </w:r>
      <w:r>
        <w:rPr>
          <w:rFonts w:hint="eastAsia"/>
        </w:rPr>
        <w:t>技术上做什么</w:t>
      </w:r>
      <w:r>
        <w:rPr>
          <w:rFonts w:hint="eastAsia"/>
        </w:rPr>
        <w:t>......</w:t>
      </w:r>
      <w:r>
        <w:rPr>
          <w:rFonts w:hint="eastAsia"/>
        </w:rPr>
        <w:t>和客户沟通时怎么做</w:t>
      </w:r>
      <w:r>
        <w:rPr>
          <w:rFonts w:hint="eastAsia"/>
        </w:rPr>
        <w:t>.....</w:t>
      </w:r>
      <w:r>
        <w:rPr>
          <w:rFonts w:hint="eastAsia"/>
        </w:rPr>
        <w:t>”</w:t>
      </w:r>
      <w:r>
        <w:rPr>
          <w:rFonts w:hint="eastAsia"/>
        </w:rPr>
        <w:t xml:space="preserve"> </w:t>
      </w:r>
      <w:r>
        <w:rPr>
          <w:rFonts w:hint="eastAsia"/>
        </w:rPr>
        <w:t>这是我目前有些混乱但是大致能想到的内容，麻烦了，兄弟</w:t>
      </w:r>
    </w:p>
    <w:p w14:paraId="6C827E51" w14:textId="77777777" w:rsidR="00D079F8" w:rsidRDefault="00D079F8" w:rsidP="00D079F8">
      <w:r>
        <w:t>Show more</w:t>
      </w:r>
    </w:p>
    <w:p w14:paraId="6534CA3B" w14:textId="77777777" w:rsidR="00D079F8" w:rsidRDefault="00D079F8" w:rsidP="00D079F8">
      <w:r>
        <w:t>Jun 15, 10:46 AM</w:t>
      </w:r>
    </w:p>
    <w:p w14:paraId="353F2D59" w14:textId="77777777" w:rsidR="00D079F8" w:rsidRDefault="00D079F8" w:rsidP="00D079F8">
      <w:r>
        <w:rPr>
          <w:rFonts w:hint="eastAsia"/>
        </w:rPr>
        <w:t>好，我直接说我的评价，不迎合。</w:t>
      </w:r>
    </w:p>
    <w:p w14:paraId="53BB8918" w14:textId="77777777" w:rsidR="00D079F8" w:rsidRDefault="00D079F8" w:rsidP="00D079F8"/>
    <w:p w14:paraId="5C874EC9" w14:textId="77777777" w:rsidR="00D079F8" w:rsidRDefault="00D079F8" w:rsidP="00D079F8">
      <w:r>
        <w:rPr>
          <w:rFonts w:hint="eastAsia"/>
        </w:rPr>
        <w:t>我的判断</w:t>
      </w:r>
    </w:p>
    <w:p w14:paraId="4DE65288" w14:textId="77777777" w:rsidR="00D079F8" w:rsidRDefault="00D079F8" w:rsidP="00D079F8">
      <w:r>
        <w:rPr>
          <w:rFonts w:ascii="Segoe UI Emoji" w:hAnsi="Segoe UI Emoji" w:cs="Segoe UI Emoji"/>
        </w:rPr>
        <w:t>✅</w:t>
      </w:r>
      <w:r>
        <w:t xml:space="preserve"> </w:t>
      </w:r>
      <w:r>
        <w:rPr>
          <w:rFonts w:hint="eastAsia"/>
        </w:rPr>
        <w:t>方向对，但顺序错了</w:t>
      </w:r>
    </w:p>
    <w:p w14:paraId="17F8F942" w14:textId="77777777" w:rsidR="00D079F8" w:rsidRDefault="00D079F8" w:rsidP="00D079F8">
      <w:r>
        <w:rPr>
          <w:rFonts w:hint="eastAsia"/>
        </w:rPr>
        <w:t>你列的三块内容都需要，但你打算的顺序——先</w:t>
      </w:r>
      <w:r>
        <w:rPr>
          <w:rFonts w:hint="eastAsia"/>
        </w:rPr>
        <w:t xml:space="preserve">Domain Knowledge </w:t>
      </w:r>
      <w:r>
        <w:rPr>
          <w:rFonts w:hint="eastAsia"/>
        </w:rPr>
        <w:t>→</w:t>
      </w:r>
      <w:r>
        <w:rPr>
          <w:rFonts w:hint="eastAsia"/>
        </w:rPr>
        <w:t xml:space="preserve"> </w:t>
      </w:r>
      <w:r>
        <w:rPr>
          <w:rFonts w:hint="eastAsia"/>
        </w:rPr>
        <w:t>再自己经历</w:t>
      </w:r>
      <w:r>
        <w:rPr>
          <w:rFonts w:hint="eastAsia"/>
        </w:rPr>
        <w:t xml:space="preserve"> </w:t>
      </w:r>
      <w:r>
        <w:rPr>
          <w:rFonts w:hint="eastAsia"/>
        </w:rPr>
        <w:t>→</w:t>
      </w:r>
      <w:r>
        <w:rPr>
          <w:rFonts w:hint="eastAsia"/>
        </w:rPr>
        <w:t xml:space="preserve"> </w:t>
      </w:r>
      <w:r>
        <w:rPr>
          <w:rFonts w:hint="eastAsia"/>
        </w:rPr>
        <w:t>再模拟问答——在</w:t>
      </w:r>
      <w:r>
        <w:rPr>
          <w:rFonts w:hint="eastAsia"/>
        </w:rPr>
        <w:t>3</w:t>
      </w:r>
      <w:r>
        <w:rPr>
          <w:rFonts w:hint="eastAsia"/>
        </w:rPr>
        <w:t>天内会出问题。</w:t>
      </w:r>
    </w:p>
    <w:p w14:paraId="457F2840" w14:textId="77777777" w:rsidR="00D079F8" w:rsidRDefault="00D079F8" w:rsidP="00D079F8"/>
    <w:p w14:paraId="3A37FFD5" w14:textId="77777777" w:rsidR="00D079F8" w:rsidRDefault="00D079F8" w:rsidP="00D079F8">
      <w:r>
        <w:rPr>
          <w:rFonts w:hint="eastAsia"/>
        </w:rPr>
        <w:t>原因：</w:t>
      </w:r>
    </w:p>
    <w:p w14:paraId="115E6D64" w14:textId="77777777" w:rsidR="00D079F8" w:rsidRDefault="00D079F8" w:rsidP="00D079F8">
      <w:r>
        <w:rPr>
          <w:rFonts w:hint="eastAsia"/>
        </w:rPr>
        <w:t>Domain Knowledge</w:t>
      </w:r>
      <w:r>
        <w:rPr>
          <w:rFonts w:hint="eastAsia"/>
        </w:rPr>
        <w:t>是个无底洞。真空泵、</w:t>
      </w:r>
      <w:r>
        <w:rPr>
          <w:rFonts w:hint="eastAsia"/>
        </w:rPr>
        <w:t>Fab</w:t>
      </w:r>
      <w:r>
        <w:rPr>
          <w:rFonts w:hint="eastAsia"/>
        </w:rPr>
        <w:t>工艺、</w:t>
      </w:r>
      <w:r>
        <w:rPr>
          <w:rFonts w:hint="eastAsia"/>
        </w:rPr>
        <w:t>Failure Mode</w:t>
      </w:r>
      <w:r>
        <w:rPr>
          <w:rFonts w:hint="eastAsia"/>
        </w:rPr>
        <w:t>……你可以学一周都学不完。</w:t>
      </w:r>
      <w:r>
        <w:rPr>
          <w:rFonts w:hint="eastAsia"/>
        </w:rPr>
        <w:t>3</w:t>
      </w:r>
      <w:r>
        <w:rPr>
          <w:rFonts w:hint="eastAsia"/>
        </w:rPr>
        <w:t>天内如果你把大量时间放在第一块，第二、三块会严重不足，而第二、三块才是</w:t>
      </w:r>
      <w:r>
        <w:rPr>
          <w:rFonts w:hint="eastAsia"/>
        </w:rPr>
        <w:t>Roy</w:t>
      </w:r>
      <w:r>
        <w:rPr>
          <w:rFonts w:hint="eastAsia"/>
        </w:rPr>
        <w:t>真正在评估的东西。</w:t>
      </w:r>
    </w:p>
    <w:p w14:paraId="6E975517" w14:textId="77777777" w:rsidR="00D079F8" w:rsidRDefault="00D079F8" w:rsidP="00D079F8"/>
    <w:p w14:paraId="3EA8434C" w14:textId="77777777" w:rsidR="00D079F8" w:rsidRDefault="00D079F8" w:rsidP="00D079F8">
      <w:r>
        <w:rPr>
          <w:rFonts w:ascii="Segoe UI Emoji" w:hAnsi="Segoe UI Emoji" w:cs="Segoe UI Emoji"/>
        </w:rPr>
        <w:t>🔴</w:t>
      </w:r>
      <w:r>
        <w:rPr>
          <w:rFonts w:hint="eastAsia"/>
        </w:rPr>
        <w:t xml:space="preserve"> Roy</w:t>
      </w:r>
      <w:r>
        <w:rPr>
          <w:rFonts w:hint="eastAsia"/>
        </w:rPr>
        <w:t>不会考你</w:t>
      </w:r>
      <w:r>
        <w:rPr>
          <w:rFonts w:hint="eastAsia"/>
        </w:rPr>
        <w:t>Domain Knowledge</w:t>
      </w:r>
    </w:p>
    <w:p w14:paraId="582AA2D5" w14:textId="77777777" w:rsidR="00D079F8" w:rsidRDefault="00D079F8" w:rsidP="00D079F8">
      <w:r>
        <w:rPr>
          <w:rFonts w:hint="eastAsia"/>
        </w:rPr>
        <w:t>他是</w:t>
      </w:r>
      <w:r>
        <w:rPr>
          <w:rFonts w:hint="eastAsia"/>
        </w:rPr>
        <w:t>Fab</w:t>
      </w:r>
      <w:r>
        <w:rPr>
          <w:rFonts w:hint="eastAsia"/>
        </w:rPr>
        <w:t>出身，他比你懂设备。他不期待你是真空泵专家。</w:t>
      </w:r>
    </w:p>
    <w:p w14:paraId="76B5B89E" w14:textId="77777777" w:rsidR="00D079F8" w:rsidRDefault="00D079F8" w:rsidP="00D079F8"/>
    <w:p w14:paraId="34786D2D" w14:textId="77777777" w:rsidR="00D079F8" w:rsidRDefault="00D079F8" w:rsidP="00D079F8">
      <w:r>
        <w:rPr>
          <w:rFonts w:hint="eastAsia"/>
        </w:rPr>
        <w:t>他期待的是：</w:t>
      </w:r>
    </w:p>
    <w:p w14:paraId="0B0120DB" w14:textId="77777777" w:rsidR="00D079F8" w:rsidRDefault="00D079F8" w:rsidP="00D079F8"/>
    <w:p w14:paraId="45562C4D" w14:textId="77777777" w:rsidR="00D079F8" w:rsidRDefault="00D079F8" w:rsidP="00D079F8">
      <w:r>
        <w:rPr>
          <w:rFonts w:hint="eastAsia"/>
        </w:rPr>
        <w:t>"</w:t>
      </w:r>
      <w:r>
        <w:rPr>
          <w:rFonts w:hint="eastAsia"/>
        </w:rPr>
        <w:t>这个人有没有</w:t>
      </w:r>
      <w:r>
        <w:rPr>
          <w:rFonts w:hint="eastAsia"/>
        </w:rPr>
        <w:t>Data Science</w:t>
      </w:r>
      <w:r>
        <w:rPr>
          <w:rFonts w:hint="eastAsia"/>
        </w:rPr>
        <w:t>能力，能不能快速学习行业知识，能不能跟客户沟通，能不能把模型调好用好。</w:t>
      </w:r>
      <w:r>
        <w:rPr>
          <w:rFonts w:hint="eastAsia"/>
        </w:rPr>
        <w:t>"</w:t>
      </w:r>
    </w:p>
    <w:p w14:paraId="15EE6F66" w14:textId="77777777" w:rsidR="00D079F8" w:rsidRDefault="00D079F8" w:rsidP="00D079F8"/>
    <w:p w14:paraId="77346555" w14:textId="77777777" w:rsidR="00D079F8" w:rsidRDefault="00D079F8" w:rsidP="00D079F8">
      <w:r>
        <w:rPr>
          <w:rFonts w:hint="eastAsia"/>
        </w:rPr>
        <w:t>JD</w:t>
      </w:r>
      <w:r>
        <w:rPr>
          <w:rFonts w:hint="eastAsia"/>
        </w:rPr>
        <w:t>原文也说了：</w:t>
      </w:r>
      <w:r>
        <w:rPr>
          <w:rFonts w:hint="eastAsia"/>
        </w:rPr>
        <w:t xml:space="preserve">"ideally you will have experience in semiconductor industry" </w:t>
      </w:r>
      <w:r>
        <w:rPr>
          <w:rFonts w:hint="eastAsia"/>
        </w:rPr>
        <w:t>—</w:t>
      </w:r>
      <w:r>
        <w:rPr>
          <w:rFonts w:hint="eastAsia"/>
        </w:rPr>
        <w:t xml:space="preserve"> </w:t>
      </w:r>
      <w:r>
        <w:rPr>
          <w:rFonts w:hint="eastAsia"/>
        </w:rPr>
        <w:t>用的是</w:t>
      </w:r>
      <w:r>
        <w:rPr>
          <w:rFonts w:hint="eastAsia"/>
        </w:rPr>
        <w:t>ideally</w:t>
      </w:r>
      <w:r>
        <w:rPr>
          <w:rFonts w:hint="eastAsia"/>
        </w:rPr>
        <w:t>，不是</w:t>
      </w:r>
      <w:r>
        <w:rPr>
          <w:rFonts w:hint="eastAsia"/>
        </w:rPr>
        <w:t>must</w:t>
      </w:r>
      <w:r>
        <w:rPr>
          <w:rFonts w:hint="eastAsia"/>
        </w:rPr>
        <w:t>。</w:t>
      </w:r>
    </w:p>
    <w:p w14:paraId="30206072" w14:textId="77777777" w:rsidR="00D079F8" w:rsidRDefault="00D079F8" w:rsidP="00D079F8"/>
    <w:p w14:paraId="6520C4E9" w14:textId="77777777" w:rsidR="00D079F8" w:rsidRDefault="00D079F8" w:rsidP="00D079F8">
      <w:r>
        <w:rPr>
          <w:rFonts w:ascii="Segoe UI Emoji" w:hAnsi="Segoe UI Emoji" w:cs="Segoe UI Emoji"/>
        </w:rPr>
        <w:t>✅</w:t>
      </w:r>
      <w:r>
        <w:t xml:space="preserve"> </w:t>
      </w:r>
      <w:r>
        <w:rPr>
          <w:rFonts w:hint="eastAsia"/>
        </w:rPr>
        <w:t>你真正的优势在哪</w:t>
      </w:r>
    </w:p>
    <w:p w14:paraId="352F1422" w14:textId="77777777" w:rsidR="00D079F8" w:rsidRDefault="00D079F8" w:rsidP="00D079F8">
      <w:r>
        <w:rPr>
          <w:rFonts w:hint="eastAsia"/>
        </w:rPr>
        <w:lastRenderedPageBreak/>
        <w:t>BASF 100+</w:t>
      </w:r>
      <w:r>
        <w:rPr>
          <w:rFonts w:hint="eastAsia"/>
        </w:rPr>
        <w:t>反应器预测性维护（直接命中</w:t>
      </w:r>
      <w:r>
        <w:rPr>
          <w:rFonts w:hint="eastAsia"/>
        </w:rPr>
        <w:t>JD</w:t>
      </w:r>
      <w:r>
        <w:rPr>
          <w:rFonts w:hint="eastAsia"/>
        </w:rPr>
        <w:t>核心）</w:t>
      </w:r>
    </w:p>
    <w:p w14:paraId="6A242EFF" w14:textId="77777777" w:rsidR="00D079F8" w:rsidRDefault="00D079F8" w:rsidP="00D079F8">
      <w:r>
        <w:rPr>
          <w:rFonts w:hint="eastAsia"/>
        </w:rPr>
        <w:t>机械工程背景（理解物理失效）</w:t>
      </w:r>
    </w:p>
    <w:p w14:paraId="092BD3E4" w14:textId="77777777" w:rsidR="00D079F8" w:rsidRDefault="00D079F8" w:rsidP="00D079F8">
      <w:r>
        <w:rPr>
          <w:rFonts w:hint="eastAsia"/>
        </w:rPr>
        <w:t>跨部门客户沟通经验</w:t>
      </w:r>
    </w:p>
    <w:p w14:paraId="716C90D7" w14:textId="77777777" w:rsidR="00D079F8" w:rsidRDefault="00D079F8" w:rsidP="00D079F8">
      <w:r>
        <w:rPr>
          <w:rFonts w:hint="eastAsia"/>
        </w:rPr>
        <w:t>完整</w:t>
      </w:r>
      <w:r>
        <w:rPr>
          <w:rFonts w:hint="eastAsia"/>
        </w:rPr>
        <w:t>ML</w:t>
      </w:r>
      <w:r>
        <w:rPr>
          <w:rFonts w:hint="eastAsia"/>
        </w:rPr>
        <w:t>项目经验</w:t>
      </w:r>
    </w:p>
    <w:p w14:paraId="6CFD7F17" w14:textId="77777777" w:rsidR="00D079F8" w:rsidRDefault="00D079F8" w:rsidP="00D079F8">
      <w:r>
        <w:rPr>
          <w:rFonts w:hint="eastAsia"/>
        </w:rPr>
        <w:t>这些比你临时学的</w:t>
      </w:r>
      <w:r>
        <w:rPr>
          <w:rFonts w:hint="eastAsia"/>
        </w:rPr>
        <w:t>Domain Knowledge</w:t>
      </w:r>
      <w:r>
        <w:rPr>
          <w:rFonts w:hint="eastAsia"/>
        </w:rPr>
        <w:t>值钱</w:t>
      </w:r>
      <w:r>
        <w:rPr>
          <w:rFonts w:hint="eastAsia"/>
        </w:rPr>
        <w:t>10</w:t>
      </w:r>
      <w:r>
        <w:rPr>
          <w:rFonts w:hint="eastAsia"/>
        </w:rPr>
        <w:t>倍。</w:t>
      </w:r>
    </w:p>
    <w:p w14:paraId="54018047" w14:textId="77777777" w:rsidR="00D079F8" w:rsidRDefault="00D079F8" w:rsidP="00D079F8"/>
    <w:p w14:paraId="58A3056C" w14:textId="77777777" w:rsidR="00D079F8" w:rsidRDefault="00D079F8" w:rsidP="00D079F8">
      <w:r>
        <w:rPr>
          <w:rFonts w:hint="eastAsia"/>
        </w:rPr>
        <w:t>我建议的真实优先级</w:t>
      </w:r>
    </w:p>
    <w:p w14:paraId="0113F414" w14:textId="77777777" w:rsidR="00D079F8" w:rsidRDefault="00D079F8" w:rsidP="00D079F8">
      <w:r>
        <w:t>Table</w:t>
      </w:r>
    </w:p>
    <w:p w14:paraId="75874FB2" w14:textId="77777777" w:rsidR="00D079F8" w:rsidRDefault="00D079F8" w:rsidP="00D079F8"/>
    <w:p w14:paraId="630954DA" w14:textId="77777777" w:rsidR="00D079F8" w:rsidRDefault="00D079F8" w:rsidP="00D079F8"/>
    <w:p w14:paraId="780917DE" w14:textId="77777777" w:rsidR="00D079F8" w:rsidRDefault="00D079F8" w:rsidP="00D079F8">
      <w:r>
        <w:rPr>
          <w:rFonts w:hint="eastAsia"/>
        </w:rPr>
        <w:t>优先级</w:t>
      </w:r>
      <w:r>
        <w:rPr>
          <w:rFonts w:hint="eastAsia"/>
        </w:rPr>
        <w:tab/>
      </w:r>
      <w:r>
        <w:rPr>
          <w:rFonts w:hint="eastAsia"/>
        </w:rPr>
        <w:t>内容</w:t>
      </w:r>
      <w:r>
        <w:rPr>
          <w:rFonts w:hint="eastAsia"/>
        </w:rPr>
        <w:tab/>
      </w:r>
      <w:r>
        <w:rPr>
          <w:rFonts w:hint="eastAsia"/>
        </w:rPr>
        <w:t>时间建议</w:t>
      </w:r>
    </w:p>
    <w:p w14:paraId="0FE59657" w14:textId="77777777" w:rsidR="00D079F8" w:rsidRDefault="00D079F8" w:rsidP="00D079F8">
      <w:r>
        <w:rPr>
          <w:rFonts w:ascii="Segoe UI Emoji" w:hAnsi="Segoe UI Emoji" w:cs="Segoe UI Emoji"/>
        </w:rPr>
        <w:t>🔥🔥🔥</w:t>
      </w:r>
      <w:r>
        <w:rPr>
          <w:rFonts w:hint="eastAsia"/>
        </w:rPr>
        <w:tab/>
      </w:r>
      <w:r>
        <w:rPr>
          <w:rFonts w:hint="eastAsia"/>
        </w:rPr>
        <w:t>自己经历</w:t>
      </w:r>
      <w:r>
        <w:rPr>
          <w:rFonts w:hint="eastAsia"/>
        </w:rPr>
        <w:t>+</w:t>
      </w:r>
      <w:r>
        <w:rPr>
          <w:rFonts w:hint="eastAsia"/>
        </w:rPr>
        <w:t>动机</w:t>
      </w:r>
      <w:r>
        <w:rPr>
          <w:rFonts w:hint="eastAsia"/>
        </w:rPr>
        <w:t>+</w:t>
      </w:r>
      <w:r>
        <w:rPr>
          <w:rFonts w:hint="eastAsia"/>
        </w:rPr>
        <w:t>项目，打磨成流畅叙事</w:t>
      </w:r>
      <w:r>
        <w:rPr>
          <w:rFonts w:hint="eastAsia"/>
        </w:rPr>
        <w:tab/>
        <w:t>Day 1</w:t>
      </w:r>
      <w:r>
        <w:rPr>
          <w:rFonts w:hint="eastAsia"/>
        </w:rPr>
        <w:t>重点</w:t>
      </w:r>
    </w:p>
    <w:p w14:paraId="75C5304A" w14:textId="77777777" w:rsidR="00D079F8" w:rsidRDefault="00D079F8" w:rsidP="00D079F8">
      <w:r>
        <w:rPr>
          <w:rFonts w:ascii="Segoe UI Emoji" w:hAnsi="Segoe UI Emoji" w:cs="Segoe UI Emoji"/>
        </w:rPr>
        <w:t>🔥🔥🔥</w:t>
      </w:r>
      <w:r>
        <w:rPr>
          <w:rFonts w:hint="eastAsia"/>
        </w:rPr>
        <w:tab/>
      </w:r>
      <w:r>
        <w:rPr>
          <w:rFonts w:hint="eastAsia"/>
        </w:rPr>
        <w:t>模拟</w:t>
      </w:r>
      <w:r>
        <w:rPr>
          <w:rFonts w:hint="eastAsia"/>
        </w:rPr>
        <w:t>Roy</w:t>
      </w:r>
      <w:r>
        <w:rPr>
          <w:rFonts w:hint="eastAsia"/>
        </w:rPr>
        <w:t>的问题，反复练答</w:t>
      </w:r>
      <w:r>
        <w:rPr>
          <w:rFonts w:hint="eastAsia"/>
        </w:rPr>
        <w:tab/>
        <w:t>Day 2</w:t>
      </w:r>
      <w:r>
        <w:rPr>
          <w:rFonts w:hint="eastAsia"/>
        </w:rPr>
        <w:t>重点</w:t>
      </w:r>
    </w:p>
    <w:p w14:paraId="28DA78ED" w14:textId="77777777" w:rsidR="00D079F8" w:rsidRDefault="00D079F8" w:rsidP="00D079F8">
      <w:r>
        <w:rPr>
          <w:rFonts w:ascii="Segoe UI Emoji" w:hAnsi="Segoe UI Emoji" w:cs="Segoe UI Emoji"/>
        </w:rPr>
        <w:t>🔥🔥</w:t>
      </w:r>
      <w:r>
        <w:rPr>
          <w:rFonts w:hint="eastAsia"/>
        </w:rPr>
        <w:tab/>
        <w:t>Domain Knowledge</w:t>
      </w:r>
      <w:r>
        <w:rPr>
          <w:rFonts w:hint="eastAsia"/>
        </w:rPr>
        <w:t>：够用就行，不求深</w:t>
      </w:r>
      <w:r>
        <w:rPr>
          <w:rFonts w:hint="eastAsia"/>
        </w:rPr>
        <w:tab/>
      </w:r>
      <w:r>
        <w:rPr>
          <w:rFonts w:hint="eastAsia"/>
        </w:rPr>
        <w:t>每天</w:t>
      </w:r>
      <w:r>
        <w:rPr>
          <w:rFonts w:hint="eastAsia"/>
        </w:rPr>
        <w:t>1</w:t>
      </w:r>
      <w:r>
        <w:rPr>
          <w:rFonts w:hint="eastAsia"/>
        </w:rPr>
        <w:t>小时上限</w:t>
      </w:r>
    </w:p>
    <w:p w14:paraId="605DE141" w14:textId="77777777" w:rsidR="00D079F8" w:rsidRDefault="00D079F8" w:rsidP="00D079F8">
      <w:r>
        <w:rPr>
          <w:rFonts w:ascii="Segoe UI Emoji" w:hAnsi="Segoe UI Emoji" w:cs="Segoe UI Emoji"/>
        </w:rPr>
        <w:t>🔥</w:t>
      </w:r>
      <w:r>
        <w:rPr>
          <w:rFonts w:hint="eastAsia"/>
        </w:rPr>
        <w:tab/>
      </w:r>
      <w:r>
        <w:rPr>
          <w:rFonts w:hint="eastAsia"/>
        </w:rPr>
        <w:t>给</w:t>
      </w:r>
      <w:r>
        <w:rPr>
          <w:rFonts w:hint="eastAsia"/>
        </w:rPr>
        <w:t>Roy</w:t>
      </w:r>
      <w:r>
        <w:rPr>
          <w:rFonts w:hint="eastAsia"/>
        </w:rPr>
        <w:t>准备的问题</w:t>
      </w:r>
      <w:r>
        <w:rPr>
          <w:rFonts w:hint="eastAsia"/>
        </w:rPr>
        <w:tab/>
        <w:t>Day 3</w:t>
      </w:r>
      <w:r>
        <w:rPr>
          <w:rFonts w:hint="eastAsia"/>
        </w:rPr>
        <w:t>收尾</w:t>
      </w:r>
    </w:p>
    <w:p w14:paraId="0C976D8F" w14:textId="77777777" w:rsidR="00D079F8" w:rsidRDefault="00D079F8" w:rsidP="00D079F8">
      <w:r>
        <w:rPr>
          <w:rFonts w:hint="eastAsia"/>
        </w:rPr>
        <w:t>关于</w:t>
      </w:r>
      <w:r>
        <w:rPr>
          <w:rFonts w:hint="eastAsia"/>
        </w:rPr>
        <w:t>Domain Knowledge</w:t>
      </w:r>
      <w:r>
        <w:rPr>
          <w:rFonts w:hint="eastAsia"/>
        </w:rPr>
        <w:t>：够用的标准</w:t>
      </w:r>
    </w:p>
    <w:p w14:paraId="2852AC7D" w14:textId="77777777" w:rsidR="00D079F8" w:rsidRDefault="00D079F8" w:rsidP="00D079F8">
      <w:r>
        <w:rPr>
          <w:rFonts w:hint="eastAsia"/>
        </w:rPr>
        <w:t>你需要能说出：</w:t>
      </w:r>
    </w:p>
    <w:p w14:paraId="06B01154" w14:textId="77777777" w:rsidR="00D079F8" w:rsidRDefault="00D079F8" w:rsidP="00D079F8"/>
    <w:p w14:paraId="2B9575CB" w14:textId="77777777" w:rsidR="00D079F8" w:rsidRDefault="00D079F8" w:rsidP="00D079F8">
      <w:r>
        <w:rPr>
          <w:rFonts w:hint="eastAsia"/>
        </w:rPr>
        <w:t>真空泵在</w:t>
      </w:r>
      <w:r>
        <w:rPr>
          <w:rFonts w:hint="eastAsia"/>
        </w:rPr>
        <w:t>Fab</w:t>
      </w:r>
      <w:r>
        <w:rPr>
          <w:rFonts w:hint="eastAsia"/>
        </w:rPr>
        <w:t>里干什么（</w:t>
      </w:r>
      <w:r>
        <w:rPr>
          <w:rFonts w:hint="eastAsia"/>
        </w:rPr>
        <w:t>CVD/Etch/PVD</w:t>
      </w:r>
      <w:r>
        <w:rPr>
          <w:rFonts w:hint="eastAsia"/>
        </w:rPr>
        <w:t>腔体抽真空）</w:t>
      </w:r>
    </w:p>
    <w:p w14:paraId="1FD4C204" w14:textId="77777777" w:rsidR="00D079F8" w:rsidRDefault="00D079F8" w:rsidP="00D079F8">
      <w:r>
        <w:rPr>
          <w:rFonts w:hint="eastAsia"/>
        </w:rPr>
        <w:t>典型</w:t>
      </w:r>
      <w:r>
        <w:rPr>
          <w:rFonts w:hint="eastAsia"/>
        </w:rPr>
        <w:t>Failure Mode 3~4</w:t>
      </w:r>
      <w:r>
        <w:rPr>
          <w:rFonts w:hint="eastAsia"/>
        </w:rPr>
        <w:t>个（够了）</w:t>
      </w:r>
    </w:p>
    <w:p w14:paraId="4023E20E" w14:textId="77777777" w:rsidR="00D079F8" w:rsidRDefault="00D079F8" w:rsidP="00D079F8">
      <w:r>
        <w:rPr>
          <w:rFonts w:hint="eastAsia"/>
        </w:rPr>
        <w:t>Edwards</w:t>
      </w:r>
      <w:r>
        <w:rPr>
          <w:rFonts w:hint="eastAsia"/>
        </w:rPr>
        <w:t>产品线知道</w:t>
      </w:r>
      <w:proofErr w:type="spellStart"/>
      <w:r>
        <w:rPr>
          <w:rFonts w:hint="eastAsia"/>
        </w:rPr>
        <w:t>iXH</w:t>
      </w:r>
      <w:proofErr w:type="spellEnd"/>
      <w:r>
        <w:rPr>
          <w:rFonts w:hint="eastAsia"/>
        </w:rPr>
        <w:t>/</w:t>
      </w:r>
      <w:proofErr w:type="spellStart"/>
      <w:r>
        <w:rPr>
          <w:rFonts w:hint="eastAsia"/>
        </w:rPr>
        <w:t>nXDS</w:t>
      </w:r>
      <w:proofErr w:type="spellEnd"/>
      <w:r>
        <w:rPr>
          <w:rFonts w:hint="eastAsia"/>
        </w:rPr>
        <w:t>系列</w:t>
      </w:r>
    </w:p>
    <w:p w14:paraId="3BA3FB51" w14:textId="77777777" w:rsidR="00D079F8" w:rsidRDefault="00D079F8" w:rsidP="00D079F8">
      <w:r>
        <w:rPr>
          <w:rFonts w:hint="eastAsia"/>
        </w:rPr>
        <w:t>为什么预测性维护对</w:t>
      </w:r>
      <w:r>
        <w:rPr>
          <w:rFonts w:hint="eastAsia"/>
        </w:rPr>
        <w:t>Fab</w:t>
      </w:r>
      <w:r>
        <w:rPr>
          <w:rFonts w:hint="eastAsia"/>
        </w:rPr>
        <w:t>客户有价值（</w:t>
      </w:r>
      <w:r>
        <w:rPr>
          <w:rFonts w:hint="eastAsia"/>
        </w:rPr>
        <w:t>unplanned downtime</w:t>
      </w:r>
      <w:r>
        <w:rPr>
          <w:rFonts w:hint="eastAsia"/>
        </w:rPr>
        <w:t>的成本）</w:t>
      </w:r>
    </w:p>
    <w:p w14:paraId="1CED302A" w14:textId="77777777" w:rsidR="00D079F8" w:rsidRDefault="00D079F8" w:rsidP="00D079F8">
      <w:r>
        <w:rPr>
          <w:rFonts w:hint="eastAsia"/>
        </w:rPr>
        <w:t>到这个程度就够了，不需要更深。</w:t>
      </w:r>
    </w:p>
    <w:p w14:paraId="525D77A6" w14:textId="77777777" w:rsidR="00D079F8" w:rsidRDefault="00D079F8" w:rsidP="00D079F8"/>
    <w:p w14:paraId="66C40494" w14:textId="77777777" w:rsidR="00D079F8" w:rsidRDefault="00D079F8" w:rsidP="00D079F8">
      <w:r>
        <w:rPr>
          <w:rFonts w:hint="eastAsia"/>
        </w:rPr>
        <w:t>视频推荐（</w:t>
      </w:r>
      <w:r>
        <w:rPr>
          <w:rFonts w:hint="eastAsia"/>
        </w:rPr>
        <w:t>Domain Knowledge</w:t>
      </w:r>
      <w:r>
        <w:rPr>
          <w:rFonts w:hint="eastAsia"/>
        </w:rPr>
        <w:t>用）</w:t>
      </w:r>
    </w:p>
    <w:p w14:paraId="08F0837A" w14:textId="77777777" w:rsidR="00D079F8" w:rsidRDefault="00D079F8" w:rsidP="00D079F8">
      <w:r>
        <w:rPr>
          <w:rFonts w:hint="eastAsia"/>
        </w:rPr>
        <w:t>真空泵原理：</w:t>
      </w:r>
    </w:p>
    <w:p w14:paraId="0DF08D68" w14:textId="77777777" w:rsidR="00D079F8" w:rsidRDefault="00D079F8" w:rsidP="00D079F8"/>
    <w:p w14:paraId="606D7717" w14:textId="77777777" w:rsidR="00D079F8" w:rsidRDefault="00D079F8" w:rsidP="00D079F8">
      <w:r>
        <w:rPr>
          <w:rFonts w:hint="eastAsia"/>
        </w:rPr>
        <w:t>YouTube</w:t>
      </w:r>
      <w:r>
        <w:rPr>
          <w:rFonts w:hint="eastAsia"/>
        </w:rPr>
        <w:t>搜：</w:t>
      </w:r>
      <w:r>
        <w:rPr>
          <w:rFonts w:hint="eastAsia"/>
        </w:rPr>
        <w:t xml:space="preserve">"dry vacuum pump semiconductor" </w:t>
      </w:r>
      <w:r>
        <w:rPr>
          <w:rFonts w:hint="eastAsia"/>
        </w:rPr>
        <w:t>—</w:t>
      </w:r>
      <w:r>
        <w:rPr>
          <w:rFonts w:hint="eastAsia"/>
        </w:rPr>
        <w:t xml:space="preserve"> Pfeiffer Vacuum</w:t>
      </w:r>
      <w:r>
        <w:rPr>
          <w:rFonts w:hint="eastAsia"/>
        </w:rPr>
        <w:t>和</w:t>
      </w:r>
      <w:r>
        <w:rPr>
          <w:rFonts w:hint="eastAsia"/>
        </w:rPr>
        <w:t>Edwards</w:t>
      </w:r>
      <w:r>
        <w:rPr>
          <w:rFonts w:hint="eastAsia"/>
        </w:rPr>
        <w:t>官方频道有产品介绍视频</w:t>
      </w:r>
    </w:p>
    <w:p w14:paraId="627EA2EB" w14:textId="77777777" w:rsidR="00D079F8" w:rsidRDefault="00D079F8" w:rsidP="00D079F8">
      <w:r>
        <w:rPr>
          <w:rFonts w:hint="eastAsia"/>
        </w:rPr>
        <w:t>YouTube</w:t>
      </w:r>
      <w:r>
        <w:rPr>
          <w:rFonts w:hint="eastAsia"/>
        </w:rPr>
        <w:t>搜：</w:t>
      </w:r>
      <w:r>
        <w:rPr>
          <w:rFonts w:hint="eastAsia"/>
        </w:rPr>
        <w:t>"</w:t>
      </w:r>
      <w:proofErr w:type="gramStart"/>
      <w:r>
        <w:rPr>
          <w:rFonts w:hint="eastAsia"/>
        </w:rPr>
        <w:t>Edwards</w:t>
      </w:r>
      <w:proofErr w:type="gramEnd"/>
      <w:r>
        <w:rPr>
          <w:rFonts w:hint="eastAsia"/>
        </w:rPr>
        <w:t xml:space="preserve"> vacuum pump how it works"</w:t>
      </w:r>
    </w:p>
    <w:p w14:paraId="2F3CEAFD" w14:textId="77777777" w:rsidR="00D079F8" w:rsidRDefault="00D079F8" w:rsidP="00D079F8">
      <w:r>
        <w:rPr>
          <w:rFonts w:hint="eastAsia"/>
        </w:rPr>
        <w:t>YouTube</w:t>
      </w:r>
      <w:r>
        <w:rPr>
          <w:rFonts w:hint="eastAsia"/>
        </w:rPr>
        <w:t>搜：</w:t>
      </w:r>
      <w:r>
        <w:rPr>
          <w:rFonts w:hint="eastAsia"/>
        </w:rPr>
        <w:t>"semiconductor fab vacuum system"</w:t>
      </w:r>
    </w:p>
    <w:p w14:paraId="4F0FA8AD" w14:textId="77777777" w:rsidR="00D079F8" w:rsidRDefault="00D079F8" w:rsidP="00D079F8">
      <w:r>
        <w:rPr>
          <w:rFonts w:hint="eastAsia"/>
        </w:rPr>
        <w:lastRenderedPageBreak/>
        <w:t>Fab</w:t>
      </w:r>
      <w:r>
        <w:rPr>
          <w:rFonts w:hint="eastAsia"/>
        </w:rPr>
        <w:t>工艺背景：</w:t>
      </w:r>
    </w:p>
    <w:p w14:paraId="26C6DA9A" w14:textId="77777777" w:rsidR="00D079F8" w:rsidRDefault="00D079F8" w:rsidP="00D079F8"/>
    <w:p w14:paraId="35BD130C" w14:textId="77777777" w:rsidR="00D079F8" w:rsidRDefault="00D079F8" w:rsidP="00D079F8">
      <w:r>
        <w:rPr>
          <w:rFonts w:hint="eastAsia"/>
        </w:rPr>
        <w:t>YouTube</w:t>
      </w:r>
      <w:r>
        <w:rPr>
          <w:rFonts w:hint="eastAsia"/>
        </w:rPr>
        <w:t>：</w:t>
      </w:r>
      <w:r>
        <w:rPr>
          <w:rFonts w:hint="eastAsia"/>
        </w:rPr>
        <w:t xml:space="preserve">"semiconductor manufacturing process </w:t>
      </w:r>
      <w:proofErr w:type="gramStart"/>
      <w:r>
        <w:rPr>
          <w:rFonts w:hint="eastAsia"/>
        </w:rPr>
        <w:t xml:space="preserve">explained" </w:t>
      </w:r>
      <w:r>
        <w:rPr>
          <w:rFonts w:hint="eastAsia"/>
        </w:rPr>
        <w:t>—</w:t>
      </w:r>
      <w:proofErr w:type="gramEnd"/>
      <w:r>
        <w:rPr>
          <w:rFonts w:hint="eastAsia"/>
        </w:rPr>
        <w:t xml:space="preserve"> Applied Materials</w:t>
      </w:r>
      <w:r>
        <w:rPr>
          <w:rFonts w:hint="eastAsia"/>
        </w:rPr>
        <w:t>官方频道</w:t>
      </w:r>
    </w:p>
    <w:p w14:paraId="319089AE" w14:textId="77777777" w:rsidR="00D079F8" w:rsidRDefault="00D079F8" w:rsidP="00D079F8">
      <w:r>
        <w:rPr>
          <w:rFonts w:hint="eastAsia"/>
        </w:rPr>
        <w:t>YouTube</w:t>
      </w:r>
      <w:r>
        <w:rPr>
          <w:rFonts w:hint="eastAsia"/>
        </w:rPr>
        <w:t>：</w:t>
      </w:r>
      <w:r>
        <w:rPr>
          <w:rFonts w:hint="eastAsia"/>
        </w:rPr>
        <w:t>"CVD PVD process semiconductor"</w:t>
      </w:r>
    </w:p>
    <w:p w14:paraId="10FE9548" w14:textId="77777777" w:rsidR="00D079F8" w:rsidRDefault="00D079F8" w:rsidP="00D079F8">
      <w:r>
        <w:rPr>
          <w:rFonts w:hint="eastAsia"/>
        </w:rPr>
        <w:t>预测性维护工业场景：</w:t>
      </w:r>
    </w:p>
    <w:p w14:paraId="11B1A00F" w14:textId="77777777" w:rsidR="00D079F8" w:rsidRDefault="00D079F8" w:rsidP="00D079F8"/>
    <w:p w14:paraId="66561C10" w14:textId="77777777" w:rsidR="00D079F8" w:rsidRDefault="00D079F8" w:rsidP="00D079F8">
      <w:r>
        <w:rPr>
          <w:rFonts w:hint="eastAsia"/>
        </w:rPr>
        <w:t>YouTube</w:t>
      </w:r>
      <w:r>
        <w:rPr>
          <w:rFonts w:hint="eastAsia"/>
        </w:rPr>
        <w:t>搜：</w:t>
      </w:r>
      <w:r>
        <w:rPr>
          <w:rFonts w:hint="eastAsia"/>
        </w:rPr>
        <w:t>"predictive maintenance industrial IoT"</w:t>
      </w:r>
    </w:p>
    <w:p w14:paraId="107F8FFF" w14:textId="77777777" w:rsidR="00D079F8" w:rsidRDefault="00D079F8" w:rsidP="00D079F8">
      <w:r>
        <w:rPr>
          <w:rFonts w:hint="eastAsia"/>
        </w:rPr>
        <w:t>Coursera/edX</w:t>
      </w:r>
      <w:r>
        <w:rPr>
          <w:rFonts w:hint="eastAsia"/>
        </w:rPr>
        <w:t>上有</w:t>
      </w:r>
      <w:r>
        <w:rPr>
          <w:rFonts w:hint="eastAsia"/>
        </w:rPr>
        <w:t>AWS/Azure</w:t>
      </w:r>
      <w:r>
        <w:rPr>
          <w:rFonts w:hint="eastAsia"/>
        </w:rPr>
        <w:t>的工业</w:t>
      </w:r>
      <w:r>
        <w:rPr>
          <w:rFonts w:hint="eastAsia"/>
        </w:rPr>
        <w:t>ML</w:t>
      </w:r>
      <w:r>
        <w:rPr>
          <w:rFonts w:hint="eastAsia"/>
        </w:rPr>
        <w:t>课，看前两节就够</w:t>
      </w:r>
    </w:p>
    <w:p w14:paraId="08C3D89F" w14:textId="77777777" w:rsidR="00D079F8" w:rsidRDefault="00D079F8" w:rsidP="00D079F8">
      <w:r>
        <w:rPr>
          <w:rFonts w:hint="eastAsia"/>
        </w:rPr>
        <w:t>我的建议</w:t>
      </w:r>
    </w:p>
    <w:p w14:paraId="5C59FAF7" w14:textId="77777777" w:rsidR="00D079F8" w:rsidRDefault="00D079F8" w:rsidP="00D079F8">
      <w:r>
        <w:rPr>
          <w:rFonts w:hint="eastAsia"/>
        </w:rPr>
        <w:t>今天做一件事：</w:t>
      </w:r>
      <w:r>
        <w:rPr>
          <w:rFonts w:hint="eastAsia"/>
        </w:rPr>
        <w:t xml:space="preserve"> </w:t>
      </w:r>
      <w:r>
        <w:rPr>
          <w:rFonts w:hint="eastAsia"/>
        </w:rPr>
        <w:t>把你在</w:t>
      </w:r>
      <w:r>
        <w:rPr>
          <w:rFonts w:hint="eastAsia"/>
        </w:rPr>
        <w:t>BASF</w:t>
      </w:r>
      <w:r>
        <w:rPr>
          <w:rFonts w:hint="eastAsia"/>
        </w:rPr>
        <w:t>的预测性维护项目，用</w:t>
      </w:r>
      <w:r>
        <w:rPr>
          <w:rFonts w:hint="eastAsia"/>
        </w:rPr>
        <w:t>5</w:t>
      </w:r>
      <w:r>
        <w:rPr>
          <w:rFonts w:hint="eastAsia"/>
        </w:rPr>
        <w:t>分钟口头讲给我听（打字也行）。</w:t>
      </w:r>
    </w:p>
    <w:p w14:paraId="02FDC035" w14:textId="77777777" w:rsidR="00D079F8" w:rsidRDefault="00D079F8" w:rsidP="00D079F8"/>
    <w:p w14:paraId="5BC36900" w14:textId="77777777" w:rsidR="00D079F8" w:rsidRDefault="00D079F8" w:rsidP="00D079F8">
      <w:r>
        <w:rPr>
          <w:rFonts w:hint="eastAsia"/>
        </w:rPr>
        <w:t>我来评估你现在的叙事水平，然后我们再决定怎么打磨。</w:t>
      </w:r>
    </w:p>
    <w:p w14:paraId="72A0043C" w14:textId="77777777" w:rsidR="00D079F8" w:rsidRDefault="00D079F8" w:rsidP="00D079F8"/>
    <w:p w14:paraId="7FCF5D77" w14:textId="77777777" w:rsidR="00D079F8" w:rsidRDefault="00D079F8" w:rsidP="00D079F8">
      <w:r>
        <w:rPr>
          <w:rFonts w:hint="eastAsia"/>
        </w:rPr>
        <w:t>Domain Knowledge</w:t>
      </w:r>
      <w:r>
        <w:rPr>
          <w:rFonts w:hint="eastAsia"/>
        </w:rPr>
        <w:t>你今晚花</w:t>
      </w:r>
      <w:r>
        <w:rPr>
          <w:rFonts w:hint="eastAsia"/>
        </w:rPr>
        <w:t>1</w:t>
      </w:r>
      <w:r>
        <w:rPr>
          <w:rFonts w:hint="eastAsia"/>
        </w:rPr>
        <w:t>小时看视频，明天告诉我你学到了什么，我帮你判断够不够用。</w:t>
      </w:r>
    </w:p>
    <w:p w14:paraId="51419F2E" w14:textId="77777777" w:rsidR="00D079F8" w:rsidRDefault="00D079F8" w:rsidP="00D079F8"/>
    <w:p w14:paraId="5D8498C7" w14:textId="77777777" w:rsidR="00D079F8" w:rsidRDefault="00D079F8" w:rsidP="00D079F8">
      <w:r>
        <w:rPr>
          <w:rFonts w:hint="eastAsia"/>
        </w:rPr>
        <w:t>先把自己的故事讲好，这才是胜负手。</w:t>
      </w:r>
      <w:r>
        <w:rPr>
          <w:rFonts w:hint="eastAsia"/>
        </w:rPr>
        <w:t xml:space="preserve"> </w:t>
      </w:r>
      <w:r>
        <w:rPr>
          <w:rFonts w:hint="eastAsia"/>
        </w:rPr>
        <w:t>你觉得呢？</w:t>
      </w:r>
    </w:p>
    <w:p w14:paraId="42E5E7CE" w14:textId="77777777" w:rsidR="00D079F8" w:rsidRDefault="00D079F8" w:rsidP="00D079F8"/>
    <w:p w14:paraId="08FA97B1" w14:textId="77777777" w:rsidR="00D079F8" w:rsidRDefault="00D079F8" w:rsidP="00D079F8"/>
    <w:p w14:paraId="109A0A37" w14:textId="77777777" w:rsidR="00D079F8" w:rsidRDefault="00D079F8" w:rsidP="00D079F8"/>
    <w:p w14:paraId="00869A34" w14:textId="77777777" w:rsidR="00D079F8" w:rsidRDefault="00D079F8" w:rsidP="00D079F8"/>
    <w:p w14:paraId="46D67589" w14:textId="77777777" w:rsidR="00D079F8" w:rsidRDefault="00D079F8" w:rsidP="00D079F8"/>
    <w:p w14:paraId="2C67EEE6" w14:textId="77777777" w:rsidR="00D079F8" w:rsidRDefault="00D079F8" w:rsidP="00D079F8">
      <w:r>
        <w:rPr>
          <w:rFonts w:hint="eastAsia"/>
        </w:rPr>
        <w:t>兄弟，你说的对，我也是这个意思，</w:t>
      </w:r>
      <w:r>
        <w:rPr>
          <w:rFonts w:hint="eastAsia"/>
        </w:rPr>
        <w:t>domain knowledge</w:t>
      </w:r>
      <w:r>
        <w:rPr>
          <w:rFonts w:hint="eastAsia"/>
        </w:rPr>
        <w:t>不用太深，但我想先从</w:t>
      </w:r>
      <w:r>
        <w:rPr>
          <w:rFonts w:hint="eastAsia"/>
        </w:rPr>
        <w:t>domain</w:t>
      </w:r>
      <w:r>
        <w:rPr>
          <w:rFonts w:hint="eastAsia"/>
        </w:rPr>
        <w:t>开始，因为在了解基本知识的过程中，我可能会想到和后面面试问题相关的内容，这样最后模拟面试时，我们的问题可以更全面，你觉得呢？你刚刚总结的这几点，我觉得就很有用了，就算你暂时不同意我的观点，我也希望你一会儿把这几点展开，好了，到你了，评价一下我的思路</w:t>
      </w:r>
    </w:p>
    <w:p w14:paraId="2A44C29A" w14:textId="77777777" w:rsidR="00D079F8" w:rsidRDefault="00D079F8" w:rsidP="00D079F8">
      <w:r>
        <w:t>Jun 15, 10:49 AM</w:t>
      </w:r>
    </w:p>
    <w:p w14:paraId="2AEA47A4" w14:textId="77777777" w:rsidR="00D079F8" w:rsidRDefault="00D079F8" w:rsidP="00D079F8">
      <w:r>
        <w:rPr>
          <w:rFonts w:hint="eastAsia"/>
        </w:rPr>
        <w:t>好，评价如下：</w:t>
      </w:r>
    </w:p>
    <w:p w14:paraId="78CB332B" w14:textId="77777777" w:rsidR="00D079F8" w:rsidRDefault="00D079F8" w:rsidP="00D079F8"/>
    <w:p w14:paraId="2676FB99" w14:textId="77777777" w:rsidR="00D079F8" w:rsidRDefault="00D079F8" w:rsidP="00D079F8">
      <w:r>
        <w:rPr>
          <w:rFonts w:hint="eastAsia"/>
        </w:rPr>
        <w:t>你的思路——我的真实评价</w:t>
      </w:r>
    </w:p>
    <w:p w14:paraId="3D9EE38A" w14:textId="77777777" w:rsidR="00D079F8" w:rsidRDefault="00D079F8" w:rsidP="00D079F8">
      <w:r>
        <w:rPr>
          <w:rFonts w:ascii="Segoe UI Emoji" w:hAnsi="Segoe UI Emoji" w:cs="Segoe UI Emoji"/>
        </w:rPr>
        <w:t>✅</w:t>
      </w:r>
      <w:r>
        <w:t xml:space="preserve"> </w:t>
      </w:r>
      <w:r>
        <w:rPr>
          <w:rFonts w:hint="eastAsia"/>
        </w:rPr>
        <w:t>逻辑上说得通</w:t>
      </w:r>
    </w:p>
    <w:p w14:paraId="138BFF80" w14:textId="77777777" w:rsidR="00D079F8" w:rsidRDefault="00D079F8" w:rsidP="00D079F8">
      <w:r>
        <w:rPr>
          <w:rFonts w:hint="eastAsia"/>
        </w:rPr>
        <w:t>你说的</w:t>
      </w:r>
      <w:r>
        <w:rPr>
          <w:rFonts w:hint="eastAsia"/>
        </w:rPr>
        <w:t>"</w:t>
      </w:r>
      <w:r>
        <w:rPr>
          <w:rFonts w:hint="eastAsia"/>
        </w:rPr>
        <w:t>先学</w:t>
      </w:r>
      <w:r>
        <w:rPr>
          <w:rFonts w:hint="eastAsia"/>
        </w:rPr>
        <w:t>Domain</w:t>
      </w:r>
      <w:r>
        <w:rPr>
          <w:rFonts w:hint="eastAsia"/>
        </w:rPr>
        <w:t>，学的过程中会触发面试相关的联想</w:t>
      </w:r>
      <w:r>
        <w:rPr>
          <w:rFonts w:hint="eastAsia"/>
        </w:rPr>
        <w:t>"</w:t>
      </w:r>
      <w:r>
        <w:rPr>
          <w:rFonts w:hint="eastAsia"/>
        </w:rPr>
        <w:t>——这个逻辑是对的。</w:t>
      </w:r>
    </w:p>
    <w:p w14:paraId="7CD58738" w14:textId="77777777" w:rsidR="00D079F8" w:rsidRDefault="00D079F8" w:rsidP="00D079F8"/>
    <w:p w14:paraId="26B1789D" w14:textId="77777777" w:rsidR="00D079F8" w:rsidRDefault="00D079F8" w:rsidP="00D079F8">
      <w:r>
        <w:rPr>
          <w:rFonts w:hint="eastAsia"/>
        </w:rPr>
        <w:lastRenderedPageBreak/>
        <w:t>具体来说：</w:t>
      </w:r>
    </w:p>
    <w:p w14:paraId="016CEFE3" w14:textId="77777777" w:rsidR="00D079F8" w:rsidRDefault="00D079F8" w:rsidP="00D079F8"/>
    <w:p w14:paraId="4B3B8A91" w14:textId="77777777" w:rsidR="00D079F8" w:rsidRDefault="00D079F8" w:rsidP="00D079F8">
      <w:r>
        <w:rPr>
          <w:rFonts w:hint="eastAsia"/>
        </w:rPr>
        <w:t>你了解了真空泵</w:t>
      </w:r>
      <w:r>
        <w:rPr>
          <w:rFonts w:hint="eastAsia"/>
        </w:rPr>
        <w:t>Failure Mode</w:t>
      </w:r>
      <w:r>
        <w:rPr>
          <w:rFonts w:hint="eastAsia"/>
        </w:rPr>
        <w:t>之后，你会自然想到：</w:t>
      </w:r>
      <w:r>
        <w:rPr>
          <w:rFonts w:hint="eastAsia"/>
        </w:rPr>
        <w:t>"</w:t>
      </w:r>
      <w:r>
        <w:rPr>
          <w:rFonts w:hint="eastAsia"/>
        </w:rPr>
        <w:t>我</w:t>
      </w:r>
      <w:r>
        <w:rPr>
          <w:rFonts w:hint="eastAsia"/>
        </w:rPr>
        <w:t>BASF</w:t>
      </w:r>
      <w:r>
        <w:rPr>
          <w:rFonts w:hint="eastAsia"/>
        </w:rPr>
        <w:t>的反应器模型，有没有类似的传感器特征？</w:t>
      </w:r>
      <w:r>
        <w:rPr>
          <w:rFonts w:hint="eastAsia"/>
        </w:rPr>
        <w:t>"</w:t>
      </w:r>
    </w:p>
    <w:p w14:paraId="463FB1DF" w14:textId="77777777" w:rsidR="00D079F8" w:rsidRDefault="00D079F8" w:rsidP="00D079F8">
      <w:r>
        <w:rPr>
          <w:rFonts w:hint="eastAsia"/>
        </w:rPr>
        <w:t>你了解了</w:t>
      </w:r>
      <w:r>
        <w:rPr>
          <w:rFonts w:hint="eastAsia"/>
        </w:rPr>
        <w:t>Fab</w:t>
      </w:r>
      <w:r>
        <w:rPr>
          <w:rFonts w:hint="eastAsia"/>
        </w:rPr>
        <w:t>客户痛点之后，你会自然想到：</w:t>
      </w:r>
      <w:r>
        <w:rPr>
          <w:rFonts w:hint="eastAsia"/>
        </w:rPr>
        <w:t>"Roy</w:t>
      </w:r>
      <w:r>
        <w:rPr>
          <w:rFonts w:hint="eastAsia"/>
        </w:rPr>
        <w:t>可能会问我，如果客户突然报警，我第一步怎么做？</w:t>
      </w:r>
      <w:r>
        <w:rPr>
          <w:rFonts w:hint="eastAsia"/>
        </w:rPr>
        <w:t>"</w:t>
      </w:r>
    </w:p>
    <w:p w14:paraId="14978B1C" w14:textId="77777777" w:rsidR="00D079F8" w:rsidRDefault="00D079F8" w:rsidP="00D079F8">
      <w:r>
        <w:rPr>
          <w:rFonts w:hint="eastAsia"/>
        </w:rPr>
        <w:t>这种知识触发联想的学习方式，对你这种有实战经验的人是有效的。</w:t>
      </w:r>
    </w:p>
    <w:p w14:paraId="14C07582" w14:textId="77777777" w:rsidR="00D079F8" w:rsidRDefault="00D079F8" w:rsidP="00D079F8"/>
    <w:p w14:paraId="3668C8E1" w14:textId="77777777" w:rsidR="00D079F8" w:rsidRDefault="00D079F8" w:rsidP="00D079F8">
      <w:r>
        <w:rPr>
          <w:rFonts w:ascii="Segoe UI Emoji" w:hAnsi="Segoe UI Emoji" w:cs="Segoe UI Emoji"/>
        </w:rPr>
        <w:t>⚠️</w:t>
      </w:r>
      <w:r>
        <w:t xml:space="preserve"> </w:t>
      </w:r>
      <w:r>
        <w:rPr>
          <w:rFonts w:hint="eastAsia"/>
        </w:rPr>
        <w:t>但有一个真实风险</w:t>
      </w:r>
    </w:p>
    <w:p w14:paraId="6CEF329B" w14:textId="77777777" w:rsidR="00D079F8" w:rsidRDefault="00D079F8" w:rsidP="00D079F8">
      <w:r>
        <w:rPr>
          <w:rFonts w:hint="eastAsia"/>
        </w:rPr>
        <w:t>你需要自己管住时间。</w:t>
      </w:r>
    </w:p>
    <w:p w14:paraId="2F756077" w14:textId="77777777" w:rsidR="00D079F8" w:rsidRDefault="00D079F8" w:rsidP="00D079F8"/>
    <w:p w14:paraId="45028E52" w14:textId="77777777" w:rsidR="00D079F8" w:rsidRDefault="00D079F8" w:rsidP="00D079F8">
      <w:r>
        <w:rPr>
          <w:rFonts w:hint="eastAsia"/>
        </w:rPr>
        <w:t>Domain Knowledge</w:t>
      </w:r>
      <w:r>
        <w:rPr>
          <w:rFonts w:hint="eastAsia"/>
        </w:rPr>
        <w:t>的边界很模糊，容易越学越深，</w:t>
      </w:r>
      <w:r>
        <w:rPr>
          <w:rFonts w:hint="eastAsia"/>
        </w:rPr>
        <w:t>3</w:t>
      </w:r>
      <w:r>
        <w:rPr>
          <w:rFonts w:hint="eastAsia"/>
        </w:rPr>
        <w:t>天时间结构会松掉。</w:t>
      </w:r>
    </w:p>
    <w:p w14:paraId="0E1AB882" w14:textId="77777777" w:rsidR="00D079F8" w:rsidRDefault="00D079F8" w:rsidP="00D079F8"/>
    <w:p w14:paraId="3225091A" w14:textId="77777777" w:rsidR="00D079F8" w:rsidRDefault="00D079F8" w:rsidP="00D079F8">
      <w:r>
        <w:rPr>
          <w:rFonts w:hint="eastAsia"/>
        </w:rPr>
        <w:t>我的条件：</w:t>
      </w:r>
      <w:r>
        <w:rPr>
          <w:rFonts w:hint="eastAsia"/>
        </w:rPr>
        <w:t xml:space="preserve"> </w:t>
      </w:r>
      <w:r>
        <w:rPr>
          <w:rFonts w:hint="eastAsia"/>
        </w:rPr>
        <w:t>我们给</w:t>
      </w:r>
      <w:r>
        <w:rPr>
          <w:rFonts w:hint="eastAsia"/>
        </w:rPr>
        <w:t>Domain Knowledge</w:t>
      </w:r>
      <w:r>
        <w:rPr>
          <w:rFonts w:hint="eastAsia"/>
        </w:rPr>
        <w:t>设一个硬边界——今天结束。明天开始转向你自己的故事和模拟问答。你接受吗？</w:t>
      </w:r>
    </w:p>
    <w:p w14:paraId="51DAF4EC" w14:textId="77777777" w:rsidR="00D079F8" w:rsidRDefault="00D079F8" w:rsidP="00D079F8"/>
    <w:p w14:paraId="57F2F0B4" w14:textId="77777777" w:rsidR="00D079F8" w:rsidRDefault="00D079F8" w:rsidP="00D079F8">
      <w:r>
        <w:rPr>
          <w:rFonts w:hint="eastAsia"/>
        </w:rPr>
        <w:t>好，展开</w:t>
      </w:r>
      <w:r>
        <w:rPr>
          <w:rFonts w:hint="eastAsia"/>
        </w:rPr>
        <w:t>Domain Knowledge</w:t>
      </w:r>
    </w:p>
    <w:p w14:paraId="1E09039B" w14:textId="77777777" w:rsidR="00D079F8" w:rsidRDefault="00D079F8" w:rsidP="00D079F8">
      <w:r>
        <w:rPr>
          <w:rFonts w:ascii="Segoe UI Emoji" w:hAnsi="Segoe UI Emoji" w:cs="Segoe UI Emoji"/>
        </w:rPr>
        <w:t>🏭</w:t>
      </w:r>
      <w:r>
        <w:rPr>
          <w:rFonts w:hint="eastAsia"/>
        </w:rPr>
        <w:t xml:space="preserve"> </w:t>
      </w:r>
      <w:r>
        <w:rPr>
          <w:rFonts w:hint="eastAsia"/>
        </w:rPr>
        <w:t>一、真空泵在</w:t>
      </w:r>
      <w:r>
        <w:rPr>
          <w:rFonts w:hint="eastAsia"/>
        </w:rPr>
        <w:t>Fab</w:t>
      </w:r>
      <w:r>
        <w:rPr>
          <w:rFonts w:hint="eastAsia"/>
        </w:rPr>
        <w:t>里干什么</w:t>
      </w:r>
    </w:p>
    <w:p w14:paraId="5ADC1F75" w14:textId="77777777" w:rsidR="00D079F8" w:rsidRDefault="00D079F8" w:rsidP="00D079F8">
      <w:r>
        <w:rPr>
          <w:rFonts w:hint="eastAsia"/>
        </w:rPr>
        <w:t>芯片制造的核心工艺——</w:t>
      </w:r>
      <w:r>
        <w:rPr>
          <w:rFonts w:hint="eastAsia"/>
        </w:rPr>
        <w:t>CVD</w:t>
      </w:r>
      <w:r>
        <w:rPr>
          <w:rFonts w:hint="eastAsia"/>
        </w:rPr>
        <w:t>、</w:t>
      </w:r>
      <w:r>
        <w:rPr>
          <w:rFonts w:hint="eastAsia"/>
        </w:rPr>
        <w:t>PVD</w:t>
      </w:r>
      <w:r>
        <w:rPr>
          <w:rFonts w:hint="eastAsia"/>
        </w:rPr>
        <w:t>、</w:t>
      </w:r>
      <w:r>
        <w:rPr>
          <w:rFonts w:hint="eastAsia"/>
        </w:rPr>
        <w:t>Etch</w:t>
      </w:r>
      <w:r>
        <w:rPr>
          <w:rFonts w:hint="eastAsia"/>
        </w:rPr>
        <w:t>、</w:t>
      </w:r>
      <w:r>
        <w:rPr>
          <w:rFonts w:hint="eastAsia"/>
        </w:rPr>
        <w:t>Ion Implant</w:t>
      </w:r>
      <w:r>
        <w:rPr>
          <w:rFonts w:hint="eastAsia"/>
        </w:rPr>
        <w:t>——都需要在极低气压环境下进行。真空泵的作用就是把反应腔抽到所需真空度，并持续维持。</w:t>
      </w:r>
    </w:p>
    <w:p w14:paraId="49AFB6A7" w14:textId="77777777" w:rsidR="00D079F8" w:rsidRDefault="00D079F8" w:rsidP="00D079F8"/>
    <w:p w14:paraId="74FEF4C3" w14:textId="77777777" w:rsidR="00D079F8" w:rsidRDefault="00D079F8" w:rsidP="00D079F8">
      <w:r>
        <w:rPr>
          <w:rFonts w:hint="eastAsia"/>
        </w:rPr>
        <w:t>Edwards</w:t>
      </w:r>
      <w:r>
        <w:rPr>
          <w:rFonts w:hint="eastAsia"/>
        </w:rPr>
        <w:t>干式真空泵（如</w:t>
      </w:r>
      <w:proofErr w:type="spellStart"/>
      <w:r>
        <w:rPr>
          <w:rFonts w:hint="eastAsia"/>
        </w:rPr>
        <w:t>iXH</w:t>
      </w:r>
      <w:proofErr w:type="spellEnd"/>
      <w:r>
        <w:rPr>
          <w:rFonts w:hint="eastAsia"/>
        </w:rPr>
        <w:t>系列）是主力机型，负责粗真空段（</w:t>
      </w:r>
      <w:r>
        <w:rPr>
          <w:rFonts w:hint="eastAsia"/>
        </w:rPr>
        <w:t>rough vacuum</w:t>
      </w:r>
      <w:r>
        <w:rPr>
          <w:rFonts w:hint="eastAsia"/>
        </w:rPr>
        <w:t>），配合分子泵做高真空。</w:t>
      </w:r>
    </w:p>
    <w:p w14:paraId="7400E3B5" w14:textId="77777777" w:rsidR="00D079F8" w:rsidRDefault="00D079F8" w:rsidP="00D079F8"/>
    <w:p w14:paraId="612C9528" w14:textId="77777777" w:rsidR="00D079F8" w:rsidRDefault="00D079F8" w:rsidP="00D079F8">
      <w:r>
        <w:rPr>
          <w:rFonts w:ascii="Segoe UI Emoji" w:hAnsi="Segoe UI Emoji" w:cs="Segoe UI Emoji"/>
        </w:rPr>
        <w:t>🔴</w:t>
      </w:r>
      <w:r>
        <w:rPr>
          <w:rFonts w:hint="eastAsia"/>
        </w:rPr>
        <w:t xml:space="preserve"> </w:t>
      </w:r>
      <w:r>
        <w:rPr>
          <w:rFonts w:hint="eastAsia"/>
        </w:rPr>
        <w:t>二、典型</w:t>
      </w:r>
      <w:r>
        <w:rPr>
          <w:rFonts w:hint="eastAsia"/>
        </w:rPr>
        <w:t>Failure Mode</w:t>
      </w:r>
      <w:r>
        <w:rPr>
          <w:rFonts w:hint="eastAsia"/>
        </w:rPr>
        <w:t>（记这</w:t>
      </w:r>
      <w:r>
        <w:rPr>
          <w:rFonts w:hint="eastAsia"/>
        </w:rPr>
        <w:t>4</w:t>
      </w:r>
      <w:r>
        <w:rPr>
          <w:rFonts w:hint="eastAsia"/>
        </w:rPr>
        <w:t>个就够）</w:t>
      </w:r>
    </w:p>
    <w:p w14:paraId="066309DC" w14:textId="77777777" w:rsidR="00D079F8" w:rsidRDefault="00D079F8" w:rsidP="00D079F8">
      <w:r>
        <w:t>Table</w:t>
      </w:r>
    </w:p>
    <w:p w14:paraId="207DE6BC" w14:textId="77777777" w:rsidR="00D079F8" w:rsidRDefault="00D079F8" w:rsidP="00D079F8"/>
    <w:p w14:paraId="19097B6A" w14:textId="77777777" w:rsidR="00D079F8" w:rsidRDefault="00D079F8" w:rsidP="00D079F8"/>
    <w:p w14:paraId="1BD03F11" w14:textId="77777777" w:rsidR="00D079F8" w:rsidRDefault="00D079F8" w:rsidP="00D079F8">
      <w:r>
        <w:rPr>
          <w:rFonts w:hint="eastAsia"/>
        </w:rPr>
        <w:t>Failure Mode</w:t>
      </w:r>
      <w:r>
        <w:rPr>
          <w:rFonts w:hint="eastAsia"/>
        </w:rPr>
        <w:tab/>
      </w:r>
      <w:r>
        <w:rPr>
          <w:rFonts w:hint="eastAsia"/>
        </w:rPr>
        <w:t>原因</w:t>
      </w:r>
      <w:r>
        <w:rPr>
          <w:rFonts w:hint="eastAsia"/>
        </w:rPr>
        <w:tab/>
      </w:r>
      <w:r>
        <w:rPr>
          <w:rFonts w:hint="eastAsia"/>
        </w:rPr>
        <w:t>传感器信号</w:t>
      </w:r>
    </w:p>
    <w:p w14:paraId="1F103370" w14:textId="77777777" w:rsidR="00D079F8" w:rsidRDefault="00D079F8" w:rsidP="00D079F8">
      <w:r>
        <w:rPr>
          <w:rFonts w:hint="eastAsia"/>
        </w:rPr>
        <w:t>副产物堆积</w:t>
      </w:r>
      <w:r>
        <w:rPr>
          <w:rFonts w:hint="eastAsia"/>
        </w:rPr>
        <w:tab/>
        <w:t>CVD/Etch</w:t>
      </w:r>
      <w:r>
        <w:rPr>
          <w:rFonts w:hint="eastAsia"/>
        </w:rPr>
        <w:t>工艺产生粉末</w:t>
      </w:r>
      <w:r>
        <w:rPr>
          <w:rFonts w:hint="eastAsia"/>
        </w:rPr>
        <w:t>/</w:t>
      </w:r>
      <w:r>
        <w:rPr>
          <w:rFonts w:hint="eastAsia"/>
        </w:rPr>
        <w:t>聚合物沉积在泵腔内</w:t>
      </w:r>
      <w:r>
        <w:rPr>
          <w:rFonts w:hint="eastAsia"/>
        </w:rPr>
        <w:tab/>
      </w:r>
      <w:r>
        <w:rPr>
          <w:rFonts w:hint="eastAsia"/>
        </w:rPr>
        <w:t>电机电流↑、转速↓、排气压力↑</w:t>
      </w:r>
    </w:p>
    <w:p w14:paraId="4B92155F" w14:textId="77777777" w:rsidR="00D079F8" w:rsidRDefault="00D079F8" w:rsidP="00D079F8">
      <w:r>
        <w:rPr>
          <w:rFonts w:hint="eastAsia"/>
        </w:rPr>
        <w:t>机械磨损</w:t>
      </w:r>
      <w:r>
        <w:rPr>
          <w:rFonts w:hint="eastAsia"/>
        </w:rPr>
        <w:tab/>
      </w:r>
      <w:r>
        <w:rPr>
          <w:rFonts w:hint="eastAsia"/>
        </w:rPr>
        <w:t>长期运行，转子</w:t>
      </w:r>
      <w:r>
        <w:rPr>
          <w:rFonts w:hint="eastAsia"/>
        </w:rPr>
        <w:t>/</w:t>
      </w:r>
      <w:r>
        <w:rPr>
          <w:rFonts w:hint="eastAsia"/>
        </w:rPr>
        <w:t>轴承磨损</w:t>
      </w:r>
      <w:r>
        <w:rPr>
          <w:rFonts w:hint="eastAsia"/>
        </w:rPr>
        <w:tab/>
      </w:r>
      <w:r>
        <w:rPr>
          <w:rFonts w:hint="eastAsia"/>
        </w:rPr>
        <w:t>振动↑、噪声异常</w:t>
      </w:r>
    </w:p>
    <w:p w14:paraId="3E4AB481" w14:textId="77777777" w:rsidR="00D079F8" w:rsidRDefault="00D079F8" w:rsidP="00D079F8">
      <w:r>
        <w:rPr>
          <w:rFonts w:hint="eastAsia"/>
        </w:rPr>
        <w:t>温度异常</w:t>
      </w:r>
      <w:r>
        <w:rPr>
          <w:rFonts w:hint="eastAsia"/>
        </w:rPr>
        <w:tab/>
      </w:r>
      <w:r>
        <w:rPr>
          <w:rFonts w:hint="eastAsia"/>
        </w:rPr>
        <w:t>冷却系统故障或过载</w:t>
      </w:r>
      <w:r>
        <w:rPr>
          <w:rFonts w:hint="eastAsia"/>
        </w:rPr>
        <w:tab/>
      </w:r>
      <w:r>
        <w:rPr>
          <w:rFonts w:hint="eastAsia"/>
        </w:rPr>
        <w:t>泵体温度↑</w:t>
      </w:r>
    </w:p>
    <w:p w14:paraId="52FB8E48" w14:textId="77777777" w:rsidR="00D079F8" w:rsidRDefault="00D079F8" w:rsidP="00D079F8">
      <w:r>
        <w:rPr>
          <w:rFonts w:hint="eastAsia"/>
        </w:rPr>
        <w:t>密封失效</w:t>
      </w:r>
      <w:r>
        <w:rPr>
          <w:rFonts w:hint="eastAsia"/>
        </w:rPr>
        <w:tab/>
        <w:t>O-ring</w:t>
      </w:r>
      <w:r>
        <w:rPr>
          <w:rFonts w:hint="eastAsia"/>
        </w:rPr>
        <w:t>老化，漏气</w:t>
      </w:r>
      <w:r>
        <w:rPr>
          <w:rFonts w:hint="eastAsia"/>
        </w:rPr>
        <w:tab/>
      </w:r>
      <w:r>
        <w:rPr>
          <w:rFonts w:hint="eastAsia"/>
        </w:rPr>
        <w:t>真空度下降、抽速变慢</w:t>
      </w:r>
    </w:p>
    <w:p w14:paraId="178E3CB2" w14:textId="77777777" w:rsidR="00D079F8" w:rsidRDefault="00D079F8" w:rsidP="00D079F8">
      <w:r>
        <w:rPr>
          <w:rFonts w:ascii="Segoe UI Emoji" w:hAnsi="Segoe UI Emoji" w:cs="Segoe UI Emoji"/>
        </w:rPr>
        <w:t>💰</w:t>
      </w:r>
      <w:r>
        <w:rPr>
          <w:rFonts w:hint="eastAsia"/>
        </w:rPr>
        <w:t xml:space="preserve"> </w:t>
      </w:r>
      <w:r>
        <w:rPr>
          <w:rFonts w:hint="eastAsia"/>
        </w:rPr>
        <w:t>三、客户痛点（</w:t>
      </w:r>
      <w:r>
        <w:rPr>
          <w:rFonts w:hint="eastAsia"/>
        </w:rPr>
        <w:t>Roy</w:t>
      </w:r>
      <w:r>
        <w:rPr>
          <w:rFonts w:hint="eastAsia"/>
        </w:rPr>
        <w:t>最关心这个）</w:t>
      </w:r>
    </w:p>
    <w:p w14:paraId="46BB38A7" w14:textId="77777777" w:rsidR="00D079F8" w:rsidRDefault="00D079F8" w:rsidP="00D079F8">
      <w:r>
        <w:rPr>
          <w:rFonts w:hint="eastAsia"/>
        </w:rPr>
        <w:lastRenderedPageBreak/>
        <w:t>Fab</w:t>
      </w:r>
      <w:r>
        <w:rPr>
          <w:rFonts w:hint="eastAsia"/>
        </w:rPr>
        <w:t>客户的核心痛点只有一个：</w:t>
      </w:r>
      <w:r>
        <w:rPr>
          <w:rFonts w:hint="eastAsia"/>
        </w:rPr>
        <w:t>Unplanned Downtime</w:t>
      </w:r>
      <w:r>
        <w:rPr>
          <w:rFonts w:hint="eastAsia"/>
        </w:rPr>
        <w:t>。</w:t>
      </w:r>
    </w:p>
    <w:p w14:paraId="17793D28" w14:textId="77777777" w:rsidR="00D079F8" w:rsidRDefault="00D079F8" w:rsidP="00D079F8"/>
    <w:p w14:paraId="212BDCE2" w14:textId="77777777" w:rsidR="00D079F8" w:rsidRDefault="00D079F8" w:rsidP="00D079F8">
      <w:r>
        <w:rPr>
          <w:rFonts w:hint="eastAsia"/>
        </w:rPr>
        <w:t>一台</w:t>
      </w:r>
      <w:r>
        <w:rPr>
          <w:rFonts w:hint="eastAsia"/>
        </w:rPr>
        <w:t>8</w:t>
      </w:r>
      <w:r>
        <w:rPr>
          <w:rFonts w:hint="eastAsia"/>
        </w:rPr>
        <w:t>英寸</w:t>
      </w:r>
      <w:r>
        <w:rPr>
          <w:rFonts w:hint="eastAsia"/>
        </w:rPr>
        <w:t>Fab</w:t>
      </w:r>
      <w:r>
        <w:rPr>
          <w:rFonts w:hint="eastAsia"/>
        </w:rPr>
        <w:t>产线，一小时停机损失约</w:t>
      </w:r>
      <w:r>
        <w:rPr>
          <w:rFonts w:hint="eastAsia"/>
        </w:rPr>
        <w:t>$100K~$500K</w:t>
      </w:r>
      <w:r>
        <w:rPr>
          <w:rFonts w:hint="eastAsia"/>
        </w:rPr>
        <w:t>。真空泵是关键设备，泵一挂，腔体失压，整条线停。</w:t>
      </w:r>
    </w:p>
    <w:p w14:paraId="2AC58A2B" w14:textId="77777777" w:rsidR="00D079F8" w:rsidRDefault="00D079F8" w:rsidP="00D079F8"/>
    <w:p w14:paraId="775252B5" w14:textId="77777777" w:rsidR="00D079F8" w:rsidRDefault="00D079F8" w:rsidP="00D079F8">
      <w:r>
        <w:rPr>
          <w:rFonts w:hint="eastAsia"/>
        </w:rPr>
        <w:t>所以客户要的不是</w:t>
      </w:r>
      <w:r>
        <w:rPr>
          <w:rFonts w:hint="eastAsia"/>
        </w:rPr>
        <w:t>"</w:t>
      </w:r>
      <w:r>
        <w:rPr>
          <w:rFonts w:hint="eastAsia"/>
        </w:rPr>
        <w:t>泵坏了快来修</w:t>
      </w:r>
      <w:r>
        <w:rPr>
          <w:rFonts w:hint="eastAsia"/>
        </w:rPr>
        <w:t>"</w:t>
      </w:r>
      <w:r>
        <w:rPr>
          <w:rFonts w:hint="eastAsia"/>
        </w:rPr>
        <w:t>，而是：</w:t>
      </w:r>
    </w:p>
    <w:p w14:paraId="2C3BE7B6" w14:textId="77777777" w:rsidR="00D079F8" w:rsidRDefault="00D079F8" w:rsidP="00D079F8"/>
    <w:p w14:paraId="1134F1A2" w14:textId="77777777" w:rsidR="00D079F8" w:rsidRDefault="00D079F8" w:rsidP="00D079F8">
      <w:r>
        <w:rPr>
          <w:rFonts w:hint="eastAsia"/>
        </w:rPr>
        <w:t>"</w:t>
      </w:r>
      <w:r>
        <w:rPr>
          <w:rFonts w:hint="eastAsia"/>
        </w:rPr>
        <w:t>提前告诉我泵什么时候会出问题，让我在计划停机窗口里换掉它。</w:t>
      </w:r>
      <w:r>
        <w:rPr>
          <w:rFonts w:hint="eastAsia"/>
        </w:rPr>
        <w:t>"</w:t>
      </w:r>
    </w:p>
    <w:p w14:paraId="37269664" w14:textId="77777777" w:rsidR="00D079F8" w:rsidRDefault="00D079F8" w:rsidP="00D079F8"/>
    <w:p w14:paraId="5E643931" w14:textId="77777777" w:rsidR="00D079F8" w:rsidRDefault="00D079F8" w:rsidP="00D079F8">
      <w:r>
        <w:rPr>
          <w:rFonts w:hint="eastAsia"/>
        </w:rPr>
        <w:t>这就是预测性维护的商业价值所在，也是这个</w:t>
      </w:r>
      <w:r>
        <w:rPr>
          <w:rFonts w:hint="eastAsia"/>
        </w:rPr>
        <w:t>Data Scientist role</w:t>
      </w:r>
      <w:r>
        <w:rPr>
          <w:rFonts w:hint="eastAsia"/>
        </w:rPr>
        <w:t>存在的原因。</w:t>
      </w:r>
    </w:p>
    <w:p w14:paraId="45F2F5DA" w14:textId="77777777" w:rsidR="00D079F8" w:rsidRDefault="00D079F8" w:rsidP="00D079F8"/>
    <w:p w14:paraId="14CE7900" w14:textId="77777777" w:rsidR="00D079F8" w:rsidRDefault="00D079F8" w:rsidP="00D079F8">
      <w:r>
        <w:rPr>
          <w:rFonts w:ascii="Segoe UI Emoji" w:hAnsi="Segoe UI Emoji" w:cs="Segoe UI Emoji"/>
        </w:rPr>
        <w:t>🔧</w:t>
      </w:r>
      <w:r>
        <w:rPr>
          <w:rFonts w:hint="eastAsia"/>
        </w:rPr>
        <w:t xml:space="preserve"> </w:t>
      </w:r>
      <w:r>
        <w:rPr>
          <w:rFonts w:hint="eastAsia"/>
        </w:rPr>
        <w:t>四、</w:t>
      </w:r>
      <w:r>
        <w:rPr>
          <w:rFonts w:hint="eastAsia"/>
        </w:rPr>
        <w:t>Edwards</w:t>
      </w:r>
      <w:r>
        <w:rPr>
          <w:rFonts w:hint="eastAsia"/>
        </w:rPr>
        <w:t>产品线——知道这些就够</w:t>
      </w:r>
    </w:p>
    <w:p w14:paraId="5004AF72" w14:textId="77777777" w:rsidR="00D079F8" w:rsidRDefault="00D079F8" w:rsidP="00D079F8">
      <w:proofErr w:type="spellStart"/>
      <w:r>
        <w:rPr>
          <w:rFonts w:hint="eastAsia"/>
        </w:rPr>
        <w:t>iXH</w:t>
      </w:r>
      <w:proofErr w:type="spellEnd"/>
      <w:r>
        <w:rPr>
          <w:rFonts w:hint="eastAsia"/>
        </w:rPr>
        <w:t>系列：干式螺杆泵，主力机型，用于</w:t>
      </w:r>
      <w:r>
        <w:rPr>
          <w:rFonts w:hint="eastAsia"/>
        </w:rPr>
        <w:t>CVD/Etch</w:t>
      </w:r>
    </w:p>
    <w:p w14:paraId="5ECB75F7" w14:textId="77777777" w:rsidR="00D079F8" w:rsidRDefault="00D079F8" w:rsidP="00D079F8">
      <w:proofErr w:type="spellStart"/>
      <w:r>
        <w:rPr>
          <w:rFonts w:hint="eastAsia"/>
        </w:rPr>
        <w:t>nXDS</w:t>
      </w:r>
      <w:proofErr w:type="spellEnd"/>
      <w:r>
        <w:rPr>
          <w:rFonts w:hint="eastAsia"/>
        </w:rPr>
        <w:t>系列：干式涡旋泵，较小型</w:t>
      </w:r>
    </w:p>
    <w:p w14:paraId="3E795E7F" w14:textId="77777777" w:rsidR="00D079F8" w:rsidRDefault="00D079F8" w:rsidP="00D079F8">
      <w:r>
        <w:rPr>
          <w:rFonts w:hint="eastAsia"/>
        </w:rPr>
        <w:t>EMS</w:t>
      </w:r>
      <w:r>
        <w:rPr>
          <w:rFonts w:hint="eastAsia"/>
        </w:rPr>
        <w:t>（</w:t>
      </w:r>
      <w:r>
        <w:rPr>
          <w:rFonts w:hint="eastAsia"/>
        </w:rPr>
        <w:t>Edwards Monitoring System</w:t>
      </w:r>
      <w:r>
        <w:rPr>
          <w:rFonts w:hint="eastAsia"/>
        </w:rPr>
        <w:t>）：泵的监控系统，采集电流、温度、振动等数据——这就是你数据的来源</w:t>
      </w:r>
    </w:p>
    <w:p w14:paraId="512AF8D7" w14:textId="77777777" w:rsidR="00D079F8" w:rsidRDefault="00D079F8" w:rsidP="00D079F8">
      <w:r>
        <w:rPr>
          <w:rFonts w:hint="eastAsia"/>
        </w:rPr>
        <w:t>JD</w:t>
      </w:r>
      <w:r>
        <w:rPr>
          <w:rFonts w:hint="eastAsia"/>
        </w:rPr>
        <w:t>里提到的</w:t>
      </w:r>
      <w:r>
        <w:rPr>
          <w:rFonts w:hint="eastAsia"/>
        </w:rPr>
        <w:t>6~7K EMS install base</w:t>
      </w:r>
      <w:r>
        <w:rPr>
          <w:rFonts w:hint="eastAsia"/>
        </w:rPr>
        <w:t>，就是已经装了监控系统的泵，这是你建模的数据基础。</w:t>
      </w:r>
    </w:p>
    <w:p w14:paraId="78992D9D" w14:textId="77777777" w:rsidR="00D079F8" w:rsidRDefault="00D079F8" w:rsidP="00D079F8"/>
    <w:p w14:paraId="2777D440" w14:textId="77777777" w:rsidR="00D079F8" w:rsidRDefault="00D079F8" w:rsidP="00D079F8">
      <w:r>
        <w:rPr>
          <w:rFonts w:ascii="Segoe UI Emoji" w:hAnsi="Segoe UI Emoji" w:cs="Segoe UI Emoji"/>
        </w:rPr>
        <w:t>🎯</w:t>
      </w:r>
      <w:r>
        <w:rPr>
          <w:rFonts w:hint="eastAsia"/>
        </w:rPr>
        <w:t xml:space="preserve"> </w:t>
      </w:r>
      <w:r>
        <w:rPr>
          <w:rFonts w:hint="eastAsia"/>
        </w:rPr>
        <w:t>五、和你项目的连接点（这是关键）</w:t>
      </w:r>
    </w:p>
    <w:p w14:paraId="3B166A9A" w14:textId="77777777" w:rsidR="00D079F8" w:rsidRDefault="00D079F8" w:rsidP="00D079F8">
      <w:r>
        <w:t>Table</w:t>
      </w:r>
    </w:p>
    <w:p w14:paraId="66045722" w14:textId="77777777" w:rsidR="00D079F8" w:rsidRDefault="00D079F8" w:rsidP="00D079F8"/>
    <w:p w14:paraId="4F8F8E3D" w14:textId="77777777" w:rsidR="00D079F8" w:rsidRDefault="00D079F8" w:rsidP="00D079F8"/>
    <w:p w14:paraId="5150A0A9" w14:textId="77777777" w:rsidR="00D079F8" w:rsidRDefault="00D079F8" w:rsidP="00D079F8">
      <w:r>
        <w:rPr>
          <w:rFonts w:hint="eastAsia"/>
        </w:rPr>
        <w:t>Edwards</w:t>
      </w:r>
      <w:r>
        <w:rPr>
          <w:rFonts w:hint="eastAsia"/>
        </w:rPr>
        <w:t>场景</w:t>
      </w:r>
      <w:r>
        <w:rPr>
          <w:rFonts w:hint="eastAsia"/>
        </w:rPr>
        <w:tab/>
      </w:r>
      <w:r>
        <w:rPr>
          <w:rFonts w:hint="eastAsia"/>
        </w:rPr>
        <w:t>你</w:t>
      </w:r>
      <w:r>
        <w:rPr>
          <w:rFonts w:hint="eastAsia"/>
        </w:rPr>
        <w:t>BASF</w:t>
      </w:r>
      <w:r>
        <w:rPr>
          <w:rFonts w:hint="eastAsia"/>
        </w:rPr>
        <w:t>项目</w:t>
      </w:r>
      <w:r>
        <w:rPr>
          <w:rFonts w:hint="eastAsia"/>
        </w:rPr>
        <w:tab/>
      </w:r>
      <w:r>
        <w:rPr>
          <w:rFonts w:hint="eastAsia"/>
        </w:rPr>
        <w:t>可迁移的点</w:t>
      </w:r>
    </w:p>
    <w:p w14:paraId="1D305FD1" w14:textId="77777777" w:rsidR="00D079F8" w:rsidRDefault="00D079F8" w:rsidP="00D079F8">
      <w:r>
        <w:rPr>
          <w:rFonts w:hint="eastAsia"/>
        </w:rPr>
        <w:t>泵的</w:t>
      </w:r>
      <w:r>
        <w:rPr>
          <w:rFonts w:hint="eastAsia"/>
        </w:rPr>
        <w:t>RUL</w:t>
      </w:r>
      <w:r>
        <w:rPr>
          <w:rFonts w:hint="eastAsia"/>
        </w:rPr>
        <w:t>预测</w:t>
      </w:r>
      <w:r>
        <w:rPr>
          <w:rFonts w:hint="eastAsia"/>
        </w:rPr>
        <w:tab/>
      </w:r>
      <w:r>
        <w:rPr>
          <w:rFonts w:hint="eastAsia"/>
        </w:rPr>
        <w:t>反应器</w:t>
      </w:r>
      <w:r>
        <w:rPr>
          <w:rFonts w:hint="eastAsia"/>
        </w:rPr>
        <w:t>RUL</w:t>
      </w:r>
      <w:r>
        <w:rPr>
          <w:rFonts w:hint="eastAsia"/>
        </w:rPr>
        <w:t>预测</w:t>
      </w:r>
      <w:r>
        <w:rPr>
          <w:rFonts w:hint="eastAsia"/>
        </w:rPr>
        <w:tab/>
      </w:r>
      <w:r>
        <w:rPr>
          <w:rFonts w:hint="eastAsia"/>
        </w:rPr>
        <w:t>同一框架，换传感器</w:t>
      </w:r>
    </w:p>
    <w:p w14:paraId="63D8A865" w14:textId="77777777" w:rsidR="00D079F8" w:rsidRDefault="00D079F8" w:rsidP="00D079F8">
      <w:r>
        <w:rPr>
          <w:rFonts w:hint="eastAsia"/>
        </w:rPr>
        <w:t>副产物堆积检测</w:t>
      </w:r>
      <w:r>
        <w:rPr>
          <w:rFonts w:hint="eastAsia"/>
        </w:rPr>
        <w:tab/>
      </w:r>
      <w:r>
        <w:rPr>
          <w:rFonts w:hint="eastAsia"/>
        </w:rPr>
        <w:t>异常检测（</w:t>
      </w:r>
      <w:r>
        <w:rPr>
          <w:rFonts w:hint="eastAsia"/>
        </w:rPr>
        <w:t>LSTM-AE</w:t>
      </w:r>
      <w:r>
        <w:rPr>
          <w:rFonts w:hint="eastAsia"/>
        </w:rPr>
        <w:t>）</w:t>
      </w:r>
      <w:r>
        <w:rPr>
          <w:rFonts w:hint="eastAsia"/>
        </w:rPr>
        <w:tab/>
      </w:r>
      <w:r>
        <w:rPr>
          <w:rFonts w:hint="eastAsia"/>
        </w:rPr>
        <w:t>无标签异常，直接类比</w:t>
      </w:r>
    </w:p>
    <w:p w14:paraId="09C111DF" w14:textId="77777777" w:rsidR="00D079F8" w:rsidRDefault="00D079F8" w:rsidP="00D079F8">
      <w:r>
        <w:rPr>
          <w:rFonts w:hint="eastAsia"/>
        </w:rPr>
        <w:t>多</w:t>
      </w:r>
      <w:r>
        <w:rPr>
          <w:rFonts w:hint="eastAsia"/>
        </w:rPr>
        <w:t>Fab</w:t>
      </w:r>
      <w:r>
        <w:rPr>
          <w:rFonts w:hint="eastAsia"/>
        </w:rPr>
        <w:t>工况差异</w:t>
      </w:r>
      <w:r>
        <w:rPr>
          <w:rFonts w:hint="eastAsia"/>
        </w:rPr>
        <w:tab/>
      </w:r>
      <w:r>
        <w:rPr>
          <w:rFonts w:hint="eastAsia"/>
        </w:rPr>
        <w:t>多工厂</w:t>
      </w:r>
      <w:r>
        <w:rPr>
          <w:rFonts w:hint="eastAsia"/>
        </w:rPr>
        <w:t>site-specific</w:t>
      </w:r>
      <w:r>
        <w:rPr>
          <w:rFonts w:hint="eastAsia"/>
        </w:rPr>
        <w:t>调参</w:t>
      </w:r>
      <w:r>
        <w:rPr>
          <w:rFonts w:hint="eastAsia"/>
        </w:rPr>
        <w:tab/>
      </w:r>
      <w:r>
        <w:rPr>
          <w:rFonts w:hint="eastAsia"/>
        </w:rPr>
        <w:t>你做过，</w:t>
      </w:r>
      <w:r>
        <w:rPr>
          <w:rFonts w:hint="eastAsia"/>
        </w:rPr>
        <w:t>Roy</w:t>
      </w:r>
      <w:r>
        <w:rPr>
          <w:rFonts w:hint="eastAsia"/>
        </w:rPr>
        <w:t>会问</w:t>
      </w:r>
    </w:p>
    <w:p w14:paraId="4ED7500F" w14:textId="77777777" w:rsidR="00D079F8" w:rsidRDefault="00D079F8" w:rsidP="00D079F8">
      <w:r>
        <w:rPr>
          <w:rFonts w:hint="eastAsia"/>
        </w:rPr>
        <w:t>客户现场解释模型</w:t>
      </w:r>
      <w:r>
        <w:rPr>
          <w:rFonts w:hint="eastAsia"/>
        </w:rPr>
        <w:tab/>
      </w:r>
      <w:r>
        <w:rPr>
          <w:rFonts w:hint="eastAsia"/>
        </w:rPr>
        <w:t>跨部门</w:t>
      </w:r>
      <w:r>
        <w:rPr>
          <w:rFonts w:hint="eastAsia"/>
        </w:rPr>
        <w:t>stakeholder</w:t>
      </w:r>
      <w:r>
        <w:rPr>
          <w:rFonts w:hint="eastAsia"/>
        </w:rPr>
        <w:t>沟通</w:t>
      </w:r>
      <w:r>
        <w:rPr>
          <w:rFonts w:hint="eastAsia"/>
        </w:rPr>
        <w:tab/>
      </w:r>
      <w:r>
        <w:rPr>
          <w:rFonts w:hint="eastAsia"/>
        </w:rPr>
        <w:t>你有经验</w:t>
      </w:r>
    </w:p>
    <w:p w14:paraId="35272432" w14:textId="77777777" w:rsidR="00D079F8" w:rsidRDefault="00D079F8" w:rsidP="00D079F8">
      <w:r>
        <w:rPr>
          <w:rFonts w:hint="eastAsia"/>
        </w:rPr>
        <w:t>这</w:t>
      </w:r>
      <w:r>
        <w:rPr>
          <w:rFonts w:hint="eastAsia"/>
        </w:rPr>
        <w:t>5</w:t>
      </w:r>
      <w:r>
        <w:rPr>
          <w:rFonts w:hint="eastAsia"/>
        </w:rPr>
        <w:t>点，今天消化完。</w:t>
      </w:r>
    </w:p>
    <w:p w14:paraId="39A45659" w14:textId="77777777" w:rsidR="00D079F8" w:rsidRDefault="00D079F8" w:rsidP="00D079F8"/>
    <w:p w14:paraId="70917968" w14:textId="77777777" w:rsidR="00D079F8" w:rsidRDefault="00D079F8" w:rsidP="00D079F8">
      <w:r>
        <w:rPr>
          <w:rFonts w:hint="eastAsia"/>
        </w:rPr>
        <w:t>你现在有什么问题，或者有什么点想深挖？说完之后，我们今晚就封住</w:t>
      </w:r>
      <w:r>
        <w:rPr>
          <w:rFonts w:hint="eastAsia"/>
        </w:rPr>
        <w:t>Domain</w:t>
      </w:r>
      <w:r>
        <w:rPr>
          <w:rFonts w:hint="eastAsia"/>
        </w:rPr>
        <w:t>，明天开始打磨你自己的故事。</w:t>
      </w:r>
    </w:p>
    <w:p w14:paraId="17EB8C43" w14:textId="77777777" w:rsidR="00D079F8" w:rsidRDefault="00D079F8" w:rsidP="00D079F8"/>
    <w:p w14:paraId="42709505" w14:textId="77777777" w:rsidR="00D079F8" w:rsidRDefault="00D079F8" w:rsidP="00D079F8"/>
    <w:p w14:paraId="7411C0DF" w14:textId="77777777" w:rsidR="00D079F8" w:rsidRDefault="00D079F8" w:rsidP="00D079F8"/>
    <w:p w14:paraId="682125F8" w14:textId="77777777" w:rsidR="00D079F8" w:rsidRDefault="00D079F8" w:rsidP="00D079F8"/>
    <w:p w14:paraId="5ABA77C7" w14:textId="77777777" w:rsidR="00D079F8" w:rsidRDefault="00D079F8" w:rsidP="00D079F8"/>
    <w:p w14:paraId="3E920195" w14:textId="77777777" w:rsidR="00D079F8" w:rsidRDefault="00D079F8" w:rsidP="00D079F8">
      <w:r>
        <w:rPr>
          <w:rFonts w:hint="eastAsia"/>
        </w:rPr>
        <w:t>我知道了</w:t>
      </w:r>
      <w:r>
        <w:rPr>
          <w:rFonts w:hint="eastAsia"/>
        </w:rPr>
        <w:t xml:space="preserve"> </w:t>
      </w:r>
      <w:r>
        <w:rPr>
          <w:rFonts w:hint="eastAsia"/>
        </w:rPr>
        <w:t>我先去看看视频</w:t>
      </w:r>
      <w:r>
        <w:rPr>
          <w:rFonts w:hint="eastAsia"/>
        </w:rPr>
        <w:t xml:space="preserve"> </w:t>
      </w:r>
      <w:r>
        <w:rPr>
          <w:rFonts w:hint="eastAsia"/>
        </w:rPr>
        <w:t>有个具体的概念</w:t>
      </w:r>
      <w:r>
        <w:rPr>
          <w:rFonts w:hint="eastAsia"/>
        </w:rPr>
        <w:t xml:space="preserve"> </w:t>
      </w:r>
      <w:r>
        <w:rPr>
          <w:rFonts w:hint="eastAsia"/>
        </w:rPr>
        <w:t>事物的概念，然后回来找你，你不用回复这一条，除非你强烈不同意，不然就说</w:t>
      </w:r>
      <w:r>
        <w:rPr>
          <w:rFonts w:hint="eastAsia"/>
        </w:rPr>
        <w:t xml:space="preserve"> </w:t>
      </w:r>
      <w:r>
        <w:rPr>
          <w:rFonts w:hint="eastAsia"/>
        </w:rPr>
        <w:t>好的</w:t>
      </w:r>
      <w:r>
        <w:rPr>
          <w:rFonts w:hint="eastAsia"/>
        </w:rPr>
        <w:t xml:space="preserve"> </w:t>
      </w:r>
      <w:r>
        <w:rPr>
          <w:rFonts w:hint="eastAsia"/>
        </w:rPr>
        <w:t>去吧</w:t>
      </w:r>
    </w:p>
    <w:p w14:paraId="02538760" w14:textId="77777777" w:rsidR="00D079F8" w:rsidRDefault="00D079F8" w:rsidP="00D079F8">
      <w:r>
        <w:t>Jun 15, 10:51 AM</w:t>
      </w:r>
    </w:p>
    <w:p w14:paraId="597D23F9" w14:textId="77777777" w:rsidR="00D079F8" w:rsidRDefault="00D079F8" w:rsidP="00D079F8">
      <w:r>
        <w:rPr>
          <w:rFonts w:hint="eastAsia"/>
        </w:rPr>
        <w:t>好的，去吧。</w:t>
      </w:r>
      <w:r>
        <w:rPr>
          <w:rFonts w:ascii="Segoe UI Emoji" w:hAnsi="Segoe UI Emoji" w:cs="Segoe UI Emoji"/>
        </w:rPr>
        <w:t>👍</w:t>
      </w:r>
    </w:p>
    <w:p w14:paraId="30D9E6D8" w14:textId="77777777" w:rsidR="00D079F8" w:rsidRDefault="00D079F8" w:rsidP="00D079F8"/>
    <w:p w14:paraId="3279BFB7" w14:textId="77777777" w:rsidR="00D079F8" w:rsidRDefault="00D079F8" w:rsidP="00D079F8"/>
    <w:p w14:paraId="03BCA1C1" w14:textId="77777777" w:rsidR="00D079F8" w:rsidRDefault="00D079F8" w:rsidP="00D079F8"/>
    <w:p w14:paraId="76962D85" w14:textId="77777777" w:rsidR="00D079F8" w:rsidRDefault="00D079F8" w:rsidP="00D079F8"/>
    <w:p w14:paraId="7A5D414C" w14:textId="77777777" w:rsidR="00D079F8" w:rsidRDefault="00D079F8" w:rsidP="00D079F8"/>
    <w:p w14:paraId="669EF5B8" w14:textId="77777777" w:rsidR="00D079F8" w:rsidRDefault="00D079F8" w:rsidP="00D079F8">
      <w:r>
        <w:rPr>
          <w:rFonts w:hint="eastAsia"/>
        </w:rPr>
        <w:t>兄弟，第一个最基本的问题，能展开说说</w:t>
      </w:r>
      <w:r>
        <w:rPr>
          <w:rFonts w:hint="eastAsia"/>
        </w:rPr>
        <w:t xml:space="preserve"> Fab</w:t>
      </w:r>
      <w:r>
        <w:rPr>
          <w:rFonts w:hint="eastAsia"/>
        </w:rPr>
        <w:t>的概念么，代表什么，具体是做什么的</w:t>
      </w:r>
    </w:p>
    <w:p w14:paraId="7B459072" w14:textId="77777777" w:rsidR="00D079F8" w:rsidRDefault="00D079F8" w:rsidP="00D079F8">
      <w:r>
        <w:t>Jun 15, 02:21 PM</w:t>
      </w:r>
    </w:p>
    <w:p w14:paraId="36C3683D" w14:textId="77777777" w:rsidR="00D079F8" w:rsidRDefault="00D079F8" w:rsidP="00D079F8">
      <w:r>
        <w:rPr>
          <w:rFonts w:hint="eastAsia"/>
        </w:rPr>
        <w:t>Fab = Fabrication Plant</w:t>
      </w:r>
      <w:r>
        <w:rPr>
          <w:rFonts w:hint="eastAsia"/>
        </w:rPr>
        <w:t>，就是芯片制造工厂。</w:t>
      </w:r>
    </w:p>
    <w:p w14:paraId="0182CBB3" w14:textId="77777777" w:rsidR="00D079F8" w:rsidRDefault="00D079F8" w:rsidP="00D079F8"/>
    <w:p w14:paraId="11CD35D9" w14:textId="77777777" w:rsidR="00D079F8" w:rsidRDefault="00D079F8" w:rsidP="00D079F8">
      <w:r>
        <w:rPr>
          <w:rFonts w:hint="eastAsia"/>
        </w:rPr>
        <w:t>Fab</w:t>
      </w:r>
      <w:r>
        <w:rPr>
          <w:rFonts w:hint="eastAsia"/>
        </w:rPr>
        <w:t>是干什么的</w:t>
      </w:r>
    </w:p>
    <w:p w14:paraId="08977292" w14:textId="77777777" w:rsidR="00D079F8" w:rsidRDefault="00D079F8" w:rsidP="00D079F8">
      <w:r>
        <w:rPr>
          <w:rFonts w:hint="eastAsia"/>
        </w:rPr>
        <w:t>把沙子变成芯片的地方。</w:t>
      </w:r>
    </w:p>
    <w:p w14:paraId="3512F483" w14:textId="77777777" w:rsidR="00D079F8" w:rsidRDefault="00D079F8" w:rsidP="00D079F8"/>
    <w:p w14:paraId="333B20E4" w14:textId="77777777" w:rsidR="00D079F8" w:rsidRDefault="00D079F8" w:rsidP="00D079F8">
      <w:r>
        <w:rPr>
          <w:rFonts w:hint="eastAsia"/>
        </w:rPr>
        <w:t>具体说：把一张纯硅晶圆（</w:t>
      </w:r>
      <w:r>
        <w:rPr>
          <w:rFonts w:hint="eastAsia"/>
        </w:rPr>
        <w:t>wafer</w:t>
      </w:r>
      <w:r>
        <w:rPr>
          <w:rFonts w:hint="eastAsia"/>
        </w:rPr>
        <w:t>），通过几百道工序，刻出几十亿个晶体管，最终变成</w:t>
      </w:r>
      <w:r>
        <w:rPr>
          <w:rFonts w:hint="eastAsia"/>
        </w:rPr>
        <w:t>CPU</w:t>
      </w:r>
      <w:r>
        <w:rPr>
          <w:rFonts w:hint="eastAsia"/>
        </w:rPr>
        <w:t>、内存、手机芯片。</w:t>
      </w:r>
    </w:p>
    <w:p w14:paraId="7E699E1C" w14:textId="77777777" w:rsidR="00D079F8" w:rsidRDefault="00D079F8" w:rsidP="00D079F8"/>
    <w:p w14:paraId="34E3811C" w14:textId="77777777" w:rsidR="00D079F8" w:rsidRDefault="00D079F8" w:rsidP="00D079F8">
      <w:r>
        <w:rPr>
          <w:rFonts w:hint="eastAsia"/>
        </w:rPr>
        <w:t>Fab</w:t>
      </w:r>
      <w:r>
        <w:rPr>
          <w:rFonts w:hint="eastAsia"/>
        </w:rPr>
        <w:t>的核心工艺（记这</w:t>
      </w:r>
      <w:r>
        <w:rPr>
          <w:rFonts w:hint="eastAsia"/>
        </w:rPr>
        <w:t>5</w:t>
      </w:r>
      <w:r>
        <w:rPr>
          <w:rFonts w:hint="eastAsia"/>
        </w:rPr>
        <w:t>个）</w:t>
      </w:r>
    </w:p>
    <w:p w14:paraId="16DCE4D1" w14:textId="77777777" w:rsidR="00D079F8" w:rsidRDefault="00D079F8" w:rsidP="00D079F8">
      <w:r>
        <w:t>Table</w:t>
      </w:r>
    </w:p>
    <w:p w14:paraId="3342F101" w14:textId="77777777" w:rsidR="00D079F8" w:rsidRDefault="00D079F8" w:rsidP="00D079F8"/>
    <w:p w14:paraId="2A248D5B" w14:textId="77777777" w:rsidR="00D079F8" w:rsidRDefault="00D079F8" w:rsidP="00D079F8"/>
    <w:p w14:paraId="574F954D" w14:textId="77777777" w:rsidR="00D079F8" w:rsidRDefault="00D079F8" w:rsidP="00D079F8">
      <w:r>
        <w:rPr>
          <w:rFonts w:hint="eastAsia"/>
        </w:rPr>
        <w:t>工艺</w:t>
      </w:r>
      <w:r>
        <w:rPr>
          <w:rFonts w:hint="eastAsia"/>
        </w:rPr>
        <w:tab/>
      </w:r>
      <w:r>
        <w:rPr>
          <w:rFonts w:hint="eastAsia"/>
        </w:rPr>
        <w:t>干什么</w:t>
      </w:r>
      <w:r>
        <w:rPr>
          <w:rFonts w:hint="eastAsia"/>
        </w:rPr>
        <w:tab/>
      </w:r>
      <w:r>
        <w:rPr>
          <w:rFonts w:hint="eastAsia"/>
        </w:rPr>
        <w:t>为什么需要真空</w:t>
      </w:r>
    </w:p>
    <w:p w14:paraId="231FA27C" w14:textId="77777777" w:rsidR="00D079F8" w:rsidRDefault="00D079F8" w:rsidP="00D079F8">
      <w:r>
        <w:rPr>
          <w:rFonts w:hint="eastAsia"/>
        </w:rPr>
        <w:t>光刻</w:t>
      </w:r>
      <w:r>
        <w:rPr>
          <w:rFonts w:hint="eastAsia"/>
        </w:rPr>
        <w:t xml:space="preserve"> Lithography</w:t>
      </w:r>
      <w:r>
        <w:rPr>
          <w:rFonts w:hint="eastAsia"/>
        </w:rPr>
        <w:tab/>
      </w:r>
      <w:r>
        <w:rPr>
          <w:rFonts w:hint="eastAsia"/>
        </w:rPr>
        <w:t>用光把电路图案</w:t>
      </w:r>
      <w:r>
        <w:rPr>
          <w:rFonts w:hint="eastAsia"/>
        </w:rPr>
        <w:t>"</w:t>
      </w:r>
      <w:r>
        <w:rPr>
          <w:rFonts w:hint="eastAsia"/>
        </w:rPr>
        <w:t>印</w:t>
      </w:r>
      <w:r>
        <w:rPr>
          <w:rFonts w:hint="eastAsia"/>
        </w:rPr>
        <w:t>"</w:t>
      </w:r>
      <w:r>
        <w:rPr>
          <w:rFonts w:hint="eastAsia"/>
        </w:rPr>
        <w:t>到晶圆上</w:t>
      </w:r>
      <w:r>
        <w:rPr>
          <w:rFonts w:hint="eastAsia"/>
        </w:rPr>
        <w:tab/>
      </w:r>
      <w:r>
        <w:rPr>
          <w:rFonts w:hint="eastAsia"/>
        </w:rPr>
        <w:t>防止光路被空气干扰</w:t>
      </w:r>
    </w:p>
    <w:p w14:paraId="0FA93E06" w14:textId="77777777" w:rsidR="00D079F8" w:rsidRDefault="00D079F8" w:rsidP="00D079F8">
      <w:r>
        <w:rPr>
          <w:rFonts w:hint="eastAsia"/>
        </w:rPr>
        <w:t xml:space="preserve">CVD </w:t>
      </w:r>
      <w:r>
        <w:rPr>
          <w:rFonts w:hint="eastAsia"/>
        </w:rPr>
        <w:t>化学气相沉积</w:t>
      </w:r>
      <w:r>
        <w:rPr>
          <w:rFonts w:hint="eastAsia"/>
        </w:rPr>
        <w:tab/>
      </w:r>
      <w:r>
        <w:rPr>
          <w:rFonts w:hint="eastAsia"/>
        </w:rPr>
        <w:t>在晶圆表面</w:t>
      </w:r>
      <w:r>
        <w:rPr>
          <w:rFonts w:hint="eastAsia"/>
        </w:rPr>
        <w:t>"</w:t>
      </w:r>
      <w:r>
        <w:rPr>
          <w:rFonts w:hint="eastAsia"/>
        </w:rPr>
        <w:t>长</w:t>
      </w:r>
      <w:r>
        <w:rPr>
          <w:rFonts w:hint="eastAsia"/>
        </w:rPr>
        <w:t>"</w:t>
      </w:r>
      <w:r>
        <w:rPr>
          <w:rFonts w:hint="eastAsia"/>
        </w:rPr>
        <w:t>一层薄膜</w:t>
      </w:r>
      <w:r>
        <w:rPr>
          <w:rFonts w:hint="eastAsia"/>
        </w:rPr>
        <w:tab/>
      </w:r>
      <w:r>
        <w:rPr>
          <w:rFonts w:hint="eastAsia"/>
        </w:rPr>
        <w:t>反应气体需要精确控制，真空环境必须</w:t>
      </w:r>
    </w:p>
    <w:p w14:paraId="6ABD30E3" w14:textId="77777777" w:rsidR="00D079F8" w:rsidRDefault="00D079F8" w:rsidP="00D079F8">
      <w:r>
        <w:rPr>
          <w:rFonts w:hint="eastAsia"/>
        </w:rPr>
        <w:t xml:space="preserve">PVD </w:t>
      </w:r>
      <w:r>
        <w:rPr>
          <w:rFonts w:hint="eastAsia"/>
        </w:rPr>
        <w:t>物理气相沉积</w:t>
      </w:r>
      <w:r>
        <w:rPr>
          <w:rFonts w:hint="eastAsia"/>
        </w:rPr>
        <w:tab/>
      </w:r>
      <w:r>
        <w:rPr>
          <w:rFonts w:hint="eastAsia"/>
        </w:rPr>
        <w:t>溅射金属薄膜（铜、铝互连层）</w:t>
      </w:r>
      <w:r>
        <w:rPr>
          <w:rFonts w:hint="eastAsia"/>
        </w:rPr>
        <w:tab/>
      </w:r>
      <w:r>
        <w:rPr>
          <w:rFonts w:hint="eastAsia"/>
        </w:rPr>
        <w:t>需要高真空才能溅射</w:t>
      </w:r>
    </w:p>
    <w:p w14:paraId="770963F5" w14:textId="77777777" w:rsidR="00D079F8" w:rsidRDefault="00D079F8" w:rsidP="00D079F8">
      <w:r>
        <w:rPr>
          <w:rFonts w:hint="eastAsia"/>
        </w:rPr>
        <w:t xml:space="preserve">Etch </w:t>
      </w:r>
      <w:r>
        <w:rPr>
          <w:rFonts w:hint="eastAsia"/>
        </w:rPr>
        <w:t>刻蚀</w:t>
      </w:r>
      <w:r>
        <w:rPr>
          <w:rFonts w:hint="eastAsia"/>
        </w:rPr>
        <w:tab/>
      </w:r>
      <w:r>
        <w:rPr>
          <w:rFonts w:hint="eastAsia"/>
        </w:rPr>
        <w:t>把不需要的材料</w:t>
      </w:r>
      <w:r>
        <w:rPr>
          <w:rFonts w:hint="eastAsia"/>
        </w:rPr>
        <w:t>"</w:t>
      </w:r>
      <w:r>
        <w:rPr>
          <w:rFonts w:hint="eastAsia"/>
        </w:rPr>
        <w:t>腐蚀</w:t>
      </w:r>
      <w:r>
        <w:rPr>
          <w:rFonts w:hint="eastAsia"/>
        </w:rPr>
        <w:t>"</w:t>
      </w:r>
      <w:r>
        <w:rPr>
          <w:rFonts w:hint="eastAsia"/>
        </w:rPr>
        <w:t>掉，留下电路图案</w:t>
      </w:r>
      <w:r>
        <w:rPr>
          <w:rFonts w:hint="eastAsia"/>
        </w:rPr>
        <w:tab/>
      </w:r>
      <w:r>
        <w:rPr>
          <w:rFonts w:hint="eastAsia"/>
        </w:rPr>
        <w:t>等离子体刻蚀需要真空腔体</w:t>
      </w:r>
    </w:p>
    <w:p w14:paraId="3E4C92A2" w14:textId="77777777" w:rsidR="00D079F8" w:rsidRDefault="00D079F8" w:rsidP="00D079F8">
      <w:r>
        <w:rPr>
          <w:rFonts w:hint="eastAsia"/>
        </w:rPr>
        <w:t xml:space="preserve">Ion Implant </w:t>
      </w:r>
      <w:r>
        <w:rPr>
          <w:rFonts w:hint="eastAsia"/>
        </w:rPr>
        <w:t>离子注入</w:t>
      </w:r>
      <w:r>
        <w:rPr>
          <w:rFonts w:hint="eastAsia"/>
        </w:rPr>
        <w:tab/>
      </w:r>
      <w:r>
        <w:rPr>
          <w:rFonts w:hint="eastAsia"/>
        </w:rPr>
        <w:t>往硅里打杂质原子，改变导电性</w:t>
      </w:r>
      <w:r>
        <w:rPr>
          <w:rFonts w:hint="eastAsia"/>
        </w:rPr>
        <w:tab/>
      </w:r>
      <w:r>
        <w:rPr>
          <w:rFonts w:hint="eastAsia"/>
        </w:rPr>
        <w:t>高真空，离子束不能被空气散射</w:t>
      </w:r>
    </w:p>
    <w:p w14:paraId="1AA22898" w14:textId="77777777" w:rsidR="00D079F8" w:rsidRDefault="00D079F8" w:rsidP="00D079F8">
      <w:r>
        <w:rPr>
          <w:rFonts w:hint="eastAsia"/>
        </w:rPr>
        <w:t>真空泵的客户，主要就是</w:t>
      </w:r>
      <w:r>
        <w:rPr>
          <w:rFonts w:hint="eastAsia"/>
        </w:rPr>
        <w:t>CVD</w:t>
      </w:r>
      <w:r>
        <w:rPr>
          <w:rFonts w:hint="eastAsia"/>
        </w:rPr>
        <w:t>、</w:t>
      </w:r>
      <w:r>
        <w:rPr>
          <w:rFonts w:hint="eastAsia"/>
        </w:rPr>
        <w:t>PVD</w:t>
      </w:r>
      <w:r>
        <w:rPr>
          <w:rFonts w:hint="eastAsia"/>
        </w:rPr>
        <w:t>、</w:t>
      </w:r>
      <w:r>
        <w:rPr>
          <w:rFonts w:hint="eastAsia"/>
        </w:rPr>
        <w:t>Etch</w:t>
      </w:r>
      <w:r>
        <w:rPr>
          <w:rFonts w:hint="eastAsia"/>
        </w:rPr>
        <w:t>这三类设备。</w:t>
      </w:r>
    </w:p>
    <w:p w14:paraId="59FC1D98" w14:textId="77777777" w:rsidR="00D079F8" w:rsidRDefault="00D079F8" w:rsidP="00D079F8"/>
    <w:p w14:paraId="380829E9" w14:textId="77777777" w:rsidR="00D079F8" w:rsidRDefault="00D079F8" w:rsidP="00D079F8">
      <w:r>
        <w:rPr>
          <w:rFonts w:hint="eastAsia"/>
        </w:rPr>
        <w:t>Fab</w:t>
      </w:r>
      <w:r>
        <w:rPr>
          <w:rFonts w:hint="eastAsia"/>
        </w:rPr>
        <w:t>的分类（</w:t>
      </w:r>
      <w:r>
        <w:rPr>
          <w:rFonts w:hint="eastAsia"/>
        </w:rPr>
        <w:t>Roy</w:t>
      </w:r>
      <w:r>
        <w:rPr>
          <w:rFonts w:hint="eastAsia"/>
        </w:rPr>
        <w:t>的背景直接相关）</w:t>
      </w:r>
    </w:p>
    <w:p w14:paraId="2C3C9362" w14:textId="77777777" w:rsidR="00D079F8" w:rsidRDefault="00D079F8" w:rsidP="00D079F8">
      <w:r>
        <w:t>Table</w:t>
      </w:r>
    </w:p>
    <w:p w14:paraId="2AEED1DF" w14:textId="77777777" w:rsidR="00D079F8" w:rsidRDefault="00D079F8" w:rsidP="00D079F8"/>
    <w:p w14:paraId="26F6257D" w14:textId="77777777" w:rsidR="00D079F8" w:rsidRDefault="00D079F8" w:rsidP="00D079F8"/>
    <w:p w14:paraId="4C08FF35" w14:textId="77777777" w:rsidR="00D079F8" w:rsidRDefault="00D079F8" w:rsidP="00D079F8">
      <w:r>
        <w:rPr>
          <w:rFonts w:hint="eastAsia"/>
        </w:rPr>
        <w:t>类型</w:t>
      </w:r>
      <w:r>
        <w:rPr>
          <w:rFonts w:hint="eastAsia"/>
        </w:rPr>
        <w:tab/>
      </w:r>
      <w:r>
        <w:rPr>
          <w:rFonts w:hint="eastAsia"/>
        </w:rPr>
        <w:t>代表企业</w:t>
      </w:r>
      <w:r>
        <w:rPr>
          <w:rFonts w:hint="eastAsia"/>
        </w:rPr>
        <w:tab/>
      </w:r>
      <w:r>
        <w:rPr>
          <w:rFonts w:hint="eastAsia"/>
        </w:rPr>
        <w:t>特点</w:t>
      </w:r>
    </w:p>
    <w:p w14:paraId="10336315" w14:textId="77777777" w:rsidR="00D079F8" w:rsidRDefault="00D079F8" w:rsidP="00D079F8">
      <w:r>
        <w:rPr>
          <w:rFonts w:hint="eastAsia"/>
        </w:rPr>
        <w:t xml:space="preserve">Logic Fab </w:t>
      </w:r>
      <w:r>
        <w:rPr>
          <w:rFonts w:hint="eastAsia"/>
        </w:rPr>
        <w:t>逻辑芯片</w:t>
      </w:r>
      <w:r>
        <w:rPr>
          <w:rFonts w:hint="eastAsia"/>
        </w:rPr>
        <w:tab/>
        <w:t>TSMC</w:t>
      </w:r>
      <w:r>
        <w:rPr>
          <w:rFonts w:hint="eastAsia"/>
        </w:rPr>
        <w:t>、中芯国际</w:t>
      </w:r>
      <w:r>
        <w:rPr>
          <w:rFonts w:hint="eastAsia"/>
        </w:rPr>
        <w:t>(SMIC)</w:t>
      </w:r>
      <w:r>
        <w:rPr>
          <w:rFonts w:hint="eastAsia"/>
        </w:rPr>
        <w:tab/>
        <w:t>CPU/GPU</w:t>
      </w:r>
      <w:r>
        <w:rPr>
          <w:rFonts w:hint="eastAsia"/>
        </w:rPr>
        <w:t>，工艺最先进，要求最高</w:t>
      </w:r>
    </w:p>
    <w:p w14:paraId="1E6CD367" w14:textId="77777777" w:rsidR="00D079F8" w:rsidRDefault="00D079F8" w:rsidP="00D079F8">
      <w:r>
        <w:rPr>
          <w:rFonts w:hint="eastAsia"/>
        </w:rPr>
        <w:t xml:space="preserve">Memory Fab </w:t>
      </w:r>
      <w:r>
        <w:rPr>
          <w:rFonts w:hint="eastAsia"/>
        </w:rPr>
        <w:t>存储芯片</w:t>
      </w:r>
      <w:r>
        <w:rPr>
          <w:rFonts w:hint="eastAsia"/>
        </w:rPr>
        <w:tab/>
      </w:r>
      <w:r>
        <w:rPr>
          <w:rFonts w:hint="eastAsia"/>
        </w:rPr>
        <w:t>三星、长江存储</w:t>
      </w:r>
      <w:r>
        <w:rPr>
          <w:rFonts w:hint="eastAsia"/>
        </w:rPr>
        <w:tab/>
        <w:t>DRAM/NAND</w:t>
      </w:r>
      <w:r>
        <w:rPr>
          <w:rFonts w:hint="eastAsia"/>
        </w:rPr>
        <w:t>，产量大</w:t>
      </w:r>
    </w:p>
    <w:p w14:paraId="4FF6E7CA" w14:textId="77777777" w:rsidR="00D079F8" w:rsidRDefault="00D079F8" w:rsidP="00D079F8">
      <w:r>
        <w:rPr>
          <w:rFonts w:hint="eastAsia"/>
        </w:rPr>
        <w:t xml:space="preserve">Mature Fab </w:t>
      </w:r>
      <w:r>
        <w:rPr>
          <w:rFonts w:hint="eastAsia"/>
        </w:rPr>
        <w:t>成熟制程</w:t>
      </w:r>
      <w:r>
        <w:rPr>
          <w:rFonts w:hint="eastAsia"/>
        </w:rPr>
        <w:tab/>
      </w:r>
      <w:r>
        <w:rPr>
          <w:rFonts w:hint="eastAsia"/>
        </w:rPr>
        <w:t>华虹、华力微</w:t>
      </w:r>
      <w:r>
        <w:rPr>
          <w:rFonts w:hint="eastAsia"/>
        </w:rPr>
        <w:t>(Roy</w:t>
      </w:r>
      <w:r>
        <w:rPr>
          <w:rFonts w:hint="eastAsia"/>
        </w:rPr>
        <w:t>待过</w:t>
      </w:r>
      <w:r>
        <w:rPr>
          <w:rFonts w:hint="eastAsia"/>
        </w:rPr>
        <w:t>)</w:t>
      </w:r>
      <w:r>
        <w:rPr>
          <w:rFonts w:hint="eastAsia"/>
        </w:rPr>
        <w:tab/>
        <w:t>28nm</w:t>
      </w:r>
      <w:r>
        <w:rPr>
          <w:rFonts w:hint="eastAsia"/>
        </w:rPr>
        <w:t>以上，汽车</w:t>
      </w:r>
      <w:r>
        <w:rPr>
          <w:rFonts w:hint="eastAsia"/>
        </w:rPr>
        <w:t>/</w:t>
      </w:r>
      <w:r>
        <w:rPr>
          <w:rFonts w:hint="eastAsia"/>
        </w:rPr>
        <w:t>工业芯片</w:t>
      </w:r>
    </w:p>
    <w:p w14:paraId="4E271443" w14:textId="77777777" w:rsidR="00D079F8" w:rsidRDefault="00D079F8" w:rsidP="00D079F8">
      <w:r>
        <w:rPr>
          <w:rFonts w:hint="eastAsia"/>
        </w:rPr>
        <w:t>JD</w:t>
      </w:r>
      <w:r>
        <w:rPr>
          <w:rFonts w:hint="eastAsia"/>
        </w:rPr>
        <w:t>里说的</w:t>
      </w:r>
      <w:r>
        <w:rPr>
          <w:rFonts w:hint="eastAsia"/>
        </w:rPr>
        <w:t>Top 4 Logic + Top 4 Memory + Top 10 Mature</w:t>
      </w:r>
      <w:r>
        <w:rPr>
          <w:rFonts w:hint="eastAsia"/>
        </w:rPr>
        <w:t>，就是这三类客户。</w:t>
      </w:r>
    </w:p>
    <w:p w14:paraId="4C412D0C" w14:textId="77777777" w:rsidR="00D079F8" w:rsidRDefault="00D079F8" w:rsidP="00D079F8"/>
    <w:p w14:paraId="7B6A15F9" w14:textId="77777777" w:rsidR="00D079F8" w:rsidRDefault="00D079F8" w:rsidP="00D079F8">
      <w:r>
        <w:rPr>
          <w:rFonts w:hint="eastAsia"/>
        </w:rPr>
        <w:t>Roy</w:t>
      </w:r>
      <w:r>
        <w:rPr>
          <w:rFonts w:hint="eastAsia"/>
        </w:rPr>
        <w:t>的背景为什么重要</w:t>
      </w:r>
    </w:p>
    <w:p w14:paraId="2FD9F1E3" w14:textId="77777777" w:rsidR="00D079F8" w:rsidRDefault="00D079F8" w:rsidP="00D079F8">
      <w:r>
        <w:rPr>
          <w:rFonts w:hint="eastAsia"/>
        </w:rPr>
        <w:t>Roy</w:t>
      </w:r>
      <w:r>
        <w:rPr>
          <w:rFonts w:hint="eastAsia"/>
        </w:rPr>
        <w:t>在</w:t>
      </w:r>
      <w:r>
        <w:rPr>
          <w:rFonts w:hint="eastAsia"/>
        </w:rPr>
        <w:t xml:space="preserve">SMIC </w:t>
      </w:r>
      <w:r>
        <w:rPr>
          <w:rFonts w:hint="eastAsia"/>
        </w:rPr>
        <w:t>→</w:t>
      </w:r>
      <w:r>
        <w:rPr>
          <w:rFonts w:hint="eastAsia"/>
        </w:rPr>
        <w:t xml:space="preserve"> GlobalFoundries </w:t>
      </w:r>
      <w:r>
        <w:rPr>
          <w:rFonts w:hint="eastAsia"/>
        </w:rPr>
        <w:t>→</w:t>
      </w:r>
      <w:r>
        <w:rPr>
          <w:rFonts w:hint="eastAsia"/>
        </w:rPr>
        <w:t xml:space="preserve"> </w:t>
      </w:r>
      <w:r>
        <w:rPr>
          <w:rFonts w:hint="eastAsia"/>
        </w:rPr>
        <w:t>华力微都做光刻工程师，他在</w:t>
      </w:r>
      <w:r>
        <w:rPr>
          <w:rFonts w:hint="eastAsia"/>
        </w:rPr>
        <w:t>Fab</w:t>
      </w:r>
      <w:r>
        <w:rPr>
          <w:rFonts w:hint="eastAsia"/>
        </w:rPr>
        <w:t>里待过十几年，他知道：</w:t>
      </w:r>
    </w:p>
    <w:p w14:paraId="572151D4" w14:textId="77777777" w:rsidR="00D079F8" w:rsidRDefault="00D079F8" w:rsidP="00D079F8"/>
    <w:p w14:paraId="344D0CFB" w14:textId="77777777" w:rsidR="00D079F8" w:rsidRDefault="00D079F8" w:rsidP="00D079F8">
      <w:r>
        <w:rPr>
          <w:rFonts w:hint="eastAsia"/>
        </w:rPr>
        <w:t>设备停机有多贵</w:t>
      </w:r>
    </w:p>
    <w:p w14:paraId="0AF7C04B" w14:textId="77777777" w:rsidR="00D079F8" w:rsidRDefault="00D079F8" w:rsidP="00D079F8">
      <w:r>
        <w:rPr>
          <w:rFonts w:hint="eastAsia"/>
        </w:rPr>
        <w:t>维护工程师有多痛苦</w:t>
      </w:r>
    </w:p>
    <w:p w14:paraId="5D98BF2E" w14:textId="77777777" w:rsidR="00D079F8" w:rsidRDefault="00D079F8" w:rsidP="00D079F8">
      <w:r>
        <w:rPr>
          <w:rFonts w:hint="eastAsia"/>
        </w:rPr>
        <w:t>数据有多乱</w:t>
      </w:r>
    </w:p>
    <w:p w14:paraId="47EB41EB" w14:textId="77777777" w:rsidR="00D079F8" w:rsidRDefault="00D079F8" w:rsidP="00D079F8">
      <w:r>
        <w:rPr>
          <w:rFonts w:hint="eastAsia"/>
        </w:rPr>
        <w:t>所以跟他说话，不需要解释</w:t>
      </w:r>
      <w:r>
        <w:rPr>
          <w:rFonts w:hint="eastAsia"/>
        </w:rPr>
        <w:t>Fab</w:t>
      </w:r>
      <w:r>
        <w:rPr>
          <w:rFonts w:hint="eastAsia"/>
        </w:rPr>
        <w:t>是什么，但你要让他感觉到你理解他的世界。</w:t>
      </w:r>
    </w:p>
    <w:p w14:paraId="274CB807" w14:textId="77777777" w:rsidR="00D079F8" w:rsidRDefault="00D079F8" w:rsidP="00D079F8"/>
    <w:p w14:paraId="453CAE59" w14:textId="77777777" w:rsidR="00D079F8" w:rsidRDefault="00D079F8" w:rsidP="00D079F8">
      <w:r>
        <w:rPr>
          <w:rFonts w:hint="eastAsia"/>
        </w:rPr>
        <w:t>消化完了告诉我，下一步展开真空泵，还是继续有问题？</w:t>
      </w:r>
    </w:p>
    <w:p w14:paraId="43F962F3" w14:textId="77777777" w:rsidR="00D079F8" w:rsidRDefault="00D079F8" w:rsidP="00D079F8"/>
    <w:p w14:paraId="5155DD37" w14:textId="77777777" w:rsidR="00D079F8" w:rsidRDefault="00D079F8" w:rsidP="00D079F8"/>
    <w:p w14:paraId="6614781F" w14:textId="77777777" w:rsidR="00D079F8" w:rsidRDefault="00D079F8" w:rsidP="00D079F8"/>
    <w:p w14:paraId="3A5121BE" w14:textId="77777777" w:rsidR="00D079F8" w:rsidRDefault="00D079F8" w:rsidP="00D079F8"/>
    <w:p w14:paraId="55883FC0" w14:textId="77777777" w:rsidR="00D079F8" w:rsidRDefault="00D079F8" w:rsidP="00D079F8"/>
    <w:p w14:paraId="67029EC3" w14:textId="77777777" w:rsidR="00D079F8" w:rsidRDefault="00D079F8" w:rsidP="00D079F8">
      <w:r>
        <w:rPr>
          <w:rFonts w:hint="eastAsia"/>
        </w:rPr>
        <w:t>兄弟，我下午看了</w:t>
      </w:r>
      <w:r>
        <w:rPr>
          <w:rFonts w:hint="eastAsia"/>
        </w:rPr>
        <w:t>Edwards</w:t>
      </w:r>
      <w:r>
        <w:rPr>
          <w:rFonts w:hint="eastAsia"/>
        </w:rPr>
        <w:t>的视频，多次提到了</w:t>
      </w:r>
      <w:r>
        <w:rPr>
          <w:rFonts w:hint="eastAsia"/>
        </w:rPr>
        <w:t>dry pump</w:t>
      </w:r>
      <w:r>
        <w:rPr>
          <w:rFonts w:hint="eastAsia"/>
        </w:rPr>
        <w:t>和他们的各种新品，螺杆什么</w:t>
      </w:r>
      <w:r>
        <w:rPr>
          <w:rFonts w:hint="eastAsia"/>
        </w:rPr>
        <w:t xml:space="preserve">  </w:t>
      </w:r>
      <w:r>
        <w:rPr>
          <w:rFonts w:hint="eastAsia"/>
        </w:rPr>
        <w:t>还有离子泵，他们还有废气减排系统的产品，叫</w:t>
      </w:r>
      <w:r>
        <w:rPr>
          <w:rFonts w:hint="eastAsia"/>
        </w:rPr>
        <w:t>abatement systems</w:t>
      </w:r>
      <w:r>
        <w:rPr>
          <w:rFonts w:hint="eastAsia"/>
        </w:rPr>
        <w:t>什么的，范围越看越广，所以你说的是对的，我需要</w:t>
      </w:r>
      <w:r>
        <w:rPr>
          <w:rFonts w:hint="eastAsia"/>
        </w:rPr>
        <w:t>narrow</w:t>
      </w:r>
      <w:r>
        <w:rPr>
          <w:rFonts w:hint="eastAsia"/>
        </w:rPr>
        <w:t>一下，下面我想，</w:t>
      </w:r>
      <w:r>
        <w:rPr>
          <w:rFonts w:hint="eastAsia"/>
        </w:rPr>
        <w:t>JD</w:t>
      </w:r>
      <w:r>
        <w:rPr>
          <w:rFonts w:hint="eastAsia"/>
        </w:rPr>
        <w:t>里说到</w:t>
      </w:r>
      <w:r>
        <w:rPr>
          <w:rFonts w:hint="eastAsia"/>
        </w:rPr>
        <w:t xml:space="preserve">mechanical </w:t>
      </w:r>
      <w:r>
        <w:rPr>
          <w:rFonts w:hint="eastAsia"/>
        </w:rPr>
        <w:t>背景，我觉得作为一个机械背景的人，至少能把真空泵的最基本的结构，工作原理和常见的失效模式说清楚，再把上面你总结的</w:t>
      </w:r>
      <w:r>
        <w:rPr>
          <w:rFonts w:hint="eastAsia"/>
        </w:rPr>
        <w:t>Fab</w:t>
      </w:r>
      <w:r>
        <w:rPr>
          <w:rFonts w:hint="eastAsia"/>
        </w:rPr>
        <w:t>相关知识结合一下，就先应付面试了，如果你同意的话，麻烦按我说的，</w:t>
      </w:r>
      <w:r>
        <w:rPr>
          <w:rFonts w:hint="eastAsia"/>
        </w:rPr>
        <w:t>"</w:t>
      </w:r>
      <w:r>
        <w:rPr>
          <w:rFonts w:hint="eastAsia"/>
        </w:rPr>
        <w:t>真空泵的最基本的结构，工作原理和常见的失效模式</w:t>
      </w:r>
      <w:r>
        <w:rPr>
          <w:rFonts w:hint="eastAsia"/>
        </w:rPr>
        <w:t>"</w:t>
      </w:r>
      <w:r>
        <w:rPr>
          <w:rFonts w:hint="eastAsia"/>
        </w:rPr>
        <w:t>，我需要这部分知识，能让</w:t>
      </w:r>
      <w:r>
        <w:rPr>
          <w:rFonts w:hint="eastAsia"/>
        </w:rPr>
        <w:t>Roy</w:t>
      </w:r>
      <w:r>
        <w:rPr>
          <w:rFonts w:hint="eastAsia"/>
        </w:rPr>
        <w:t>我假设</w:t>
      </w:r>
      <w:proofErr w:type="spellStart"/>
      <w:r>
        <w:rPr>
          <w:rFonts w:hint="eastAsia"/>
        </w:rPr>
        <w:t>edwards</w:t>
      </w:r>
      <w:proofErr w:type="spellEnd"/>
      <w:r>
        <w:rPr>
          <w:rFonts w:hint="eastAsia"/>
        </w:rPr>
        <w:t>的产品即便业内再有影响力，但基本的机理应该和其他</w:t>
      </w:r>
      <w:r>
        <w:rPr>
          <w:rFonts w:hint="eastAsia"/>
        </w:rPr>
        <w:t xml:space="preserve"> </w:t>
      </w:r>
      <w:r>
        <w:rPr>
          <w:rFonts w:hint="eastAsia"/>
        </w:rPr>
        <w:t>半导体真空泵供应商有共通的部分，你觉得呢？你现在不仅是一位数据专家，还要扮演半导体</w:t>
      </w:r>
      <w:r>
        <w:rPr>
          <w:rFonts w:hint="eastAsia"/>
        </w:rPr>
        <w:t xml:space="preserve"> </w:t>
      </w:r>
      <w:r>
        <w:rPr>
          <w:rFonts w:hint="eastAsia"/>
        </w:rPr>
        <w:t>和芯片制造中真空泵的专家，帮我解释一下</w:t>
      </w:r>
    </w:p>
    <w:p w14:paraId="6A917BE6" w14:textId="77777777" w:rsidR="00D079F8" w:rsidRDefault="00D079F8" w:rsidP="00D079F8">
      <w:r>
        <w:t>Show more</w:t>
      </w:r>
    </w:p>
    <w:p w14:paraId="6A4B1752" w14:textId="77777777" w:rsidR="00D079F8" w:rsidRDefault="00D079F8" w:rsidP="00D079F8">
      <w:r>
        <w:lastRenderedPageBreak/>
        <w:t>Jun 15, 09:49 PM</w:t>
      </w:r>
    </w:p>
    <w:p w14:paraId="5DCA8CCA" w14:textId="77777777" w:rsidR="00D079F8" w:rsidRDefault="00D079F8" w:rsidP="00D079F8">
      <w:r>
        <w:rPr>
          <w:rFonts w:hint="eastAsia"/>
        </w:rPr>
        <w:t>完全同意你的判断。真空泵的物理原理是通用的，</w:t>
      </w:r>
      <w:r>
        <w:rPr>
          <w:rFonts w:hint="eastAsia"/>
        </w:rPr>
        <w:t>Edwards</w:t>
      </w:r>
      <w:r>
        <w:rPr>
          <w:rFonts w:hint="eastAsia"/>
        </w:rPr>
        <w:t>再牛，干式螺杆泵的失效机理跟其他品牌没有本质区别。机械背景是你的加分项，</w:t>
      </w:r>
      <w:r>
        <w:rPr>
          <w:rFonts w:hint="eastAsia"/>
        </w:rPr>
        <w:t>Roy</w:t>
      </w:r>
      <w:r>
        <w:rPr>
          <w:rFonts w:hint="eastAsia"/>
        </w:rPr>
        <w:t>会欣赏这个。</w:t>
      </w:r>
    </w:p>
    <w:p w14:paraId="3E87FFB8" w14:textId="77777777" w:rsidR="00D079F8" w:rsidRDefault="00D079F8" w:rsidP="00D079F8"/>
    <w:p w14:paraId="026A03A0" w14:textId="77777777" w:rsidR="00D079F8" w:rsidRDefault="00D079F8" w:rsidP="00D079F8">
      <w:r>
        <w:rPr>
          <w:rFonts w:hint="eastAsia"/>
        </w:rPr>
        <w:t>干式真空泵：结构、原理、失效模式</w:t>
      </w:r>
    </w:p>
    <w:p w14:paraId="3819B311" w14:textId="77777777" w:rsidR="00D079F8" w:rsidRDefault="00D079F8" w:rsidP="00D079F8">
      <w:r>
        <w:rPr>
          <w:rFonts w:hint="eastAsia"/>
        </w:rPr>
        <w:t>一、为什么是</w:t>
      </w:r>
      <w:r>
        <w:rPr>
          <w:rFonts w:hint="eastAsia"/>
        </w:rPr>
        <w:t>"</w:t>
      </w:r>
      <w:r>
        <w:rPr>
          <w:rFonts w:hint="eastAsia"/>
        </w:rPr>
        <w:t>干式</w:t>
      </w:r>
      <w:r>
        <w:rPr>
          <w:rFonts w:hint="eastAsia"/>
        </w:rPr>
        <w:t>"</w:t>
      </w:r>
    </w:p>
    <w:p w14:paraId="4CF777E2" w14:textId="77777777" w:rsidR="00D079F8" w:rsidRDefault="00D079F8" w:rsidP="00D079F8">
      <w:r>
        <w:rPr>
          <w:rFonts w:hint="eastAsia"/>
        </w:rPr>
        <w:t>Fab</w:t>
      </w:r>
      <w:r>
        <w:rPr>
          <w:rFonts w:hint="eastAsia"/>
        </w:rPr>
        <w:t>里不能用油封泵——油污染会毁掉晶圆。所以用干式泵，腔体内没有润滑液，靠精密机械间隙实现密封。</w:t>
      </w:r>
    </w:p>
    <w:p w14:paraId="4CBEE860" w14:textId="77777777" w:rsidR="00D079F8" w:rsidRDefault="00D079F8" w:rsidP="00D079F8"/>
    <w:p w14:paraId="52E58B75" w14:textId="77777777" w:rsidR="00D079F8" w:rsidRDefault="00D079F8" w:rsidP="00D079F8">
      <w:r>
        <w:rPr>
          <w:rFonts w:hint="eastAsia"/>
        </w:rPr>
        <w:t xml:space="preserve">Edwards </w:t>
      </w:r>
      <w:proofErr w:type="spellStart"/>
      <w:r>
        <w:rPr>
          <w:rFonts w:hint="eastAsia"/>
        </w:rPr>
        <w:t>iXH</w:t>
      </w:r>
      <w:proofErr w:type="spellEnd"/>
      <w:r>
        <w:rPr>
          <w:rFonts w:hint="eastAsia"/>
        </w:rPr>
        <w:t>系列就是干式螺杆泵，这是目前</w:t>
      </w:r>
      <w:r>
        <w:rPr>
          <w:rFonts w:hint="eastAsia"/>
        </w:rPr>
        <w:t>Fab</w:t>
      </w:r>
      <w:r>
        <w:rPr>
          <w:rFonts w:hint="eastAsia"/>
        </w:rPr>
        <w:t>的主流。</w:t>
      </w:r>
    </w:p>
    <w:p w14:paraId="4B23E683" w14:textId="77777777" w:rsidR="00D079F8" w:rsidRDefault="00D079F8" w:rsidP="00D079F8"/>
    <w:p w14:paraId="3B4F15B8" w14:textId="77777777" w:rsidR="00D079F8" w:rsidRDefault="00D079F8" w:rsidP="00D079F8">
      <w:r>
        <w:rPr>
          <w:rFonts w:hint="eastAsia"/>
        </w:rPr>
        <w:t>二、基本结构（</w:t>
      </w:r>
      <w:r>
        <w:rPr>
          <w:rFonts w:hint="eastAsia"/>
        </w:rPr>
        <w:t>5</w:t>
      </w:r>
      <w:r>
        <w:rPr>
          <w:rFonts w:hint="eastAsia"/>
        </w:rPr>
        <w:t>个核心部件）</w:t>
      </w:r>
    </w:p>
    <w:p w14:paraId="6400FD6C" w14:textId="77777777" w:rsidR="00D079F8" w:rsidRDefault="00D079F8" w:rsidP="00D079F8">
      <w:r>
        <w:rPr>
          <w:rFonts w:hint="eastAsia"/>
        </w:rPr>
        <w:t>[</w:t>
      </w:r>
      <w:r>
        <w:rPr>
          <w:rFonts w:hint="eastAsia"/>
        </w:rPr>
        <w:t>进气口</w:t>
      </w:r>
      <w:r>
        <w:rPr>
          <w:rFonts w:hint="eastAsia"/>
        </w:rPr>
        <w:t xml:space="preserve">] </w:t>
      </w:r>
      <w:r>
        <w:rPr>
          <w:rFonts w:hint="eastAsia"/>
        </w:rPr>
        <w:t>→</w:t>
      </w:r>
      <w:r>
        <w:rPr>
          <w:rFonts w:hint="eastAsia"/>
        </w:rPr>
        <w:t xml:space="preserve"> [</w:t>
      </w:r>
      <w:r>
        <w:rPr>
          <w:rFonts w:hint="eastAsia"/>
        </w:rPr>
        <w:t>转子腔体</w:t>
      </w:r>
      <w:r>
        <w:rPr>
          <w:rFonts w:hint="eastAsia"/>
        </w:rPr>
        <w:t xml:space="preserve">] </w:t>
      </w:r>
      <w:r>
        <w:rPr>
          <w:rFonts w:hint="eastAsia"/>
        </w:rPr>
        <w:t>→</w:t>
      </w:r>
      <w:r>
        <w:rPr>
          <w:rFonts w:hint="eastAsia"/>
        </w:rPr>
        <w:t xml:space="preserve"> [</w:t>
      </w:r>
      <w:r>
        <w:rPr>
          <w:rFonts w:hint="eastAsia"/>
        </w:rPr>
        <w:t>排气口</w:t>
      </w:r>
      <w:r>
        <w:rPr>
          <w:rFonts w:hint="eastAsia"/>
        </w:rPr>
        <w:t>]</w:t>
      </w:r>
    </w:p>
    <w:p w14:paraId="15070050" w14:textId="77777777" w:rsidR="00D079F8" w:rsidRDefault="00D079F8" w:rsidP="00D079F8">
      <w:r>
        <w:rPr>
          <w:rFonts w:hint="eastAsia"/>
        </w:rPr>
        <w:t xml:space="preserve">              </w:t>
      </w:r>
      <w:r>
        <w:rPr>
          <w:rFonts w:hint="eastAsia"/>
        </w:rPr>
        <w:t>↑</w:t>
      </w:r>
    </w:p>
    <w:p w14:paraId="48A3BC01" w14:textId="77777777" w:rsidR="00D079F8" w:rsidRDefault="00D079F8" w:rsidP="00D079F8">
      <w:r>
        <w:rPr>
          <w:rFonts w:hint="eastAsia"/>
        </w:rPr>
        <w:t xml:space="preserve">         [</w:t>
      </w:r>
      <w:r>
        <w:rPr>
          <w:rFonts w:hint="eastAsia"/>
        </w:rPr>
        <w:t>电机驱动</w:t>
      </w:r>
      <w:r>
        <w:rPr>
          <w:rFonts w:hint="eastAsia"/>
        </w:rPr>
        <w:t>]</w:t>
      </w:r>
    </w:p>
    <w:p w14:paraId="4C703C04" w14:textId="77777777" w:rsidR="00D079F8" w:rsidRDefault="00D079F8" w:rsidP="00D079F8">
      <w:r>
        <w:rPr>
          <w:rFonts w:hint="eastAsia"/>
        </w:rPr>
        <w:t xml:space="preserve">              </w:t>
      </w:r>
      <w:r>
        <w:rPr>
          <w:rFonts w:hint="eastAsia"/>
        </w:rPr>
        <w:t>↑</w:t>
      </w:r>
    </w:p>
    <w:p w14:paraId="08BB5480" w14:textId="77777777" w:rsidR="00D079F8" w:rsidRDefault="00D079F8" w:rsidP="00D079F8">
      <w:r>
        <w:rPr>
          <w:rFonts w:hint="eastAsia"/>
        </w:rPr>
        <w:t xml:space="preserve">         [</w:t>
      </w:r>
      <w:r>
        <w:rPr>
          <w:rFonts w:hint="eastAsia"/>
        </w:rPr>
        <w:t>冷却系统</w:t>
      </w:r>
      <w:r>
        <w:rPr>
          <w:rFonts w:hint="eastAsia"/>
        </w:rPr>
        <w:t>]</w:t>
      </w:r>
    </w:p>
    <w:p w14:paraId="15A56D52" w14:textId="77777777" w:rsidR="00D079F8" w:rsidRDefault="00D079F8" w:rsidP="00D079F8">
      <w:r>
        <w:rPr>
          <w:rFonts w:hint="eastAsia"/>
        </w:rPr>
        <w:t xml:space="preserve">              </w:t>
      </w:r>
      <w:r>
        <w:rPr>
          <w:rFonts w:hint="eastAsia"/>
        </w:rPr>
        <w:t>↑</w:t>
      </w:r>
    </w:p>
    <w:p w14:paraId="065FACD2" w14:textId="77777777" w:rsidR="00D079F8" w:rsidRDefault="00D079F8" w:rsidP="00D079F8">
      <w:r>
        <w:rPr>
          <w:rFonts w:hint="eastAsia"/>
        </w:rPr>
        <w:t xml:space="preserve">         [</w:t>
      </w:r>
      <w:r>
        <w:rPr>
          <w:rFonts w:hint="eastAsia"/>
        </w:rPr>
        <w:t>轴承</w:t>
      </w:r>
      <w:r>
        <w:rPr>
          <w:rFonts w:hint="eastAsia"/>
        </w:rPr>
        <w:t>/</w:t>
      </w:r>
      <w:r>
        <w:rPr>
          <w:rFonts w:hint="eastAsia"/>
        </w:rPr>
        <w:t>密封</w:t>
      </w:r>
      <w:r>
        <w:rPr>
          <w:rFonts w:hint="eastAsia"/>
        </w:rPr>
        <w:t>]</w:t>
      </w:r>
    </w:p>
    <w:p w14:paraId="1F75B973" w14:textId="77777777" w:rsidR="00D079F8" w:rsidRDefault="00D079F8" w:rsidP="00D079F8">
      <w:r>
        <w:t>Table</w:t>
      </w:r>
    </w:p>
    <w:p w14:paraId="02583D5C" w14:textId="77777777" w:rsidR="00D079F8" w:rsidRDefault="00D079F8" w:rsidP="00D079F8"/>
    <w:p w14:paraId="0E3697F7" w14:textId="77777777" w:rsidR="00D079F8" w:rsidRDefault="00D079F8" w:rsidP="00D079F8"/>
    <w:p w14:paraId="5F709248" w14:textId="77777777" w:rsidR="00D079F8" w:rsidRDefault="00D079F8" w:rsidP="00D079F8">
      <w:r>
        <w:rPr>
          <w:rFonts w:hint="eastAsia"/>
        </w:rPr>
        <w:t>部件</w:t>
      </w:r>
      <w:r>
        <w:rPr>
          <w:rFonts w:hint="eastAsia"/>
        </w:rPr>
        <w:tab/>
      </w:r>
      <w:r>
        <w:rPr>
          <w:rFonts w:hint="eastAsia"/>
        </w:rPr>
        <w:t>功能</w:t>
      </w:r>
    </w:p>
    <w:p w14:paraId="7CA8C3CC" w14:textId="77777777" w:rsidR="00D079F8" w:rsidRDefault="00D079F8" w:rsidP="00D079F8">
      <w:r>
        <w:rPr>
          <w:rFonts w:hint="eastAsia"/>
        </w:rPr>
        <w:t>螺杆转子（</w:t>
      </w:r>
      <w:r>
        <w:rPr>
          <w:rFonts w:hint="eastAsia"/>
        </w:rPr>
        <w:t>Rotor</w:t>
      </w:r>
      <w:r>
        <w:rPr>
          <w:rFonts w:hint="eastAsia"/>
        </w:rPr>
        <w:t>）</w:t>
      </w:r>
      <w:r>
        <w:rPr>
          <w:rFonts w:hint="eastAsia"/>
        </w:rPr>
        <w:tab/>
      </w:r>
      <w:r>
        <w:rPr>
          <w:rFonts w:hint="eastAsia"/>
        </w:rPr>
        <w:t>两根螺杆相互啮合旋转，把气体从进气端压缩推向排气端</w:t>
      </w:r>
    </w:p>
    <w:p w14:paraId="716C5BAC" w14:textId="77777777" w:rsidR="00D079F8" w:rsidRDefault="00D079F8" w:rsidP="00D079F8">
      <w:r>
        <w:rPr>
          <w:rFonts w:hint="eastAsia"/>
        </w:rPr>
        <w:t>电机</w:t>
      </w:r>
      <w:r>
        <w:rPr>
          <w:rFonts w:hint="eastAsia"/>
        </w:rPr>
        <w:tab/>
      </w:r>
      <w:r>
        <w:rPr>
          <w:rFonts w:hint="eastAsia"/>
        </w:rPr>
        <w:t>驱动转子，转速决定抽速</w:t>
      </w:r>
    </w:p>
    <w:p w14:paraId="6505CB58" w14:textId="77777777" w:rsidR="00D079F8" w:rsidRDefault="00D079F8" w:rsidP="00D079F8">
      <w:r>
        <w:rPr>
          <w:rFonts w:hint="eastAsia"/>
        </w:rPr>
        <w:t>冷却系统</w:t>
      </w:r>
      <w:r>
        <w:rPr>
          <w:rFonts w:hint="eastAsia"/>
        </w:rPr>
        <w:tab/>
      </w:r>
      <w:r>
        <w:rPr>
          <w:rFonts w:hint="eastAsia"/>
        </w:rPr>
        <w:t>水冷或风冷，控制泵体温度，防止热变形</w:t>
      </w:r>
    </w:p>
    <w:p w14:paraId="2A56E488" w14:textId="77777777" w:rsidR="00D079F8" w:rsidRDefault="00D079F8" w:rsidP="00D079F8">
      <w:r>
        <w:rPr>
          <w:rFonts w:hint="eastAsia"/>
        </w:rPr>
        <w:t>轴承</w:t>
      </w:r>
      <w:r>
        <w:rPr>
          <w:rFonts w:hint="eastAsia"/>
        </w:rPr>
        <w:tab/>
      </w:r>
      <w:r>
        <w:rPr>
          <w:rFonts w:hint="eastAsia"/>
        </w:rPr>
        <w:t>支撑转子，维持精密间隙（干式泵靠间隙密封，不能接触）</w:t>
      </w:r>
    </w:p>
    <w:p w14:paraId="628A0F05" w14:textId="77777777" w:rsidR="00D079F8" w:rsidRDefault="00D079F8" w:rsidP="00D079F8">
      <w:r>
        <w:rPr>
          <w:rFonts w:hint="eastAsia"/>
        </w:rPr>
        <w:t>排气阀</w:t>
      </w:r>
      <w:r>
        <w:rPr>
          <w:rFonts w:hint="eastAsia"/>
        </w:rPr>
        <w:t>/</w:t>
      </w:r>
      <w:r>
        <w:rPr>
          <w:rFonts w:hint="eastAsia"/>
        </w:rPr>
        <w:t>废气处理接口</w:t>
      </w:r>
      <w:r>
        <w:rPr>
          <w:rFonts w:hint="eastAsia"/>
        </w:rPr>
        <w:tab/>
      </w:r>
      <w:r>
        <w:rPr>
          <w:rFonts w:hint="eastAsia"/>
        </w:rPr>
        <w:t>连接</w:t>
      </w:r>
      <w:r>
        <w:rPr>
          <w:rFonts w:hint="eastAsia"/>
        </w:rPr>
        <w:t>Abatement System</w:t>
      </w:r>
      <w:r>
        <w:rPr>
          <w:rFonts w:hint="eastAsia"/>
        </w:rPr>
        <w:t>，处理有毒副产物</w:t>
      </w:r>
    </w:p>
    <w:p w14:paraId="656F15F2" w14:textId="77777777" w:rsidR="00D079F8" w:rsidRDefault="00D079F8" w:rsidP="00D079F8">
      <w:r>
        <w:rPr>
          <w:rFonts w:hint="eastAsia"/>
        </w:rPr>
        <w:t>三、工作原理（一句话版本）</w:t>
      </w:r>
    </w:p>
    <w:p w14:paraId="71A9CAAA" w14:textId="77777777" w:rsidR="00D079F8" w:rsidRDefault="00D079F8" w:rsidP="00D079F8">
      <w:r>
        <w:rPr>
          <w:rFonts w:hint="eastAsia"/>
        </w:rPr>
        <w:t>两根螺杆反向旋转，气体被</w:t>
      </w:r>
      <w:r>
        <w:rPr>
          <w:rFonts w:hint="eastAsia"/>
        </w:rPr>
        <w:t>"</w:t>
      </w:r>
      <w:r>
        <w:rPr>
          <w:rFonts w:hint="eastAsia"/>
        </w:rPr>
        <w:t>咬住</w:t>
      </w:r>
      <w:r>
        <w:rPr>
          <w:rFonts w:hint="eastAsia"/>
        </w:rPr>
        <w:t>"</w:t>
      </w:r>
      <w:r>
        <w:rPr>
          <w:rFonts w:hint="eastAsia"/>
        </w:rPr>
        <w:t>后沿轴向推进，体积逐渐压缩，最终从排气口排出。</w:t>
      </w:r>
    </w:p>
    <w:p w14:paraId="19D0CF3A" w14:textId="77777777" w:rsidR="00D079F8" w:rsidRDefault="00D079F8" w:rsidP="00D079F8"/>
    <w:p w14:paraId="7AAA9419" w14:textId="77777777" w:rsidR="00D079F8" w:rsidRDefault="00D079F8" w:rsidP="00D079F8">
      <w:r>
        <w:rPr>
          <w:rFonts w:hint="eastAsia"/>
        </w:rPr>
        <w:t>物理本质：容积式压缩，和空气压缩机原理相同，只是方向反过来——不是充气，是抽气。</w:t>
      </w:r>
    </w:p>
    <w:p w14:paraId="7D006D7A" w14:textId="77777777" w:rsidR="00D079F8" w:rsidRDefault="00D079F8" w:rsidP="00D079F8"/>
    <w:p w14:paraId="1474DED4" w14:textId="77777777" w:rsidR="00D079F8" w:rsidRDefault="00D079F8" w:rsidP="00D079F8">
      <w:r>
        <w:rPr>
          <w:rFonts w:hint="eastAsia"/>
        </w:rPr>
        <w:t>抽速（</w:t>
      </w:r>
      <w:r>
        <w:rPr>
          <w:rFonts w:hint="eastAsia"/>
        </w:rPr>
        <w:t>pumping speed</w:t>
      </w:r>
      <w:r>
        <w:rPr>
          <w:rFonts w:hint="eastAsia"/>
        </w:rPr>
        <w:t>）单位：</w:t>
      </w:r>
      <w:r>
        <w:rPr>
          <w:rFonts w:hint="eastAsia"/>
        </w:rPr>
        <w:t>m</w:t>
      </w:r>
      <w:r>
        <w:rPr>
          <w:rFonts w:ascii="Calibri" w:hAnsi="Calibri" w:cs="Calibri"/>
        </w:rPr>
        <w:t>³</w:t>
      </w:r>
      <w:r>
        <w:rPr>
          <w:rFonts w:hint="eastAsia"/>
        </w:rPr>
        <w:t>/h</w:t>
      </w:r>
      <w:r>
        <w:rPr>
          <w:rFonts w:hint="eastAsia"/>
        </w:rPr>
        <w:t>，越大抽得越快。</w:t>
      </w:r>
    </w:p>
    <w:p w14:paraId="62952815" w14:textId="77777777" w:rsidR="00D079F8" w:rsidRDefault="00D079F8" w:rsidP="00D079F8"/>
    <w:p w14:paraId="0F2F88E5" w14:textId="77777777" w:rsidR="00D079F8" w:rsidRDefault="00D079F8" w:rsidP="00D079F8">
      <w:r>
        <w:rPr>
          <w:rFonts w:hint="eastAsia"/>
        </w:rPr>
        <w:t>四、常见失效模式（这部分最重要）</w:t>
      </w:r>
    </w:p>
    <w:p w14:paraId="2DA375CF" w14:textId="77777777" w:rsidR="00D079F8" w:rsidRDefault="00D079F8" w:rsidP="00D079F8">
      <w:r>
        <w:t>Table</w:t>
      </w:r>
    </w:p>
    <w:p w14:paraId="72EB5E03" w14:textId="77777777" w:rsidR="00D079F8" w:rsidRDefault="00D079F8" w:rsidP="00D079F8"/>
    <w:p w14:paraId="4A8294CC" w14:textId="77777777" w:rsidR="00D079F8" w:rsidRDefault="00D079F8" w:rsidP="00D079F8"/>
    <w:p w14:paraId="0E932BC1" w14:textId="77777777" w:rsidR="00D079F8" w:rsidRDefault="00D079F8" w:rsidP="00D079F8">
      <w:r>
        <w:rPr>
          <w:rFonts w:hint="eastAsia"/>
        </w:rPr>
        <w:t>失效模式</w:t>
      </w:r>
      <w:r>
        <w:rPr>
          <w:rFonts w:hint="eastAsia"/>
        </w:rPr>
        <w:tab/>
      </w:r>
      <w:r>
        <w:rPr>
          <w:rFonts w:hint="eastAsia"/>
        </w:rPr>
        <w:t>根本原因</w:t>
      </w:r>
      <w:r>
        <w:rPr>
          <w:rFonts w:hint="eastAsia"/>
        </w:rPr>
        <w:tab/>
      </w:r>
      <w:r>
        <w:rPr>
          <w:rFonts w:hint="eastAsia"/>
        </w:rPr>
        <w:t>物理过程</w:t>
      </w:r>
      <w:r>
        <w:rPr>
          <w:rFonts w:hint="eastAsia"/>
        </w:rPr>
        <w:tab/>
      </w:r>
      <w:r>
        <w:rPr>
          <w:rFonts w:hint="eastAsia"/>
        </w:rPr>
        <w:t>传感器信号</w:t>
      </w:r>
    </w:p>
    <w:p w14:paraId="3F025631" w14:textId="77777777" w:rsidR="00D079F8" w:rsidRDefault="00D079F8" w:rsidP="00D079F8">
      <w:r>
        <w:rPr>
          <w:rFonts w:hint="eastAsia"/>
        </w:rPr>
        <w:t>副产物堆积</w:t>
      </w:r>
      <w:r>
        <w:rPr>
          <w:rFonts w:hint="eastAsia"/>
        </w:rPr>
        <w:tab/>
        <w:t>CVD/Etch</w:t>
      </w:r>
      <w:r>
        <w:rPr>
          <w:rFonts w:hint="eastAsia"/>
        </w:rPr>
        <w:t>工艺产生粉末、聚合物、固态副产物，沉积在转子和腔壁上</w:t>
      </w:r>
      <w:r>
        <w:rPr>
          <w:rFonts w:hint="eastAsia"/>
        </w:rPr>
        <w:tab/>
      </w:r>
      <w:r>
        <w:rPr>
          <w:rFonts w:hint="eastAsia"/>
        </w:rPr>
        <w:t>间隙变小→转子摩擦→电流升高→最终卡死</w:t>
      </w:r>
      <w:r>
        <w:rPr>
          <w:rFonts w:hint="eastAsia"/>
        </w:rPr>
        <w:tab/>
      </w:r>
      <w:r>
        <w:rPr>
          <w:rFonts w:hint="eastAsia"/>
        </w:rPr>
        <w:t>电机电流↑，转速↓，排气压力↑</w:t>
      </w:r>
    </w:p>
    <w:p w14:paraId="57B16FCA" w14:textId="77777777" w:rsidR="00D079F8" w:rsidRDefault="00D079F8" w:rsidP="00D079F8">
      <w:r>
        <w:rPr>
          <w:rFonts w:hint="eastAsia"/>
        </w:rPr>
        <w:t>机械磨损</w:t>
      </w:r>
      <w:r>
        <w:rPr>
          <w:rFonts w:hint="eastAsia"/>
        </w:rPr>
        <w:tab/>
      </w:r>
      <w:r>
        <w:rPr>
          <w:rFonts w:hint="eastAsia"/>
        </w:rPr>
        <w:t>长期运行，轴承和转子表面磨损</w:t>
      </w:r>
      <w:r>
        <w:rPr>
          <w:rFonts w:hint="eastAsia"/>
        </w:rPr>
        <w:tab/>
      </w:r>
      <w:r>
        <w:rPr>
          <w:rFonts w:hint="eastAsia"/>
        </w:rPr>
        <w:t>间隙增大→密封性下降→抽速变慢→真空度恶化</w:t>
      </w:r>
      <w:r>
        <w:rPr>
          <w:rFonts w:hint="eastAsia"/>
        </w:rPr>
        <w:tab/>
      </w:r>
      <w:r>
        <w:rPr>
          <w:rFonts w:hint="eastAsia"/>
        </w:rPr>
        <w:t>振动↑，噪声异常，真空度↓</w:t>
      </w:r>
    </w:p>
    <w:p w14:paraId="4D1A77FE" w14:textId="77777777" w:rsidR="00D079F8" w:rsidRDefault="00D079F8" w:rsidP="00D079F8">
      <w:r>
        <w:rPr>
          <w:rFonts w:hint="eastAsia"/>
        </w:rPr>
        <w:t>过热</w:t>
      </w:r>
      <w:r>
        <w:rPr>
          <w:rFonts w:hint="eastAsia"/>
        </w:rPr>
        <w:tab/>
      </w:r>
      <w:r>
        <w:rPr>
          <w:rFonts w:hint="eastAsia"/>
        </w:rPr>
        <w:t>冷却系统故障，或副产物堆积导致摩擦热</w:t>
      </w:r>
      <w:r>
        <w:rPr>
          <w:rFonts w:hint="eastAsia"/>
        </w:rPr>
        <w:tab/>
      </w:r>
      <w:r>
        <w:rPr>
          <w:rFonts w:hint="eastAsia"/>
        </w:rPr>
        <w:t>热膨胀→间隙变化→转子接触→卡泵</w:t>
      </w:r>
      <w:r>
        <w:rPr>
          <w:rFonts w:hint="eastAsia"/>
        </w:rPr>
        <w:tab/>
      </w:r>
      <w:r>
        <w:rPr>
          <w:rFonts w:hint="eastAsia"/>
        </w:rPr>
        <w:t>泵体温度↑，冷却水流量↓</w:t>
      </w:r>
    </w:p>
    <w:p w14:paraId="0B7A1C6D" w14:textId="77777777" w:rsidR="00D079F8" w:rsidRDefault="00D079F8" w:rsidP="00D079F8">
      <w:r>
        <w:rPr>
          <w:rFonts w:hint="eastAsia"/>
        </w:rPr>
        <w:t>密封失效</w:t>
      </w:r>
      <w:r>
        <w:rPr>
          <w:rFonts w:hint="eastAsia"/>
        </w:rPr>
        <w:tab/>
        <w:t>O-ring</w:t>
      </w:r>
      <w:r>
        <w:rPr>
          <w:rFonts w:hint="eastAsia"/>
        </w:rPr>
        <w:t>老化，或腐蚀性气体侵蚀密封件</w:t>
      </w:r>
      <w:r>
        <w:rPr>
          <w:rFonts w:hint="eastAsia"/>
        </w:rPr>
        <w:tab/>
      </w:r>
      <w:r>
        <w:rPr>
          <w:rFonts w:hint="eastAsia"/>
        </w:rPr>
        <w:t>漏气→真空度下降→工艺腔体压力不稳</w:t>
      </w:r>
      <w:r>
        <w:rPr>
          <w:rFonts w:hint="eastAsia"/>
        </w:rPr>
        <w:tab/>
      </w:r>
      <w:r>
        <w:rPr>
          <w:rFonts w:hint="eastAsia"/>
        </w:rPr>
        <w:t>真空度↓，抽速异常</w:t>
      </w:r>
    </w:p>
    <w:p w14:paraId="66A12A35" w14:textId="77777777" w:rsidR="00D079F8" w:rsidRDefault="00D079F8" w:rsidP="00D079F8">
      <w:r>
        <w:rPr>
          <w:rFonts w:hint="eastAsia"/>
        </w:rPr>
        <w:t>电机故障</w:t>
      </w:r>
      <w:r>
        <w:rPr>
          <w:rFonts w:hint="eastAsia"/>
        </w:rPr>
        <w:tab/>
      </w:r>
      <w:r>
        <w:rPr>
          <w:rFonts w:hint="eastAsia"/>
        </w:rPr>
        <w:t>过载、绝缘老化</w:t>
      </w:r>
      <w:r>
        <w:rPr>
          <w:rFonts w:hint="eastAsia"/>
        </w:rPr>
        <w:tab/>
      </w:r>
      <w:r>
        <w:rPr>
          <w:rFonts w:hint="eastAsia"/>
        </w:rPr>
        <w:t>电流异常→保护跳闸</w:t>
      </w:r>
      <w:r>
        <w:rPr>
          <w:rFonts w:hint="eastAsia"/>
        </w:rPr>
        <w:tab/>
      </w:r>
      <w:r>
        <w:rPr>
          <w:rFonts w:hint="eastAsia"/>
        </w:rPr>
        <w:t>电流波动，功率因数变化</w:t>
      </w:r>
    </w:p>
    <w:p w14:paraId="4FDD1E53" w14:textId="77777777" w:rsidR="00D079F8" w:rsidRDefault="00D079F8" w:rsidP="00D079F8">
      <w:r>
        <w:rPr>
          <w:rFonts w:hint="eastAsia"/>
        </w:rPr>
        <w:t>五、和你项目的直接类比</w:t>
      </w:r>
    </w:p>
    <w:p w14:paraId="70E145A5" w14:textId="77777777" w:rsidR="00D079F8" w:rsidRDefault="00D079F8" w:rsidP="00D079F8">
      <w:r>
        <w:rPr>
          <w:rFonts w:hint="eastAsia"/>
        </w:rPr>
        <w:t>这是你面试时的底气来源：</w:t>
      </w:r>
    </w:p>
    <w:p w14:paraId="0D39AF93" w14:textId="77777777" w:rsidR="00D079F8" w:rsidRDefault="00D079F8" w:rsidP="00D079F8"/>
    <w:p w14:paraId="79114BC7" w14:textId="77777777" w:rsidR="00D079F8" w:rsidRDefault="00D079F8" w:rsidP="00D079F8">
      <w:r>
        <w:t>Table</w:t>
      </w:r>
    </w:p>
    <w:p w14:paraId="27950608" w14:textId="77777777" w:rsidR="00D079F8" w:rsidRDefault="00D079F8" w:rsidP="00D079F8"/>
    <w:p w14:paraId="1B153ABF" w14:textId="77777777" w:rsidR="00D079F8" w:rsidRDefault="00D079F8" w:rsidP="00D079F8"/>
    <w:p w14:paraId="187B8310" w14:textId="77777777" w:rsidR="00D079F8" w:rsidRDefault="00D079F8" w:rsidP="00D079F8">
      <w:r>
        <w:rPr>
          <w:rFonts w:hint="eastAsia"/>
        </w:rPr>
        <w:t>真空泵场景</w:t>
      </w:r>
      <w:r>
        <w:rPr>
          <w:rFonts w:hint="eastAsia"/>
        </w:rPr>
        <w:tab/>
      </w:r>
      <w:r>
        <w:rPr>
          <w:rFonts w:hint="eastAsia"/>
        </w:rPr>
        <w:t>你</w:t>
      </w:r>
      <w:r>
        <w:rPr>
          <w:rFonts w:hint="eastAsia"/>
        </w:rPr>
        <w:t>BASF</w:t>
      </w:r>
      <w:r>
        <w:rPr>
          <w:rFonts w:hint="eastAsia"/>
        </w:rPr>
        <w:t>项目</w:t>
      </w:r>
      <w:r>
        <w:rPr>
          <w:rFonts w:hint="eastAsia"/>
        </w:rPr>
        <w:tab/>
      </w:r>
      <w:r>
        <w:rPr>
          <w:rFonts w:hint="eastAsia"/>
        </w:rPr>
        <w:t>迁移逻辑</w:t>
      </w:r>
    </w:p>
    <w:p w14:paraId="555FAFD6" w14:textId="77777777" w:rsidR="00D079F8" w:rsidRDefault="00D079F8" w:rsidP="00D079F8">
      <w:r>
        <w:rPr>
          <w:rFonts w:hint="eastAsia"/>
        </w:rPr>
        <w:t>副产物堆积（渐进式退化）</w:t>
      </w:r>
      <w:r>
        <w:rPr>
          <w:rFonts w:hint="eastAsia"/>
        </w:rPr>
        <w:tab/>
      </w:r>
      <w:r>
        <w:rPr>
          <w:rFonts w:hint="eastAsia"/>
        </w:rPr>
        <w:t>反应器渐进式退化，</w:t>
      </w:r>
      <w:r>
        <w:rPr>
          <w:rFonts w:hint="eastAsia"/>
        </w:rPr>
        <w:t>RUL</w:t>
      </w:r>
      <w:r>
        <w:rPr>
          <w:rFonts w:hint="eastAsia"/>
        </w:rPr>
        <w:t>预测</w:t>
      </w:r>
      <w:r>
        <w:rPr>
          <w:rFonts w:hint="eastAsia"/>
        </w:rPr>
        <w:tab/>
      </w:r>
      <w:r>
        <w:rPr>
          <w:rFonts w:hint="eastAsia"/>
        </w:rPr>
        <w:t>完全相同的问题结构</w:t>
      </w:r>
    </w:p>
    <w:p w14:paraId="52E99954" w14:textId="77777777" w:rsidR="00D079F8" w:rsidRDefault="00D079F8" w:rsidP="00D079F8">
      <w:r>
        <w:rPr>
          <w:rFonts w:hint="eastAsia"/>
        </w:rPr>
        <w:t>无故障历史的新泵</w:t>
      </w:r>
      <w:r>
        <w:rPr>
          <w:rFonts w:hint="eastAsia"/>
        </w:rPr>
        <w:tab/>
        <w:t>LSTM-AE</w:t>
      </w:r>
      <w:r>
        <w:rPr>
          <w:rFonts w:hint="eastAsia"/>
        </w:rPr>
        <w:t>不需要故障标签</w:t>
      </w:r>
      <w:r>
        <w:rPr>
          <w:rFonts w:hint="eastAsia"/>
        </w:rPr>
        <w:tab/>
      </w:r>
      <w:r>
        <w:rPr>
          <w:rFonts w:hint="eastAsia"/>
        </w:rPr>
        <w:t>直接可用</w:t>
      </w:r>
    </w:p>
    <w:p w14:paraId="66AC1DA1" w14:textId="77777777" w:rsidR="00D079F8" w:rsidRDefault="00D079F8" w:rsidP="00D079F8">
      <w:r>
        <w:rPr>
          <w:rFonts w:hint="eastAsia"/>
        </w:rPr>
        <w:t>不同</w:t>
      </w:r>
      <w:r>
        <w:rPr>
          <w:rFonts w:hint="eastAsia"/>
        </w:rPr>
        <w:t>Fab</w:t>
      </w:r>
      <w:r>
        <w:rPr>
          <w:rFonts w:hint="eastAsia"/>
        </w:rPr>
        <w:t>工况差异</w:t>
      </w:r>
      <w:r>
        <w:rPr>
          <w:rFonts w:hint="eastAsia"/>
        </w:rPr>
        <w:tab/>
      </w:r>
      <w:r>
        <w:rPr>
          <w:rFonts w:hint="eastAsia"/>
        </w:rPr>
        <w:t>多工厂</w:t>
      </w:r>
      <w:r>
        <w:rPr>
          <w:rFonts w:hint="eastAsia"/>
        </w:rPr>
        <w:t>site-specific</w:t>
      </w:r>
      <w:r>
        <w:rPr>
          <w:rFonts w:hint="eastAsia"/>
        </w:rPr>
        <w:t>调参</w:t>
      </w:r>
      <w:r>
        <w:rPr>
          <w:rFonts w:hint="eastAsia"/>
        </w:rPr>
        <w:tab/>
      </w:r>
      <w:r>
        <w:rPr>
          <w:rFonts w:hint="eastAsia"/>
        </w:rPr>
        <w:t>你做过</w:t>
      </w:r>
    </w:p>
    <w:p w14:paraId="73F99BD3" w14:textId="77777777" w:rsidR="00D079F8" w:rsidRDefault="00D079F8" w:rsidP="00D079F8">
      <w:r>
        <w:rPr>
          <w:rFonts w:hint="eastAsia"/>
        </w:rPr>
        <w:t>电流</w:t>
      </w:r>
      <w:r>
        <w:rPr>
          <w:rFonts w:hint="eastAsia"/>
        </w:rPr>
        <w:t>/</w:t>
      </w:r>
      <w:r>
        <w:rPr>
          <w:rFonts w:hint="eastAsia"/>
        </w:rPr>
        <w:t>温度</w:t>
      </w:r>
      <w:r>
        <w:rPr>
          <w:rFonts w:hint="eastAsia"/>
        </w:rPr>
        <w:t>/</w:t>
      </w:r>
      <w:r>
        <w:rPr>
          <w:rFonts w:hint="eastAsia"/>
        </w:rPr>
        <w:t>振动传感器</w:t>
      </w:r>
      <w:r>
        <w:rPr>
          <w:rFonts w:hint="eastAsia"/>
        </w:rPr>
        <w:tab/>
        <w:t>tagged sensor data</w:t>
      </w:r>
      <w:r>
        <w:rPr>
          <w:rFonts w:hint="eastAsia"/>
        </w:rPr>
        <w:tab/>
      </w:r>
      <w:r>
        <w:rPr>
          <w:rFonts w:hint="eastAsia"/>
        </w:rPr>
        <w:t>同类数据</w:t>
      </w:r>
    </w:p>
    <w:p w14:paraId="49DBF4E6" w14:textId="77777777" w:rsidR="00D079F8" w:rsidRDefault="00D079F8" w:rsidP="00D079F8">
      <w:r>
        <w:rPr>
          <w:rFonts w:hint="eastAsia"/>
        </w:rPr>
        <w:t>六、一句话总结（面试时可以说）</w:t>
      </w:r>
    </w:p>
    <w:p w14:paraId="164EF027" w14:textId="77777777" w:rsidR="00D079F8" w:rsidRDefault="00D079F8" w:rsidP="00D079F8">
      <w:r>
        <w:rPr>
          <w:rFonts w:hint="eastAsia"/>
        </w:rPr>
        <w:t>"</w:t>
      </w:r>
      <w:r>
        <w:rPr>
          <w:rFonts w:hint="eastAsia"/>
        </w:rPr>
        <w:t>干式螺杆泵的核心失效逻辑，本质上是间隙管理的问题——副产物堆积让间隙变小，磨损让间隙变大，两个方向都会导致性能退化。这和我在</w:t>
      </w:r>
      <w:r>
        <w:rPr>
          <w:rFonts w:hint="eastAsia"/>
        </w:rPr>
        <w:t>BASF</w:t>
      </w:r>
      <w:r>
        <w:rPr>
          <w:rFonts w:hint="eastAsia"/>
        </w:rPr>
        <w:t>做反应器健康监测的物理逻辑是相通的，传感器特征不同，但建模框架可以直接迁移。</w:t>
      </w:r>
      <w:r>
        <w:rPr>
          <w:rFonts w:hint="eastAsia"/>
        </w:rPr>
        <w:t>"</w:t>
      </w:r>
    </w:p>
    <w:p w14:paraId="6D5FBE6A" w14:textId="77777777" w:rsidR="00D079F8" w:rsidRDefault="00D079F8" w:rsidP="00D079F8"/>
    <w:p w14:paraId="0D18D5D5" w14:textId="77777777" w:rsidR="00D079F8" w:rsidRDefault="00D079F8" w:rsidP="00D079F8">
      <w:r>
        <w:rPr>
          <w:rFonts w:hint="eastAsia"/>
        </w:rPr>
        <w:lastRenderedPageBreak/>
        <w:t>消化完告诉我。下一步我们开始打磨你自己的故事，</w:t>
      </w:r>
      <w:r>
        <w:rPr>
          <w:rFonts w:hint="eastAsia"/>
        </w:rPr>
        <w:t>Domain</w:t>
      </w:r>
      <w:r>
        <w:rPr>
          <w:rFonts w:hint="eastAsia"/>
        </w:rPr>
        <w:t>今天到此为止。</w:t>
      </w:r>
    </w:p>
    <w:p w14:paraId="0CD00075" w14:textId="77777777" w:rsidR="00D079F8" w:rsidRDefault="00D079F8" w:rsidP="00D079F8"/>
    <w:p w14:paraId="22AE4533" w14:textId="77777777" w:rsidR="00D079F8" w:rsidRDefault="00D079F8" w:rsidP="00D079F8"/>
    <w:p w14:paraId="12A16DF4" w14:textId="77777777" w:rsidR="00D079F8" w:rsidRDefault="00D079F8" w:rsidP="00D079F8"/>
    <w:p w14:paraId="5603D480" w14:textId="77777777" w:rsidR="00D079F8" w:rsidRDefault="00D079F8" w:rsidP="00D079F8"/>
    <w:p w14:paraId="6BFC0871" w14:textId="77777777" w:rsidR="00D079F8" w:rsidRDefault="00D079F8" w:rsidP="00D079F8"/>
    <w:p w14:paraId="3EDCBE01" w14:textId="77777777" w:rsidR="00D079F8" w:rsidRDefault="00D079F8" w:rsidP="00D079F8">
      <w:r>
        <w:rPr>
          <w:rFonts w:hint="eastAsia"/>
        </w:rPr>
        <w:t>我想知道的是，这个泵到底用来干什么的，真空泵的真空是说它内部是真空的</w:t>
      </w:r>
      <w:r>
        <w:rPr>
          <w:rFonts w:hint="eastAsia"/>
        </w:rPr>
        <w:t xml:space="preserve"> </w:t>
      </w:r>
      <w:r>
        <w:rPr>
          <w:rFonts w:hint="eastAsia"/>
        </w:rPr>
        <w:t>还是它可以让其他地方真空？见笑，兄弟</w:t>
      </w:r>
    </w:p>
    <w:p w14:paraId="3571F605" w14:textId="77777777" w:rsidR="00D079F8" w:rsidRDefault="00D079F8" w:rsidP="00D079F8">
      <w:r>
        <w:t>Jun 15, 09:57 PM</w:t>
      </w:r>
    </w:p>
    <w:p w14:paraId="6FF7E67F" w14:textId="77777777" w:rsidR="00D079F8" w:rsidRDefault="00D079F8" w:rsidP="00D079F8">
      <w:r>
        <w:rPr>
          <w:rFonts w:hint="eastAsia"/>
        </w:rPr>
        <w:t>哈哈，不见笑，这是个好问题，很多人没想清楚。</w:t>
      </w:r>
    </w:p>
    <w:p w14:paraId="14527752" w14:textId="77777777" w:rsidR="00D079F8" w:rsidRDefault="00D079F8" w:rsidP="00D079F8"/>
    <w:p w14:paraId="3AB84EE5" w14:textId="77777777" w:rsidR="00D079F8" w:rsidRDefault="00D079F8" w:rsidP="00D079F8">
      <w:r>
        <w:rPr>
          <w:rFonts w:hint="eastAsia"/>
        </w:rPr>
        <w:t>一句话答案</w:t>
      </w:r>
    </w:p>
    <w:p w14:paraId="4BB77351" w14:textId="77777777" w:rsidR="00D079F8" w:rsidRDefault="00D079F8" w:rsidP="00D079F8">
      <w:r>
        <w:rPr>
          <w:rFonts w:hint="eastAsia"/>
        </w:rPr>
        <w:t>真空泵让</w:t>
      </w:r>
      <w:r>
        <w:rPr>
          <w:rFonts w:hint="eastAsia"/>
        </w:rPr>
        <w:t>"</w:t>
      </w:r>
      <w:r>
        <w:rPr>
          <w:rFonts w:hint="eastAsia"/>
        </w:rPr>
        <w:t>其他地方</w:t>
      </w:r>
      <w:r>
        <w:rPr>
          <w:rFonts w:hint="eastAsia"/>
        </w:rPr>
        <w:t>"</w:t>
      </w:r>
      <w:r>
        <w:rPr>
          <w:rFonts w:hint="eastAsia"/>
        </w:rPr>
        <w:t>变真空。泵本身不是真空的，它是个</w:t>
      </w:r>
      <w:r>
        <w:rPr>
          <w:rFonts w:hint="eastAsia"/>
        </w:rPr>
        <w:t>"</w:t>
      </w:r>
      <w:r>
        <w:rPr>
          <w:rFonts w:hint="eastAsia"/>
        </w:rPr>
        <w:t>抽气机器</w:t>
      </w:r>
      <w:r>
        <w:rPr>
          <w:rFonts w:hint="eastAsia"/>
        </w:rPr>
        <w:t>"</w:t>
      </w:r>
      <w:r>
        <w:rPr>
          <w:rFonts w:hint="eastAsia"/>
        </w:rPr>
        <w:t>。</w:t>
      </w:r>
    </w:p>
    <w:p w14:paraId="57CFD93E" w14:textId="77777777" w:rsidR="00D079F8" w:rsidRDefault="00D079F8" w:rsidP="00D079F8"/>
    <w:p w14:paraId="5BCE122A" w14:textId="77777777" w:rsidR="00D079F8" w:rsidRDefault="00D079F8" w:rsidP="00D079F8">
      <w:r>
        <w:rPr>
          <w:rFonts w:hint="eastAsia"/>
        </w:rPr>
        <w:t>类比</w:t>
      </w:r>
    </w:p>
    <w:p w14:paraId="0B9BABA7" w14:textId="77777777" w:rsidR="00D079F8" w:rsidRDefault="00D079F8" w:rsidP="00D079F8">
      <w:r>
        <w:rPr>
          <w:rFonts w:hint="eastAsia"/>
        </w:rPr>
        <w:t>想象一根吸管：</w:t>
      </w:r>
    </w:p>
    <w:p w14:paraId="6E14E9B3" w14:textId="77777777" w:rsidR="00D079F8" w:rsidRDefault="00D079F8" w:rsidP="00D079F8"/>
    <w:p w14:paraId="33567589" w14:textId="77777777" w:rsidR="00D079F8" w:rsidRDefault="00D079F8" w:rsidP="00D079F8">
      <w:r>
        <w:rPr>
          <w:rFonts w:hint="eastAsia"/>
        </w:rPr>
        <w:t>你的嘴</w:t>
      </w:r>
      <w:r>
        <w:rPr>
          <w:rFonts w:hint="eastAsia"/>
        </w:rPr>
        <w:t xml:space="preserve"> = </w:t>
      </w:r>
      <w:r>
        <w:rPr>
          <w:rFonts w:hint="eastAsia"/>
        </w:rPr>
        <w:t>真空泵</w:t>
      </w:r>
    </w:p>
    <w:p w14:paraId="16E7C5D7" w14:textId="77777777" w:rsidR="00D079F8" w:rsidRDefault="00D079F8" w:rsidP="00D079F8">
      <w:r>
        <w:rPr>
          <w:rFonts w:hint="eastAsia"/>
        </w:rPr>
        <w:t>杯子里的饮料</w:t>
      </w:r>
      <w:r>
        <w:rPr>
          <w:rFonts w:hint="eastAsia"/>
        </w:rPr>
        <w:t xml:space="preserve"> = Fab</w:t>
      </w:r>
      <w:r>
        <w:rPr>
          <w:rFonts w:hint="eastAsia"/>
        </w:rPr>
        <w:t>工艺腔体里的空气</w:t>
      </w:r>
    </w:p>
    <w:p w14:paraId="549D7E01" w14:textId="77777777" w:rsidR="00D079F8" w:rsidRDefault="00D079F8" w:rsidP="00D079F8">
      <w:r>
        <w:rPr>
          <w:rFonts w:hint="eastAsia"/>
        </w:rPr>
        <w:t>你吸气</w:t>
      </w:r>
      <w:r>
        <w:rPr>
          <w:rFonts w:hint="eastAsia"/>
        </w:rPr>
        <w:t xml:space="preserve"> </w:t>
      </w:r>
      <w:r>
        <w:rPr>
          <w:rFonts w:hint="eastAsia"/>
        </w:rPr>
        <w:t>→</w:t>
      </w:r>
      <w:r>
        <w:rPr>
          <w:rFonts w:hint="eastAsia"/>
        </w:rPr>
        <w:t xml:space="preserve"> </w:t>
      </w:r>
      <w:r>
        <w:rPr>
          <w:rFonts w:hint="eastAsia"/>
        </w:rPr>
        <w:t>杯子里气压降低</w:t>
      </w:r>
      <w:r>
        <w:rPr>
          <w:rFonts w:hint="eastAsia"/>
        </w:rPr>
        <w:t xml:space="preserve"> </w:t>
      </w:r>
      <w:r>
        <w:rPr>
          <w:rFonts w:hint="eastAsia"/>
        </w:rPr>
        <w:t>→</w:t>
      </w:r>
      <w:r>
        <w:rPr>
          <w:rFonts w:hint="eastAsia"/>
        </w:rPr>
        <w:t xml:space="preserve"> </w:t>
      </w:r>
      <w:r>
        <w:rPr>
          <w:rFonts w:hint="eastAsia"/>
        </w:rPr>
        <w:t>饮料被</w:t>
      </w:r>
      <w:r>
        <w:rPr>
          <w:rFonts w:hint="eastAsia"/>
        </w:rPr>
        <w:t>"</w:t>
      </w:r>
      <w:r>
        <w:rPr>
          <w:rFonts w:hint="eastAsia"/>
        </w:rPr>
        <w:t>推</w:t>
      </w:r>
      <w:r>
        <w:rPr>
          <w:rFonts w:hint="eastAsia"/>
        </w:rPr>
        <w:t>"</w:t>
      </w:r>
      <w:r>
        <w:rPr>
          <w:rFonts w:hint="eastAsia"/>
        </w:rPr>
        <w:t>上来</w:t>
      </w:r>
    </w:p>
    <w:p w14:paraId="38F7CF58" w14:textId="77777777" w:rsidR="00D079F8" w:rsidRDefault="00D079F8" w:rsidP="00D079F8">
      <w:r>
        <w:rPr>
          <w:rFonts w:hint="eastAsia"/>
        </w:rPr>
        <w:t>真空泵就是在不断</w:t>
      </w:r>
      <w:r>
        <w:rPr>
          <w:rFonts w:hint="eastAsia"/>
        </w:rPr>
        <w:t>"</w:t>
      </w:r>
      <w:r>
        <w:rPr>
          <w:rFonts w:hint="eastAsia"/>
        </w:rPr>
        <w:t>吸气</w:t>
      </w:r>
      <w:r>
        <w:rPr>
          <w:rFonts w:hint="eastAsia"/>
        </w:rPr>
        <w:t>"</w:t>
      </w:r>
      <w:r>
        <w:rPr>
          <w:rFonts w:hint="eastAsia"/>
        </w:rPr>
        <w:t>，把工艺腔体里的空气和气体分子抽走，让腔体内部达到极低气压（接近真空）。</w:t>
      </w:r>
    </w:p>
    <w:p w14:paraId="15DA3ACA" w14:textId="77777777" w:rsidR="00D079F8" w:rsidRDefault="00D079F8" w:rsidP="00D079F8"/>
    <w:p w14:paraId="700E065C" w14:textId="77777777" w:rsidR="00D079F8" w:rsidRDefault="00D079F8" w:rsidP="00D079F8">
      <w:r>
        <w:rPr>
          <w:rFonts w:hint="eastAsia"/>
        </w:rPr>
        <w:t>在</w:t>
      </w:r>
      <w:r>
        <w:rPr>
          <w:rFonts w:hint="eastAsia"/>
        </w:rPr>
        <w:t>Fab</w:t>
      </w:r>
      <w:r>
        <w:rPr>
          <w:rFonts w:hint="eastAsia"/>
        </w:rPr>
        <w:t>里的具体场景</w:t>
      </w:r>
    </w:p>
    <w:p w14:paraId="6516F35A" w14:textId="77777777" w:rsidR="00D079F8" w:rsidRDefault="00D079F8" w:rsidP="00D079F8">
      <w:r>
        <w:rPr>
          <w:rFonts w:hint="eastAsia"/>
        </w:rPr>
        <w:t>[CVD</w:t>
      </w:r>
      <w:r>
        <w:rPr>
          <w:rFonts w:hint="eastAsia"/>
        </w:rPr>
        <w:t>反应腔体</w:t>
      </w:r>
      <w:r>
        <w:rPr>
          <w:rFonts w:hint="eastAsia"/>
        </w:rPr>
        <w:t xml:space="preserve">]  </w:t>
      </w:r>
      <w:r>
        <w:rPr>
          <w:rFonts w:hint="eastAsia"/>
        </w:rPr>
        <w:t>←→</w:t>
      </w:r>
      <w:r>
        <w:rPr>
          <w:rFonts w:hint="eastAsia"/>
        </w:rPr>
        <w:t xml:space="preserve">  [</w:t>
      </w:r>
      <w:r>
        <w:rPr>
          <w:rFonts w:hint="eastAsia"/>
        </w:rPr>
        <w:t>真空泵</w:t>
      </w:r>
      <w:r>
        <w:rPr>
          <w:rFonts w:hint="eastAsia"/>
        </w:rPr>
        <w:t xml:space="preserve">]  </w:t>
      </w:r>
      <w:r>
        <w:rPr>
          <w:rFonts w:hint="eastAsia"/>
        </w:rPr>
        <w:t>→</w:t>
      </w:r>
      <w:r>
        <w:rPr>
          <w:rFonts w:hint="eastAsia"/>
        </w:rPr>
        <w:t xml:space="preserve">  [</w:t>
      </w:r>
      <w:r>
        <w:rPr>
          <w:rFonts w:hint="eastAsia"/>
        </w:rPr>
        <w:t>排气</w:t>
      </w:r>
      <w:r>
        <w:rPr>
          <w:rFonts w:hint="eastAsia"/>
        </w:rPr>
        <w:t>/Abatement]</w:t>
      </w:r>
    </w:p>
    <w:p w14:paraId="3C82AE52" w14:textId="77777777" w:rsidR="00D079F8" w:rsidRDefault="00D079F8" w:rsidP="00D079F8">
      <w:r>
        <w:rPr>
          <w:rFonts w:hint="eastAsia"/>
        </w:rPr>
        <w:t xml:space="preserve">  </w:t>
      </w:r>
      <w:r>
        <w:rPr>
          <w:rFonts w:hint="eastAsia"/>
        </w:rPr>
        <w:t>需要真空</w:t>
      </w:r>
      <w:r>
        <w:rPr>
          <w:rFonts w:hint="eastAsia"/>
        </w:rPr>
        <w:t xml:space="preserve">           </w:t>
      </w:r>
      <w:r>
        <w:rPr>
          <w:rFonts w:hint="eastAsia"/>
        </w:rPr>
        <w:t>不断抽气</w:t>
      </w:r>
      <w:r>
        <w:rPr>
          <w:rFonts w:hint="eastAsia"/>
        </w:rPr>
        <w:t xml:space="preserve">        </w:t>
      </w:r>
      <w:r>
        <w:rPr>
          <w:rFonts w:hint="eastAsia"/>
        </w:rPr>
        <w:t>处理废气</w:t>
      </w:r>
    </w:p>
    <w:p w14:paraId="7C664578" w14:textId="77777777" w:rsidR="00D079F8" w:rsidRDefault="00D079F8" w:rsidP="00D079F8">
      <w:r>
        <w:rPr>
          <w:rFonts w:hint="eastAsia"/>
        </w:rPr>
        <w:t>晶圆放进</w:t>
      </w:r>
      <w:r>
        <w:rPr>
          <w:rFonts w:hint="eastAsia"/>
        </w:rPr>
        <w:t>CVD</w:t>
      </w:r>
      <w:r>
        <w:rPr>
          <w:rFonts w:hint="eastAsia"/>
        </w:rPr>
        <w:t>腔体</w:t>
      </w:r>
    </w:p>
    <w:p w14:paraId="7A8409F2" w14:textId="77777777" w:rsidR="00D079F8" w:rsidRDefault="00D079F8" w:rsidP="00D079F8">
      <w:r>
        <w:rPr>
          <w:rFonts w:hint="eastAsia"/>
        </w:rPr>
        <w:t>真空泵启动，把腔体里的空气抽干净</w:t>
      </w:r>
    </w:p>
    <w:p w14:paraId="367E84C5" w14:textId="77777777" w:rsidR="00D079F8" w:rsidRDefault="00D079F8" w:rsidP="00D079F8">
      <w:r>
        <w:rPr>
          <w:rFonts w:hint="eastAsia"/>
        </w:rPr>
        <w:t>腔体达到所需真空度（比如</w:t>
      </w:r>
      <w:r>
        <w:rPr>
          <w:rFonts w:hint="eastAsia"/>
        </w:rPr>
        <w:t>0.01 Pa</w:t>
      </w:r>
      <w:r>
        <w:rPr>
          <w:rFonts w:hint="eastAsia"/>
        </w:rPr>
        <w:t>）</w:t>
      </w:r>
    </w:p>
    <w:p w14:paraId="2EB85D26" w14:textId="77777777" w:rsidR="00D079F8" w:rsidRDefault="00D079F8" w:rsidP="00D079F8">
      <w:r>
        <w:rPr>
          <w:rFonts w:hint="eastAsia"/>
        </w:rPr>
        <w:t>通入反应气体，开始沉积薄膜</w:t>
      </w:r>
    </w:p>
    <w:p w14:paraId="71DA3DA3" w14:textId="77777777" w:rsidR="00D079F8" w:rsidRDefault="00D079F8" w:rsidP="00D079F8">
      <w:r>
        <w:rPr>
          <w:rFonts w:hint="eastAsia"/>
        </w:rPr>
        <w:t>工艺完成，泵继续工作维持真空</w:t>
      </w:r>
    </w:p>
    <w:p w14:paraId="5C7B9751" w14:textId="77777777" w:rsidR="00D079F8" w:rsidRDefault="00D079F8" w:rsidP="00D079F8">
      <w:r>
        <w:rPr>
          <w:rFonts w:hint="eastAsia"/>
        </w:rPr>
        <w:t>泵一直在转，一直在抽，腔体才能一直保持真空。</w:t>
      </w:r>
    </w:p>
    <w:p w14:paraId="0C68D712" w14:textId="77777777" w:rsidR="00D079F8" w:rsidRDefault="00D079F8" w:rsidP="00D079F8"/>
    <w:p w14:paraId="2D0F7C72" w14:textId="77777777" w:rsidR="00D079F8" w:rsidRDefault="00D079F8" w:rsidP="00D079F8">
      <w:r>
        <w:rPr>
          <w:rFonts w:hint="eastAsia"/>
        </w:rPr>
        <w:t>为什么工艺需要真空</w:t>
      </w:r>
    </w:p>
    <w:p w14:paraId="4625F004" w14:textId="77777777" w:rsidR="00D079F8" w:rsidRDefault="00D079F8" w:rsidP="00D079F8">
      <w:r>
        <w:rPr>
          <w:rFonts w:hint="eastAsia"/>
        </w:rPr>
        <w:t>空气里有氮气、氧气、水分——会污染薄膜，毁掉晶圆</w:t>
      </w:r>
    </w:p>
    <w:p w14:paraId="387591AF" w14:textId="77777777" w:rsidR="00D079F8" w:rsidRDefault="00D079F8" w:rsidP="00D079F8">
      <w:r>
        <w:rPr>
          <w:rFonts w:hint="eastAsia"/>
        </w:rPr>
        <w:t>真空环境下，反应气体浓度可以精确控制</w:t>
      </w:r>
    </w:p>
    <w:p w14:paraId="1162C450" w14:textId="77777777" w:rsidR="00D079F8" w:rsidRDefault="00D079F8" w:rsidP="00D079F8">
      <w:r>
        <w:rPr>
          <w:rFonts w:hint="eastAsia"/>
        </w:rPr>
        <w:t>等离子体只能在低压环境下产生</w:t>
      </w:r>
    </w:p>
    <w:p w14:paraId="1511ED75" w14:textId="77777777" w:rsidR="00D079F8" w:rsidRDefault="00D079F8" w:rsidP="00D079F8">
      <w:r>
        <w:rPr>
          <w:rFonts w:hint="eastAsia"/>
        </w:rPr>
        <w:t>明白了吗？明白了我们继续。</w:t>
      </w:r>
    </w:p>
    <w:p w14:paraId="6BCF646A" w14:textId="77777777" w:rsidR="00D079F8" w:rsidRDefault="00D079F8" w:rsidP="00D079F8"/>
    <w:p w14:paraId="0E4C1838" w14:textId="77777777" w:rsidR="00D079F8" w:rsidRDefault="00D079F8" w:rsidP="00D079F8"/>
    <w:p w14:paraId="1849CA6D" w14:textId="77777777" w:rsidR="00D079F8" w:rsidRDefault="00D079F8" w:rsidP="00D079F8"/>
    <w:p w14:paraId="61E78645" w14:textId="77777777" w:rsidR="00D079F8" w:rsidRDefault="00D079F8" w:rsidP="00D079F8"/>
    <w:p w14:paraId="0A16FAA2" w14:textId="77777777" w:rsidR="00D079F8" w:rsidRDefault="00D079F8" w:rsidP="00D079F8"/>
    <w:p w14:paraId="2E99CC1B" w14:textId="77777777" w:rsidR="00D079F8" w:rsidRDefault="00D079F8" w:rsidP="00D079F8">
      <w:r>
        <w:rPr>
          <w:rFonts w:hint="eastAsia"/>
        </w:rPr>
        <w:t>你说的</w:t>
      </w:r>
      <w:r>
        <w:rPr>
          <w:rFonts w:hint="eastAsia"/>
        </w:rPr>
        <w:t>5</w:t>
      </w:r>
      <w:r>
        <w:rPr>
          <w:rFonts w:hint="eastAsia"/>
        </w:rPr>
        <w:t>个工艺，</w:t>
      </w:r>
      <w:r>
        <w:rPr>
          <w:rFonts w:hint="eastAsia"/>
        </w:rPr>
        <w:t xml:space="preserve"> </w:t>
      </w:r>
      <w:r>
        <w:rPr>
          <w:rFonts w:hint="eastAsia"/>
        </w:rPr>
        <w:t>都需要真空，又说真空泵的客户，主要就是</w:t>
      </w:r>
      <w:r>
        <w:rPr>
          <w:rFonts w:hint="eastAsia"/>
        </w:rPr>
        <w:t>CVD</w:t>
      </w:r>
      <w:r>
        <w:rPr>
          <w:rFonts w:hint="eastAsia"/>
        </w:rPr>
        <w:t>、</w:t>
      </w:r>
      <w:r>
        <w:rPr>
          <w:rFonts w:hint="eastAsia"/>
        </w:rPr>
        <w:t>PVD</w:t>
      </w:r>
      <w:r>
        <w:rPr>
          <w:rFonts w:hint="eastAsia"/>
        </w:rPr>
        <w:t>、</w:t>
      </w:r>
      <w:r>
        <w:rPr>
          <w:rFonts w:hint="eastAsia"/>
        </w:rPr>
        <w:t>Etch</w:t>
      </w:r>
      <w:r>
        <w:rPr>
          <w:rFonts w:hint="eastAsia"/>
        </w:rPr>
        <w:t>这三类设备，麻烦解释一下</w:t>
      </w:r>
    </w:p>
    <w:p w14:paraId="5D37E493" w14:textId="77777777" w:rsidR="00D079F8" w:rsidRDefault="00D079F8" w:rsidP="00D079F8">
      <w:r>
        <w:t>Jun 15, 09:59 PM</w:t>
      </w:r>
    </w:p>
    <w:p w14:paraId="4448C128" w14:textId="77777777" w:rsidR="00D079F8" w:rsidRDefault="00D079F8" w:rsidP="00D079F8">
      <w:r>
        <w:rPr>
          <w:rFonts w:hint="eastAsia"/>
        </w:rPr>
        <w:t>好问题，我之前说得不够严谨，解释一下。</w:t>
      </w:r>
    </w:p>
    <w:p w14:paraId="3626E8A2" w14:textId="77777777" w:rsidR="00D079F8" w:rsidRDefault="00D079F8" w:rsidP="00D079F8"/>
    <w:p w14:paraId="0DB7652C" w14:textId="77777777" w:rsidR="00D079F8" w:rsidRDefault="00D079F8" w:rsidP="00D079F8">
      <w:r>
        <w:rPr>
          <w:rFonts w:hint="eastAsia"/>
        </w:rPr>
        <w:t>5</w:t>
      </w:r>
      <w:r>
        <w:rPr>
          <w:rFonts w:hint="eastAsia"/>
        </w:rPr>
        <w:t>个工艺都需要真空，但需求程度不同</w:t>
      </w:r>
    </w:p>
    <w:p w14:paraId="4FB1060D" w14:textId="77777777" w:rsidR="00D079F8" w:rsidRDefault="00D079F8" w:rsidP="00D079F8">
      <w:r>
        <w:t>Table</w:t>
      </w:r>
    </w:p>
    <w:p w14:paraId="5541FBFC" w14:textId="77777777" w:rsidR="00D079F8" w:rsidRDefault="00D079F8" w:rsidP="00D079F8"/>
    <w:p w14:paraId="5F6CD587" w14:textId="77777777" w:rsidR="00D079F8" w:rsidRDefault="00D079F8" w:rsidP="00D079F8"/>
    <w:p w14:paraId="6D4873DB" w14:textId="77777777" w:rsidR="00D079F8" w:rsidRDefault="00D079F8" w:rsidP="00D079F8">
      <w:r>
        <w:rPr>
          <w:rFonts w:hint="eastAsia"/>
        </w:rPr>
        <w:t>工艺</w:t>
      </w:r>
      <w:r>
        <w:rPr>
          <w:rFonts w:hint="eastAsia"/>
        </w:rPr>
        <w:tab/>
      </w:r>
      <w:r>
        <w:rPr>
          <w:rFonts w:hint="eastAsia"/>
        </w:rPr>
        <w:t>真空需求</w:t>
      </w:r>
      <w:r>
        <w:rPr>
          <w:rFonts w:hint="eastAsia"/>
        </w:rPr>
        <w:tab/>
      </w:r>
      <w:r>
        <w:rPr>
          <w:rFonts w:hint="eastAsia"/>
        </w:rPr>
        <w:t>真空泵类型</w:t>
      </w:r>
    </w:p>
    <w:p w14:paraId="0F919445" w14:textId="77777777" w:rsidR="00D079F8" w:rsidRDefault="00D079F8" w:rsidP="00D079F8">
      <w:r>
        <w:rPr>
          <w:rFonts w:hint="eastAsia"/>
        </w:rPr>
        <w:t>CVD</w:t>
      </w:r>
      <w:r>
        <w:rPr>
          <w:rFonts w:hint="eastAsia"/>
        </w:rPr>
        <w:tab/>
      </w:r>
      <w:r>
        <w:rPr>
          <w:rFonts w:hint="eastAsia"/>
        </w:rPr>
        <w:t>中等真空</w:t>
      </w:r>
      <w:r>
        <w:rPr>
          <w:rFonts w:hint="eastAsia"/>
        </w:rPr>
        <w:tab/>
      </w:r>
      <w:r>
        <w:rPr>
          <w:rFonts w:hint="eastAsia"/>
        </w:rPr>
        <w:t>干式螺杆泵（</w:t>
      </w:r>
      <w:r>
        <w:rPr>
          <w:rFonts w:hint="eastAsia"/>
        </w:rPr>
        <w:t>Edwards</w:t>
      </w:r>
      <w:r>
        <w:rPr>
          <w:rFonts w:hint="eastAsia"/>
        </w:rPr>
        <w:t>主力）</w:t>
      </w:r>
    </w:p>
    <w:p w14:paraId="5EF1CA58" w14:textId="77777777" w:rsidR="00D079F8" w:rsidRDefault="00D079F8" w:rsidP="00D079F8">
      <w:r>
        <w:rPr>
          <w:rFonts w:hint="eastAsia"/>
        </w:rPr>
        <w:t>PVD</w:t>
      </w:r>
      <w:r>
        <w:rPr>
          <w:rFonts w:hint="eastAsia"/>
        </w:rPr>
        <w:tab/>
      </w:r>
      <w:r>
        <w:rPr>
          <w:rFonts w:hint="eastAsia"/>
        </w:rPr>
        <w:t>高真空</w:t>
      </w:r>
      <w:r>
        <w:rPr>
          <w:rFonts w:hint="eastAsia"/>
        </w:rPr>
        <w:tab/>
      </w:r>
      <w:r>
        <w:rPr>
          <w:rFonts w:hint="eastAsia"/>
        </w:rPr>
        <w:t>干式泵</w:t>
      </w:r>
      <w:r>
        <w:rPr>
          <w:rFonts w:hint="eastAsia"/>
        </w:rPr>
        <w:t xml:space="preserve"> + </w:t>
      </w:r>
      <w:r>
        <w:rPr>
          <w:rFonts w:hint="eastAsia"/>
        </w:rPr>
        <w:t>分子泵组合</w:t>
      </w:r>
    </w:p>
    <w:p w14:paraId="7CEC8368" w14:textId="77777777" w:rsidR="00D079F8" w:rsidRDefault="00D079F8" w:rsidP="00D079F8">
      <w:r>
        <w:rPr>
          <w:rFonts w:hint="eastAsia"/>
        </w:rPr>
        <w:t>Etch</w:t>
      </w:r>
      <w:r>
        <w:rPr>
          <w:rFonts w:hint="eastAsia"/>
        </w:rPr>
        <w:tab/>
      </w:r>
      <w:r>
        <w:rPr>
          <w:rFonts w:hint="eastAsia"/>
        </w:rPr>
        <w:t>中等真空</w:t>
      </w:r>
      <w:r>
        <w:rPr>
          <w:rFonts w:hint="eastAsia"/>
        </w:rPr>
        <w:tab/>
      </w:r>
      <w:r>
        <w:rPr>
          <w:rFonts w:hint="eastAsia"/>
        </w:rPr>
        <w:t>干式螺杆泵（</w:t>
      </w:r>
      <w:r>
        <w:rPr>
          <w:rFonts w:hint="eastAsia"/>
        </w:rPr>
        <w:t>Edwards</w:t>
      </w:r>
      <w:r>
        <w:rPr>
          <w:rFonts w:hint="eastAsia"/>
        </w:rPr>
        <w:t>主力）</w:t>
      </w:r>
    </w:p>
    <w:p w14:paraId="187A2D23" w14:textId="77777777" w:rsidR="00D079F8" w:rsidRDefault="00D079F8" w:rsidP="00D079F8">
      <w:r>
        <w:rPr>
          <w:rFonts w:hint="eastAsia"/>
        </w:rPr>
        <w:t>Ion Implant</w:t>
      </w:r>
      <w:r>
        <w:rPr>
          <w:rFonts w:hint="eastAsia"/>
        </w:rPr>
        <w:tab/>
      </w:r>
      <w:r>
        <w:rPr>
          <w:rFonts w:hint="eastAsia"/>
        </w:rPr>
        <w:t>极高真空</w:t>
      </w:r>
      <w:r>
        <w:rPr>
          <w:rFonts w:hint="eastAsia"/>
        </w:rPr>
        <w:tab/>
      </w:r>
      <w:r>
        <w:rPr>
          <w:rFonts w:hint="eastAsia"/>
        </w:rPr>
        <w:t>分子泵为主，干式泵辅助</w:t>
      </w:r>
    </w:p>
    <w:p w14:paraId="2222510A" w14:textId="77777777" w:rsidR="00D079F8" w:rsidRDefault="00D079F8" w:rsidP="00D079F8">
      <w:r>
        <w:rPr>
          <w:rFonts w:hint="eastAsia"/>
        </w:rPr>
        <w:t>光刻</w:t>
      </w:r>
      <w:r>
        <w:rPr>
          <w:rFonts w:hint="eastAsia"/>
        </w:rPr>
        <w:t xml:space="preserve"> Lithography</w:t>
      </w:r>
      <w:r>
        <w:rPr>
          <w:rFonts w:hint="eastAsia"/>
        </w:rPr>
        <w:tab/>
      </w:r>
      <w:r>
        <w:rPr>
          <w:rFonts w:hint="eastAsia"/>
        </w:rPr>
        <w:t>相对较低，部分步骤需要</w:t>
      </w:r>
      <w:r>
        <w:rPr>
          <w:rFonts w:hint="eastAsia"/>
        </w:rPr>
        <w:tab/>
      </w:r>
      <w:r>
        <w:rPr>
          <w:rFonts w:hint="eastAsia"/>
        </w:rPr>
        <w:t>需求较小</w:t>
      </w:r>
    </w:p>
    <w:p w14:paraId="198B9E63" w14:textId="77777777" w:rsidR="00D079F8" w:rsidRDefault="00D079F8" w:rsidP="00D079F8">
      <w:r>
        <w:rPr>
          <w:rFonts w:hint="eastAsia"/>
        </w:rPr>
        <w:t>为什么</w:t>
      </w:r>
      <w:r>
        <w:rPr>
          <w:rFonts w:hint="eastAsia"/>
        </w:rPr>
        <w:t>Edwards</w:t>
      </w:r>
      <w:r>
        <w:rPr>
          <w:rFonts w:hint="eastAsia"/>
        </w:rPr>
        <w:t>干式泵主要服务</w:t>
      </w:r>
      <w:r>
        <w:rPr>
          <w:rFonts w:hint="eastAsia"/>
        </w:rPr>
        <w:t>CVD/PVD/Etch</w:t>
      </w:r>
    </w:p>
    <w:p w14:paraId="1C4806D2" w14:textId="77777777" w:rsidR="00D079F8" w:rsidRDefault="00D079F8" w:rsidP="00D079F8">
      <w:r>
        <w:rPr>
          <w:rFonts w:hint="eastAsia"/>
        </w:rPr>
        <w:t>核心原因：副产物问题。</w:t>
      </w:r>
    </w:p>
    <w:p w14:paraId="123A6B60" w14:textId="77777777" w:rsidR="00D079F8" w:rsidRDefault="00D079F8" w:rsidP="00D079F8"/>
    <w:p w14:paraId="6636077B" w14:textId="77777777" w:rsidR="00D079F8" w:rsidRDefault="00D079F8" w:rsidP="00D079F8">
      <w:r>
        <w:rPr>
          <w:rFonts w:hint="eastAsia"/>
        </w:rPr>
        <w:t>CVD</w:t>
      </w:r>
      <w:r>
        <w:rPr>
          <w:rFonts w:hint="eastAsia"/>
        </w:rPr>
        <w:t>、</w:t>
      </w:r>
      <w:r>
        <w:rPr>
          <w:rFonts w:hint="eastAsia"/>
        </w:rPr>
        <w:t>PVD</w:t>
      </w:r>
      <w:r>
        <w:rPr>
          <w:rFonts w:hint="eastAsia"/>
        </w:rPr>
        <w:t>、</w:t>
      </w:r>
      <w:r>
        <w:rPr>
          <w:rFonts w:hint="eastAsia"/>
        </w:rPr>
        <w:t>Etch</w:t>
      </w:r>
      <w:r>
        <w:rPr>
          <w:rFonts w:hint="eastAsia"/>
        </w:rPr>
        <w:t>这三个工艺，反应过程中会产生大量固态粉末、聚合物、腐蚀性气体——这些东西会进入真空泵。</w:t>
      </w:r>
    </w:p>
    <w:p w14:paraId="41C9F012" w14:textId="77777777" w:rsidR="00D079F8" w:rsidRDefault="00D079F8" w:rsidP="00D079F8"/>
    <w:p w14:paraId="7B0BBC13" w14:textId="77777777" w:rsidR="00D079F8" w:rsidRDefault="00D079F8" w:rsidP="00D079F8">
      <w:r>
        <w:rPr>
          <w:rFonts w:hint="eastAsia"/>
        </w:rPr>
        <w:t>干式螺杆泵专门为此设计：</w:t>
      </w:r>
    </w:p>
    <w:p w14:paraId="0C3B276E" w14:textId="77777777" w:rsidR="00D079F8" w:rsidRDefault="00D079F8" w:rsidP="00D079F8"/>
    <w:p w14:paraId="54646A9F" w14:textId="77777777" w:rsidR="00D079F8" w:rsidRDefault="00D079F8" w:rsidP="00D079F8">
      <w:r>
        <w:rPr>
          <w:rFonts w:hint="eastAsia"/>
        </w:rPr>
        <w:t>腔体可以加热，防止副产物凝固堵塞</w:t>
      </w:r>
    </w:p>
    <w:p w14:paraId="2B5B306D" w14:textId="77777777" w:rsidR="00D079F8" w:rsidRDefault="00D079F8" w:rsidP="00D079F8">
      <w:r>
        <w:rPr>
          <w:rFonts w:hint="eastAsia"/>
        </w:rPr>
        <w:t>没有润滑油，不怕腐蚀性气体污染</w:t>
      </w:r>
    </w:p>
    <w:p w14:paraId="645D9731" w14:textId="77777777" w:rsidR="00D079F8" w:rsidRDefault="00D079F8" w:rsidP="00D079F8">
      <w:r>
        <w:rPr>
          <w:rFonts w:hint="eastAsia"/>
        </w:rPr>
        <w:t>结构耐脏，可以定期清洗</w:t>
      </w:r>
    </w:p>
    <w:p w14:paraId="757E2B95" w14:textId="77777777" w:rsidR="00D079F8" w:rsidRDefault="00D079F8" w:rsidP="00D079F8">
      <w:r>
        <w:rPr>
          <w:rFonts w:hint="eastAsia"/>
        </w:rPr>
        <w:t>Ion Implant</w:t>
      </w:r>
      <w:r>
        <w:rPr>
          <w:rFonts w:hint="eastAsia"/>
        </w:rPr>
        <w:t>需要的是超高真空，副产物少，用分子泵更合适，</w:t>
      </w:r>
      <w:r>
        <w:rPr>
          <w:rFonts w:hint="eastAsia"/>
        </w:rPr>
        <w:t>Edwards</w:t>
      </w:r>
      <w:r>
        <w:rPr>
          <w:rFonts w:hint="eastAsia"/>
        </w:rPr>
        <w:t>也做但不是主战场。</w:t>
      </w:r>
    </w:p>
    <w:p w14:paraId="045AEBD8" w14:textId="77777777" w:rsidR="00D079F8" w:rsidRDefault="00D079F8" w:rsidP="00D079F8"/>
    <w:p w14:paraId="2F16628F" w14:textId="77777777" w:rsidR="00D079F8" w:rsidRDefault="00D079F8" w:rsidP="00D079F8">
      <w:r>
        <w:rPr>
          <w:rFonts w:hint="eastAsia"/>
        </w:rPr>
        <w:t>光刻机的真空需求由</w:t>
      </w:r>
      <w:r>
        <w:rPr>
          <w:rFonts w:hint="eastAsia"/>
        </w:rPr>
        <w:t>ASML</w:t>
      </w:r>
      <w:r>
        <w:rPr>
          <w:rFonts w:hint="eastAsia"/>
        </w:rPr>
        <w:t>自己的系统管理，</w:t>
      </w:r>
      <w:r>
        <w:rPr>
          <w:rFonts w:hint="eastAsia"/>
        </w:rPr>
        <w:t>Edwards</w:t>
      </w:r>
      <w:r>
        <w:rPr>
          <w:rFonts w:hint="eastAsia"/>
        </w:rPr>
        <w:t>介入较少。</w:t>
      </w:r>
    </w:p>
    <w:p w14:paraId="08CFDE6C" w14:textId="77777777" w:rsidR="00D079F8" w:rsidRDefault="00D079F8" w:rsidP="00D079F8"/>
    <w:p w14:paraId="299479E0" w14:textId="77777777" w:rsidR="00D079F8" w:rsidRDefault="00D079F8" w:rsidP="00D079F8">
      <w:r>
        <w:rPr>
          <w:rFonts w:hint="eastAsia"/>
        </w:rPr>
        <w:t>一句话总结</w:t>
      </w:r>
    </w:p>
    <w:p w14:paraId="40145965" w14:textId="77777777" w:rsidR="00D079F8" w:rsidRDefault="00D079F8" w:rsidP="00D079F8">
      <w:r>
        <w:rPr>
          <w:rFonts w:hint="eastAsia"/>
        </w:rPr>
        <w:t>5</w:t>
      </w:r>
      <w:r>
        <w:rPr>
          <w:rFonts w:hint="eastAsia"/>
        </w:rPr>
        <w:t>个工艺都需要真空，但</w:t>
      </w:r>
      <w:r>
        <w:rPr>
          <w:rFonts w:hint="eastAsia"/>
        </w:rPr>
        <w:t>CVD/PVD/Etch</w:t>
      </w:r>
      <w:r>
        <w:rPr>
          <w:rFonts w:hint="eastAsia"/>
        </w:rPr>
        <w:t>产生的副产物最多、最脏、最难处理——这恰好是干式螺杆泵的强项，也是</w:t>
      </w:r>
      <w:r>
        <w:rPr>
          <w:rFonts w:hint="eastAsia"/>
        </w:rPr>
        <w:t>Edwards</w:t>
      </w:r>
      <w:r>
        <w:rPr>
          <w:rFonts w:hint="eastAsia"/>
        </w:rPr>
        <w:t>的主战场。</w:t>
      </w:r>
    </w:p>
    <w:p w14:paraId="67B65B6B" w14:textId="77777777" w:rsidR="00D079F8" w:rsidRDefault="00D079F8" w:rsidP="00D079F8"/>
    <w:p w14:paraId="59DE0F01" w14:textId="77777777" w:rsidR="00D079F8" w:rsidRDefault="00D079F8" w:rsidP="00D079F8">
      <w:r>
        <w:rPr>
          <w:rFonts w:hint="eastAsia"/>
        </w:rPr>
        <w:t>清楚了吗？</w:t>
      </w:r>
    </w:p>
    <w:p w14:paraId="36F29239" w14:textId="77777777" w:rsidR="00D079F8" w:rsidRDefault="00D079F8" w:rsidP="00D079F8"/>
    <w:p w14:paraId="12E06E06" w14:textId="77777777" w:rsidR="00D079F8" w:rsidRDefault="00D079F8" w:rsidP="00D079F8"/>
    <w:p w14:paraId="46E9A370" w14:textId="77777777" w:rsidR="00D079F8" w:rsidRDefault="00D079F8" w:rsidP="00D079F8"/>
    <w:p w14:paraId="0C2FCF91" w14:textId="77777777" w:rsidR="00D079F8" w:rsidRDefault="00D079F8" w:rsidP="00D079F8"/>
    <w:p w14:paraId="213A92EB" w14:textId="77777777" w:rsidR="00D079F8" w:rsidRDefault="00D079F8" w:rsidP="00D079F8"/>
    <w:p w14:paraId="5F22FF69" w14:textId="77777777" w:rsidR="00D079F8" w:rsidRDefault="00D079F8" w:rsidP="00D079F8">
      <w:r>
        <w:rPr>
          <w:rFonts w:hint="eastAsia"/>
        </w:rPr>
        <w:t>真空泵的传感器</w:t>
      </w:r>
      <w:r>
        <w:rPr>
          <w:rFonts w:hint="eastAsia"/>
        </w:rPr>
        <w:t xml:space="preserve"> </w:t>
      </w:r>
      <w:r>
        <w:rPr>
          <w:rFonts w:hint="eastAsia"/>
        </w:rPr>
        <w:t>一般提供什么信号呢</w:t>
      </w:r>
      <w:r>
        <w:rPr>
          <w:rFonts w:hint="eastAsia"/>
        </w:rPr>
        <w:t xml:space="preserve"> </w:t>
      </w:r>
      <w:r>
        <w:rPr>
          <w:rFonts w:hint="eastAsia"/>
        </w:rPr>
        <w:t>就是我们的</w:t>
      </w:r>
      <w:r>
        <w:rPr>
          <w:rFonts w:hint="eastAsia"/>
        </w:rPr>
        <w:t>CMPASS</w:t>
      </w:r>
      <w:r>
        <w:rPr>
          <w:rFonts w:hint="eastAsia"/>
        </w:rPr>
        <w:t>里的</w:t>
      </w:r>
      <w:r>
        <w:rPr>
          <w:rFonts w:hint="eastAsia"/>
        </w:rPr>
        <w:t>sensor</w:t>
      </w:r>
    </w:p>
    <w:p w14:paraId="5CAD4844" w14:textId="77777777" w:rsidR="00D079F8" w:rsidRDefault="00D079F8" w:rsidP="00D079F8">
      <w:r>
        <w:t>Jun 15, 10:02 PM</w:t>
      </w:r>
    </w:p>
    <w:p w14:paraId="7EBA52D5" w14:textId="77777777" w:rsidR="00D079F8" w:rsidRDefault="00D079F8" w:rsidP="00D079F8">
      <w:r>
        <w:rPr>
          <w:rFonts w:hint="eastAsia"/>
        </w:rPr>
        <w:t>好问题，直接对应你的项目。</w:t>
      </w:r>
    </w:p>
    <w:p w14:paraId="4D08B86E" w14:textId="77777777" w:rsidR="00D079F8" w:rsidRDefault="00D079F8" w:rsidP="00D079F8"/>
    <w:p w14:paraId="629821F6" w14:textId="77777777" w:rsidR="00D079F8" w:rsidRDefault="00D079F8" w:rsidP="00D079F8">
      <w:r>
        <w:rPr>
          <w:rFonts w:hint="eastAsia"/>
        </w:rPr>
        <w:t>真空泵传感器</w:t>
      </w:r>
      <w:r>
        <w:rPr>
          <w:rFonts w:hint="eastAsia"/>
        </w:rPr>
        <w:t xml:space="preserve"> vs CMAPSS</w:t>
      </w:r>
      <w:r>
        <w:rPr>
          <w:rFonts w:hint="eastAsia"/>
        </w:rPr>
        <w:t>传感器</w:t>
      </w:r>
    </w:p>
    <w:p w14:paraId="015BB795" w14:textId="77777777" w:rsidR="00D079F8" w:rsidRDefault="00D079F8" w:rsidP="00D079F8">
      <w:r>
        <w:rPr>
          <w:rFonts w:hint="eastAsia"/>
        </w:rPr>
        <w:t>先说</w:t>
      </w:r>
      <w:r>
        <w:rPr>
          <w:rFonts w:hint="eastAsia"/>
        </w:rPr>
        <w:t>CMAPSS</w:t>
      </w:r>
      <w:r>
        <w:rPr>
          <w:rFonts w:hint="eastAsia"/>
        </w:rPr>
        <w:t>的传感器本质：航空发动机的退化数据，传感器测的是温度、压力、转速、效率等。</w:t>
      </w:r>
    </w:p>
    <w:p w14:paraId="369E811B" w14:textId="77777777" w:rsidR="00D079F8" w:rsidRDefault="00D079F8" w:rsidP="00D079F8"/>
    <w:p w14:paraId="79CBC891" w14:textId="77777777" w:rsidR="00D079F8" w:rsidRDefault="00D079F8" w:rsidP="00D079F8">
      <w:r>
        <w:rPr>
          <w:rFonts w:hint="eastAsia"/>
        </w:rPr>
        <w:t>真空泵的传感器逻辑完全类似，只是物理对象不同。</w:t>
      </w:r>
    </w:p>
    <w:p w14:paraId="19DA4D3A" w14:textId="77777777" w:rsidR="00D079F8" w:rsidRDefault="00D079F8" w:rsidP="00D079F8"/>
    <w:p w14:paraId="66D168EF" w14:textId="77777777" w:rsidR="00D079F8" w:rsidRDefault="00D079F8" w:rsidP="00D079F8">
      <w:r>
        <w:rPr>
          <w:rFonts w:hint="eastAsia"/>
        </w:rPr>
        <w:t>真空泵常见传感器信号</w:t>
      </w:r>
    </w:p>
    <w:p w14:paraId="0AB381E1" w14:textId="77777777" w:rsidR="00D079F8" w:rsidRDefault="00D079F8" w:rsidP="00D079F8">
      <w:r>
        <w:t>Table</w:t>
      </w:r>
    </w:p>
    <w:p w14:paraId="238A3B2E" w14:textId="77777777" w:rsidR="00D079F8" w:rsidRDefault="00D079F8" w:rsidP="00D079F8"/>
    <w:p w14:paraId="090D0E29" w14:textId="77777777" w:rsidR="00D079F8" w:rsidRDefault="00D079F8" w:rsidP="00D079F8"/>
    <w:p w14:paraId="54E4E215" w14:textId="77777777" w:rsidR="00D079F8" w:rsidRDefault="00D079F8" w:rsidP="00D079F8">
      <w:r>
        <w:rPr>
          <w:rFonts w:hint="eastAsia"/>
        </w:rPr>
        <w:lastRenderedPageBreak/>
        <w:t>传感器</w:t>
      </w:r>
      <w:r>
        <w:rPr>
          <w:rFonts w:hint="eastAsia"/>
        </w:rPr>
        <w:tab/>
      </w:r>
      <w:r>
        <w:rPr>
          <w:rFonts w:hint="eastAsia"/>
        </w:rPr>
        <w:t>测什么</w:t>
      </w:r>
      <w:r>
        <w:rPr>
          <w:rFonts w:hint="eastAsia"/>
        </w:rPr>
        <w:tab/>
      </w:r>
      <w:r>
        <w:rPr>
          <w:rFonts w:hint="eastAsia"/>
        </w:rPr>
        <w:t>对应失效模式</w:t>
      </w:r>
    </w:p>
    <w:p w14:paraId="6BC21964" w14:textId="77777777" w:rsidR="00D079F8" w:rsidRDefault="00D079F8" w:rsidP="00D079F8">
      <w:r>
        <w:rPr>
          <w:rFonts w:hint="eastAsia"/>
        </w:rPr>
        <w:t>电机电流</w:t>
      </w:r>
      <w:r>
        <w:rPr>
          <w:rFonts w:hint="eastAsia"/>
        </w:rPr>
        <w:tab/>
      </w:r>
      <w:r>
        <w:rPr>
          <w:rFonts w:hint="eastAsia"/>
        </w:rPr>
        <w:t>驱动转子的电流</w:t>
      </w:r>
      <w:r>
        <w:rPr>
          <w:rFonts w:hint="eastAsia"/>
        </w:rPr>
        <w:tab/>
      </w:r>
      <w:r>
        <w:rPr>
          <w:rFonts w:hint="eastAsia"/>
        </w:rPr>
        <w:t>副产物堆积→电流↑，最敏感的信号</w:t>
      </w:r>
    </w:p>
    <w:p w14:paraId="10550266" w14:textId="77777777" w:rsidR="00D079F8" w:rsidRDefault="00D079F8" w:rsidP="00D079F8">
      <w:r>
        <w:rPr>
          <w:rFonts w:hint="eastAsia"/>
        </w:rPr>
        <w:t>电机功率</w:t>
      </w:r>
      <w:r>
        <w:rPr>
          <w:rFonts w:hint="eastAsia"/>
        </w:rPr>
        <w:tab/>
      </w:r>
      <w:r>
        <w:rPr>
          <w:rFonts w:hint="eastAsia"/>
        </w:rPr>
        <w:t>实际消耗功率</w:t>
      </w:r>
      <w:r>
        <w:rPr>
          <w:rFonts w:hint="eastAsia"/>
        </w:rPr>
        <w:tab/>
      </w:r>
      <w:r>
        <w:rPr>
          <w:rFonts w:hint="eastAsia"/>
        </w:rPr>
        <w:t>和电流类似，更综合</w:t>
      </w:r>
    </w:p>
    <w:p w14:paraId="2849BA47" w14:textId="77777777" w:rsidR="00D079F8" w:rsidRDefault="00D079F8" w:rsidP="00D079F8">
      <w:r>
        <w:rPr>
          <w:rFonts w:hint="eastAsia"/>
        </w:rPr>
        <w:t>转速</w:t>
      </w:r>
      <w:r>
        <w:rPr>
          <w:rFonts w:hint="eastAsia"/>
        </w:rPr>
        <w:tab/>
      </w:r>
      <w:r>
        <w:rPr>
          <w:rFonts w:hint="eastAsia"/>
        </w:rPr>
        <w:t>转子</w:t>
      </w:r>
      <w:r>
        <w:rPr>
          <w:rFonts w:hint="eastAsia"/>
        </w:rPr>
        <w:t>RPM</w:t>
      </w:r>
      <w:r>
        <w:rPr>
          <w:rFonts w:hint="eastAsia"/>
        </w:rPr>
        <w:tab/>
      </w:r>
      <w:r>
        <w:rPr>
          <w:rFonts w:hint="eastAsia"/>
        </w:rPr>
        <w:t>堆积严重→转速↓</w:t>
      </w:r>
    </w:p>
    <w:p w14:paraId="2F7C0A9D" w14:textId="77777777" w:rsidR="00D079F8" w:rsidRDefault="00D079F8" w:rsidP="00D079F8">
      <w:r>
        <w:rPr>
          <w:rFonts w:hint="eastAsia"/>
        </w:rPr>
        <w:t>泵体温度</w:t>
      </w:r>
      <w:r>
        <w:rPr>
          <w:rFonts w:hint="eastAsia"/>
        </w:rPr>
        <w:tab/>
      </w:r>
      <w:r>
        <w:rPr>
          <w:rFonts w:hint="eastAsia"/>
        </w:rPr>
        <w:t>腔体</w:t>
      </w:r>
      <w:r>
        <w:rPr>
          <w:rFonts w:hint="eastAsia"/>
        </w:rPr>
        <w:t>/</w:t>
      </w:r>
      <w:r>
        <w:rPr>
          <w:rFonts w:hint="eastAsia"/>
        </w:rPr>
        <w:t>排气口温度</w:t>
      </w:r>
      <w:r>
        <w:rPr>
          <w:rFonts w:hint="eastAsia"/>
        </w:rPr>
        <w:tab/>
      </w:r>
      <w:r>
        <w:rPr>
          <w:rFonts w:hint="eastAsia"/>
        </w:rPr>
        <w:t>过热失效的直接信号</w:t>
      </w:r>
    </w:p>
    <w:p w14:paraId="44AFF430" w14:textId="77777777" w:rsidR="00D079F8" w:rsidRDefault="00D079F8" w:rsidP="00D079F8">
      <w:r>
        <w:rPr>
          <w:rFonts w:hint="eastAsia"/>
        </w:rPr>
        <w:t>冷却水温度</w:t>
      </w:r>
      <w:r>
        <w:rPr>
          <w:rFonts w:hint="eastAsia"/>
        </w:rPr>
        <w:t>/</w:t>
      </w:r>
      <w:r>
        <w:rPr>
          <w:rFonts w:hint="eastAsia"/>
        </w:rPr>
        <w:t>流量</w:t>
      </w:r>
      <w:r>
        <w:rPr>
          <w:rFonts w:hint="eastAsia"/>
        </w:rPr>
        <w:tab/>
      </w:r>
      <w:r>
        <w:rPr>
          <w:rFonts w:hint="eastAsia"/>
        </w:rPr>
        <w:t>冷却系统状态</w:t>
      </w:r>
      <w:r>
        <w:rPr>
          <w:rFonts w:hint="eastAsia"/>
        </w:rPr>
        <w:tab/>
      </w:r>
      <w:r>
        <w:rPr>
          <w:rFonts w:hint="eastAsia"/>
        </w:rPr>
        <w:t>冷却失效预警</w:t>
      </w:r>
    </w:p>
    <w:p w14:paraId="2D37B665" w14:textId="77777777" w:rsidR="00D079F8" w:rsidRDefault="00D079F8" w:rsidP="00D079F8">
      <w:r>
        <w:rPr>
          <w:rFonts w:hint="eastAsia"/>
        </w:rPr>
        <w:t>振动</w:t>
      </w:r>
      <w:r>
        <w:rPr>
          <w:rFonts w:hint="eastAsia"/>
        </w:rPr>
        <w:tab/>
      </w:r>
      <w:r>
        <w:rPr>
          <w:rFonts w:hint="eastAsia"/>
        </w:rPr>
        <w:t>轴承</w:t>
      </w:r>
      <w:r>
        <w:rPr>
          <w:rFonts w:hint="eastAsia"/>
        </w:rPr>
        <w:t>/</w:t>
      </w:r>
      <w:r>
        <w:rPr>
          <w:rFonts w:hint="eastAsia"/>
        </w:rPr>
        <w:t>转子振动</w:t>
      </w:r>
      <w:r>
        <w:rPr>
          <w:rFonts w:hint="eastAsia"/>
        </w:rPr>
        <w:tab/>
      </w:r>
      <w:r>
        <w:rPr>
          <w:rFonts w:hint="eastAsia"/>
        </w:rPr>
        <w:t>机械磨损的直接信号</w:t>
      </w:r>
    </w:p>
    <w:p w14:paraId="4D5D1C2E" w14:textId="77777777" w:rsidR="00D079F8" w:rsidRDefault="00D079F8" w:rsidP="00D079F8">
      <w:r>
        <w:rPr>
          <w:rFonts w:hint="eastAsia"/>
        </w:rPr>
        <w:t>进气压力</w:t>
      </w:r>
      <w:r>
        <w:rPr>
          <w:rFonts w:hint="eastAsia"/>
        </w:rPr>
        <w:tab/>
      </w:r>
      <w:r>
        <w:rPr>
          <w:rFonts w:hint="eastAsia"/>
        </w:rPr>
        <w:t>腔体侧压力</w:t>
      </w:r>
      <w:r>
        <w:rPr>
          <w:rFonts w:hint="eastAsia"/>
        </w:rPr>
        <w:tab/>
      </w:r>
      <w:r>
        <w:rPr>
          <w:rFonts w:hint="eastAsia"/>
        </w:rPr>
        <w:t>抽速是否正常</w:t>
      </w:r>
    </w:p>
    <w:p w14:paraId="080EE23D" w14:textId="77777777" w:rsidR="00D079F8" w:rsidRDefault="00D079F8" w:rsidP="00D079F8">
      <w:r>
        <w:rPr>
          <w:rFonts w:hint="eastAsia"/>
        </w:rPr>
        <w:t>排气压力</w:t>
      </w:r>
      <w:r>
        <w:rPr>
          <w:rFonts w:hint="eastAsia"/>
        </w:rPr>
        <w:tab/>
      </w:r>
      <w:r>
        <w:rPr>
          <w:rFonts w:hint="eastAsia"/>
        </w:rPr>
        <w:t>排气侧背压</w:t>
      </w:r>
      <w:r>
        <w:rPr>
          <w:rFonts w:hint="eastAsia"/>
        </w:rPr>
        <w:tab/>
      </w:r>
      <w:r>
        <w:rPr>
          <w:rFonts w:hint="eastAsia"/>
        </w:rPr>
        <w:t>副产物堵塞→排气压力↑</w:t>
      </w:r>
    </w:p>
    <w:p w14:paraId="3E09E340" w14:textId="77777777" w:rsidR="00D079F8" w:rsidRDefault="00D079F8" w:rsidP="00D079F8">
      <w:r>
        <w:rPr>
          <w:rFonts w:hint="eastAsia"/>
        </w:rPr>
        <w:t>真空度</w:t>
      </w:r>
      <w:r>
        <w:rPr>
          <w:rFonts w:hint="eastAsia"/>
        </w:rPr>
        <w:tab/>
      </w:r>
      <w:r>
        <w:rPr>
          <w:rFonts w:hint="eastAsia"/>
        </w:rPr>
        <w:t>腔体实际真空水平</w:t>
      </w:r>
      <w:r>
        <w:rPr>
          <w:rFonts w:hint="eastAsia"/>
        </w:rPr>
        <w:tab/>
      </w:r>
      <w:r>
        <w:rPr>
          <w:rFonts w:hint="eastAsia"/>
        </w:rPr>
        <w:t>密封失效→真空度↓</w:t>
      </w:r>
    </w:p>
    <w:p w14:paraId="1C5FE4B8" w14:textId="77777777" w:rsidR="00D079F8" w:rsidRDefault="00D079F8" w:rsidP="00D079F8">
      <w:r>
        <w:rPr>
          <w:rFonts w:hint="eastAsia"/>
        </w:rPr>
        <w:t>和</w:t>
      </w:r>
      <w:r>
        <w:rPr>
          <w:rFonts w:hint="eastAsia"/>
        </w:rPr>
        <w:t>CMAPSS</w:t>
      </w:r>
      <w:r>
        <w:rPr>
          <w:rFonts w:hint="eastAsia"/>
        </w:rPr>
        <w:t>的类比</w:t>
      </w:r>
    </w:p>
    <w:p w14:paraId="25D631D9" w14:textId="77777777" w:rsidR="00D079F8" w:rsidRDefault="00D079F8" w:rsidP="00D079F8">
      <w:r>
        <w:t>Table</w:t>
      </w:r>
    </w:p>
    <w:p w14:paraId="254324DB" w14:textId="77777777" w:rsidR="00D079F8" w:rsidRDefault="00D079F8" w:rsidP="00D079F8"/>
    <w:p w14:paraId="1BE9A2ED" w14:textId="77777777" w:rsidR="00D079F8" w:rsidRDefault="00D079F8" w:rsidP="00D079F8"/>
    <w:p w14:paraId="6D1C2EDE" w14:textId="77777777" w:rsidR="00D079F8" w:rsidRDefault="00D079F8" w:rsidP="00D079F8">
      <w:r>
        <w:rPr>
          <w:rFonts w:hint="eastAsia"/>
        </w:rPr>
        <w:t>CMAPSS</w:t>
      </w:r>
      <w:r>
        <w:rPr>
          <w:rFonts w:hint="eastAsia"/>
        </w:rPr>
        <w:t>（发动机）</w:t>
      </w:r>
      <w:r>
        <w:rPr>
          <w:rFonts w:hint="eastAsia"/>
        </w:rPr>
        <w:tab/>
      </w:r>
      <w:r>
        <w:rPr>
          <w:rFonts w:hint="eastAsia"/>
        </w:rPr>
        <w:t>真空泵</w:t>
      </w:r>
      <w:r>
        <w:rPr>
          <w:rFonts w:hint="eastAsia"/>
        </w:rPr>
        <w:tab/>
      </w:r>
      <w:r>
        <w:rPr>
          <w:rFonts w:hint="eastAsia"/>
        </w:rPr>
        <w:t>物理逻辑</w:t>
      </w:r>
    </w:p>
    <w:p w14:paraId="6D3EF381" w14:textId="77777777" w:rsidR="00D079F8" w:rsidRDefault="00D079F8" w:rsidP="00D079F8">
      <w:r>
        <w:rPr>
          <w:rFonts w:hint="eastAsia"/>
        </w:rPr>
        <w:t>风扇转速</w:t>
      </w:r>
      <w:r>
        <w:rPr>
          <w:rFonts w:hint="eastAsia"/>
        </w:rPr>
        <w:tab/>
      </w:r>
      <w:r>
        <w:rPr>
          <w:rFonts w:hint="eastAsia"/>
        </w:rPr>
        <w:t>转子转速</w:t>
      </w:r>
      <w:r>
        <w:rPr>
          <w:rFonts w:hint="eastAsia"/>
        </w:rPr>
        <w:tab/>
      </w:r>
      <w:r>
        <w:rPr>
          <w:rFonts w:hint="eastAsia"/>
        </w:rPr>
        <w:t>退化→转速异常</w:t>
      </w:r>
    </w:p>
    <w:p w14:paraId="23109B9E" w14:textId="77777777" w:rsidR="00D079F8" w:rsidRDefault="00D079F8" w:rsidP="00D079F8">
      <w:r>
        <w:rPr>
          <w:rFonts w:hint="eastAsia"/>
        </w:rPr>
        <w:t>排气温度</w:t>
      </w:r>
      <w:r>
        <w:rPr>
          <w:rFonts w:hint="eastAsia"/>
        </w:rPr>
        <w:tab/>
      </w:r>
      <w:r>
        <w:rPr>
          <w:rFonts w:hint="eastAsia"/>
        </w:rPr>
        <w:t>泵体</w:t>
      </w:r>
      <w:r>
        <w:rPr>
          <w:rFonts w:hint="eastAsia"/>
        </w:rPr>
        <w:t>/</w:t>
      </w:r>
      <w:r>
        <w:rPr>
          <w:rFonts w:hint="eastAsia"/>
        </w:rPr>
        <w:t>排气温度</w:t>
      </w:r>
      <w:r>
        <w:rPr>
          <w:rFonts w:hint="eastAsia"/>
        </w:rPr>
        <w:tab/>
      </w:r>
      <w:r>
        <w:rPr>
          <w:rFonts w:hint="eastAsia"/>
        </w:rPr>
        <w:t>热退化信号</w:t>
      </w:r>
    </w:p>
    <w:p w14:paraId="4F2ECAB3" w14:textId="77777777" w:rsidR="00D079F8" w:rsidRDefault="00D079F8" w:rsidP="00D079F8">
      <w:r>
        <w:rPr>
          <w:rFonts w:hint="eastAsia"/>
        </w:rPr>
        <w:t>压力比</w:t>
      </w:r>
      <w:r>
        <w:rPr>
          <w:rFonts w:hint="eastAsia"/>
        </w:rPr>
        <w:tab/>
      </w:r>
      <w:r>
        <w:rPr>
          <w:rFonts w:hint="eastAsia"/>
        </w:rPr>
        <w:t>进</w:t>
      </w:r>
      <w:r>
        <w:rPr>
          <w:rFonts w:hint="eastAsia"/>
        </w:rPr>
        <w:t>/</w:t>
      </w:r>
      <w:r>
        <w:rPr>
          <w:rFonts w:hint="eastAsia"/>
        </w:rPr>
        <w:t>排气压差</w:t>
      </w:r>
      <w:r>
        <w:rPr>
          <w:rFonts w:hint="eastAsia"/>
        </w:rPr>
        <w:tab/>
      </w:r>
      <w:r>
        <w:rPr>
          <w:rFonts w:hint="eastAsia"/>
        </w:rPr>
        <w:t>压缩效率退化</w:t>
      </w:r>
    </w:p>
    <w:p w14:paraId="512307BF" w14:textId="77777777" w:rsidR="00D079F8" w:rsidRDefault="00D079F8" w:rsidP="00D079F8">
      <w:r>
        <w:rPr>
          <w:rFonts w:hint="eastAsia"/>
        </w:rPr>
        <w:t>效率指标</w:t>
      </w:r>
      <w:r>
        <w:rPr>
          <w:rFonts w:hint="eastAsia"/>
        </w:rPr>
        <w:tab/>
      </w:r>
      <w:r>
        <w:rPr>
          <w:rFonts w:hint="eastAsia"/>
        </w:rPr>
        <w:t>电机功率</w:t>
      </w:r>
      <w:r>
        <w:rPr>
          <w:rFonts w:hint="eastAsia"/>
        </w:rPr>
        <w:t>/</w:t>
      </w:r>
      <w:r>
        <w:rPr>
          <w:rFonts w:hint="eastAsia"/>
        </w:rPr>
        <w:t>抽速比</w:t>
      </w:r>
      <w:r>
        <w:rPr>
          <w:rFonts w:hint="eastAsia"/>
        </w:rPr>
        <w:tab/>
      </w:r>
      <w:r>
        <w:rPr>
          <w:rFonts w:hint="eastAsia"/>
        </w:rPr>
        <w:t>综合健康指标</w:t>
      </w:r>
    </w:p>
    <w:p w14:paraId="47ED189B" w14:textId="77777777" w:rsidR="00D079F8" w:rsidRDefault="00D079F8" w:rsidP="00D079F8">
      <w:r>
        <w:rPr>
          <w:rFonts w:hint="eastAsia"/>
        </w:rPr>
        <w:t>结构完全一样：</w:t>
      </w:r>
      <w:r>
        <w:rPr>
          <w:rFonts w:hint="eastAsia"/>
        </w:rPr>
        <w:t xml:space="preserve"> </w:t>
      </w:r>
      <w:r>
        <w:rPr>
          <w:rFonts w:hint="eastAsia"/>
        </w:rPr>
        <w:t>都是多传感器时序数据，都是渐进式退化，都可以用滑动窗口</w:t>
      </w:r>
      <w:r>
        <w:rPr>
          <w:rFonts w:hint="eastAsia"/>
        </w:rPr>
        <w:t>+LSTM</w:t>
      </w:r>
      <w:r>
        <w:rPr>
          <w:rFonts w:hint="eastAsia"/>
        </w:rPr>
        <w:t>建模。</w:t>
      </w:r>
    </w:p>
    <w:p w14:paraId="6DD5D390" w14:textId="77777777" w:rsidR="00D079F8" w:rsidRDefault="00D079F8" w:rsidP="00D079F8"/>
    <w:p w14:paraId="3F2232AC" w14:textId="77777777" w:rsidR="00D079F8" w:rsidRDefault="00D079F8" w:rsidP="00D079F8">
      <w:r>
        <w:rPr>
          <w:rFonts w:hint="eastAsia"/>
        </w:rPr>
        <w:t>面试时你可以说的话</w:t>
      </w:r>
    </w:p>
    <w:p w14:paraId="1DFED7F6" w14:textId="77777777" w:rsidR="00D079F8" w:rsidRDefault="00D079F8" w:rsidP="00D079F8">
      <w:r>
        <w:rPr>
          <w:rFonts w:hint="eastAsia"/>
        </w:rPr>
        <w:t>"CMAPSS</w:t>
      </w:r>
      <w:r>
        <w:rPr>
          <w:rFonts w:hint="eastAsia"/>
        </w:rPr>
        <w:t>是航空发动机的退化数据集，我用它验证了</w:t>
      </w:r>
      <w:r>
        <w:rPr>
          <w:rFonts w:hint="eastAsia"/>
        </w:rPr>
        <w:t>RUL</w:t>
      </w:r>
      <w:r>
        <w:rPr>
          <w:rFonts w:hint="eastAsia"/>
        </w:rPr>
        <w:t>预测框架。真空泵的传感器信号——电流、温度、振动、压力——和发动机的物理退化逻辑高度相似，都是渐进式退化，都有多传感器融合的特征。我的框架可以直接迁移，只需要重新做传感器筛选和特征工程。</w:t>
      </w:r>
      <w:r>
        <w:rPr>
          <w:rFonts w:hint="eastAsia"/>
        </w:rPr>
        <w:t>"</w:t>
      </w:r>
    </w:p>
    <w:p w14:paraId="54AFCC49" w14:textId="77777777" w:rsidR="00D079F8" w:rsidRDefault="00D079F8" w:rsidP="00D079F8"/>
    <w:p w14:paraId="773CF724" w14:textId="77777777" w:rsidR="00D079F8" w:rsidRDefault="00D079F8" w:rsidP="00D079F8">
      <w:r>
        <w:rPr>
          <w:rFonts w:hint="eastAsia"/>
        </w:rPr>
        <w:t>这样你的项目和</w:t>
      </w:r>
      <w:r>
        <w:rPr>
          <w:rFonts w:hint="eastAsia"/>
        </w:rPr>
        <w:t>Edwards</w:t>
      </w:r>
      <w:r>
        <w:rPr>
          <w:rFonts w:hint="eastAsia"/>
        </w:rPr>
        <w:t>的业务就形成了一条清晰的线。明白了吗？</w:t>
      </w:r>
    </w:p>
    <w:p w14:paraId="78E20C1F" w14:textId="77777777" w:rsidR="00D079F8" w:rsidRDefault="00D079F8" w:rsidP="00D079F8"/>
    <w:p w14:paraId="12F7FEC5" w14:textId="77777777" w:rsidR="00D079F8" w:rsidRDefault="00D079F8" w:rsidP="00D079F8"/>
    <w:p w14:paraId="4EF588A2" w14:textId="77777777" w:rsidR="00D079F8" w:rsidRDefault="00D079F8" w:rsidP="00D079F8"/>
    <w:p w14:paraId="3C878A1D" w14:textId="77777777" w:rsidR="00D079F8" w:rsidRDefault="00D079F8" w:rsidP="00D079F8"/>
    <w:p w14:paraId="36CA5D84" w14:textId="77777777" w:rsidR="00D079F8" w:rsidRDefault="00D079F8" w:rsidP="00D079F8"/>
    <w:p w14:paraId="0C7268C6" w14:textId="77777777" w:rsidR="00D079F8" w:rsidRDefault="00D079F8" w:rsidP="00D079F8">
      <w:r>
        <w:rPr>
          <w:rFonts w:hint="eastAsia"/>
        </w:rPr>
        <w:t>CVD</w:t>
      </w:r>
      <w:r>
        <w:rPr>
          <w:rFonts w:hint="eastAsia"/>
        </w:rPr>
        <w:t>有腔体的话，这个腔体能展开一下么；</w:t>
      </w:r>
      <w:r>
        <w:rPr>
          <w:rFonts w:hint="eastAsia"/>
        </w:rPr>
        <w:t>PVD</w:t>
      </w:r>
      <w:r>
        <w:rPr>
          <w:rFonts w:hint="eastAsia"/>
        </w:rPr>
        <w:t>和</w:t>
      </w:r>
      <w:r>
        <w:rPr>
          <w:rFonts w:hint="eastAsia"/>
        </w:rPr>
        <w:t>Etch</w:t>
      </w:r>
      <w:r>
        <w:rPr>
          <w:rFonts w:hint="eastAsia"/>
        </w:rPr>
        <w:t>也是腔体么，是的话，是什么腔体，不是的话，又是什么？</w:t>
      </w:r>
      <w:r>
        <w:rPr>
          <w:rFonts w:hint="eastAsia"/>
        </w:rPr>
        <w:t xml:space="preserve"> </w:t>
      </w:r>
      <w:r>
        <w:rPr>
          <w:rFonts w:hint="eastAsia"/>
        </w:rPr>
        <w:t>我想把这里丰富一下，知道抽气时最基本的装填</w:t>
      </w:r>
    </w:p>
    <w:p w14:paraId="1C2A22EA" w14:textId="77777777" w:rsidR="00D079F8" w:rsidRDefault="00D079F8" w:rsidP="00D079F8">
      <w:r>
        <w:t>Jun 15, 10:05 PM</w:t>
      </w:r>
    </w:p>
    <w:p w14:paraId="178A1A37" w14:textId="77777777" w:rsidR="00D079F8" w:rsidRDefault="00D079F8" w:rsidP="00D079F8">
      <w:r>
        <w:rPr>
          <w:rFonts w:hint="eastAsia"/>
        </w:rPr>
        <w:t>好，展开。</w:t>
      </w:r>
    </w:p>
    <w:p w14:paraId="281C7418" w14:textId="77777777" w:rsidR="00D079F8" w:rsidRDefault="00D079F8" w:rsidP="00D079F8"/>
    <w:p w14:paraId="669E7477" w14:textId="77777777" w:rsidR="00D079F8" w:rsidRDefault="00D079F8" w:rsidP="00D079F8">
      <w:r>
        <w:rPr>
          <w:rFonts w:hint="eastAsia"/>
        </w:rPr>
        <w:t>CVD</w:t>
      </w:r>
      <w:r>
        <w:rPr>
          <w:rFonts w:hint="eastAsia"/>
        </w:rPr>
        <w:t>腔体</w:t>
      </w:r>
    </w:p>
    <w:p w14:paraId="67E6D876" w14:textId="77777777" w:rsidR="00D079F8" w:rsidRDefault="00D079F8" w:rsidP="00D079F8">
      <w:r>
        <w:rPr>
          <w:rFonts w:hint="eastAsia"/>
        </w:rPr>
        <w:t>全称：</w:t>
      </w:r>
      <w:r>
        <w:rPr>
          <w:rFonts w:hint="eastAsia"/>
        </w:rPr>
        <w:t>Chemical Vapor Deposition Chamber</w:t>
      </w:r>
    </w:p>
    <w:p w14:paraId="1E0B21E7" w14:textId="77777777" w:rsidR="00D079F8" w:rsidRDefault="00D079F8" w:rsidP="00D079F8"/>
    <w:p w14:paraId="2C205823" w14:textId="77777777" w:rsidR="00D079F8" w:rsidRDefault="00D079F8" w:rsidP="00D079F8">
      <w:r>
        <w:rPr>
          <w:rFonts w:hint="eastAsia"/>
        </w:rPr>
        <w:t>基本结构</w:t>
      </w:r>
    </w:p>
    <w:p w14:paraId="6FE1F98C" w14:textId="77777777" w:rsidR="00D079F8" w:rsidRDefault="00D079F8" w:rsidP="00D079F8">
      <w:r>
        <w:rPr>
          <w:rFonts w:hint="eastAsia"/>
        </w:rPr>
        <w:t xml:space="preserve">        [</w:t>
      </w:r>
      <w:r>
        <w:rPr>
          <w:rFonts w:hint="eastAsia"/>
        </w:rPr>
        <w:t>气体入口</w:t>
      </w:r>
      <w:r>
        <w:rPr>
          <w:rFonts w:hint="eastAsia"/>
        </w:rPr>
        <w:t>/</w:t>
      </w:r>
      <w:r>
        <w:rPr>
          <w:rFonts w:hint="eastAsia"/>
        </w:rPr>
        <w:t>喷淋头</w:t>
      </w:r>
      <w:r>
        <w:rPr>
          <w:rFonts w:hint="eastAsia"/>
        </w:rPr>
        <w:t xml:space="preserve"> Showerhead]</w:t>
      </w:r>
    </w:p>
    <w:p w14:paraId="4B2F70F6" w14:textId="77777777" w:rsidR="00D079F8" w:rsidRDefault="00D079F8" w:rsidP="00D079F8">
      <w:r>
        <w:rPr>
          <w:rFonts w:hint="eastAsia"/>
        </w:rPr>
        <w:t xml:space="preserve">                    </w:t>
      </w:r>
      <w:r>
        <w:rPr>
          <w:rFonts w:hint="eastAsia"/>
        </w:rPr>
        <w:t>↓</w:t>
      </w:r>
    </w:p>
    <w:p w14:paraId="760D6601" w14:textId="77777777" w:rsidR="00D079F8" w:rsidRDefault="00D079F8" w:rsidP="00D079F8">
      <w:r>
        <w:t xml:space="preserve">    =====================================</w:t>
      </w:r>
    </w:p>
    <w:p w14:paraId="7B0F2FFE" w14:textId="77777777" w:rsidR="00D079F8" w:rsidRDefault="00D079F8" w:rsidP="00D079F8">
      <w:r>
        <w:rPr>
          <w:rFonts w:hint="eastAsia"/>
        </w:rPr>
        <w:t xml:space="preserve">    |         </w:t>
      </w:r>
      <w:r>
        <w:rPr>
          <w:rFonts w:hint="eastAsia"/>
        </w:rPr>
        <w:t>反应腔体</w:t>
      </w:r>
      <w:r>
        <w:rPr>
          <w:rFonts w:hint="eastAsia"/>
        </w:rPr>
        <w:t xml:space="preserve"> Chamber           |</w:t>
      </w:r>
    </w:p>
    <w:p w14:paraId="10B11864" w14:textId="77777777" w:rsidR="00D079F8" w:rsidRDefault="00D079F8" w:rsidP="00D079F8">
      <w:r>
        <w:t xml:space="preserve">    |                                   |</w:t>
      </w:r>
    </w:p>
    <w:p w14:paraId="75016434" w14:textId="77777777" w:rsidR="00D079F8" w:rsidRDefault="00D079F8" w:rsidP="00D079F8">
      <w:r>
        <w:rPr>
          <w:rFonts w:hint="eastAsia"/>
        </w:rPr>
        <w:t xml:space="preserve">    |      [</w:t>
      </w:r>
      <w:r>
        <w:rPr>
          <w:rFonts w:hint="eastAsia"/>
        </w:rPr>
        <w:t>晶圆</w:t>
      </w:r>
      <w:r>
        <w:rPr>
          <w:rFonts w:hint="eastAsia"/>
        </w:rPr>
        <w:t xml:space="preserve"> Wafer on Susceptor]    |</w:t>
      </w:r>
    </w:p>
    <w:p w14:paraId="516E21B7" w14:textId="77777777" w:rsidR="00D079F8" w:rsidRDefault="00D079F8" w:rsidP="00D079F8">
      <w:r>
        <w:t xml:space="preserve">    |                                   |</w:t>
      </w:r>
    </w:p>
    <w:p w14:paraId="09104905" w14:textId="77777777" w:rsidR="00D079F8" w:rsidRDefault="00D079F8" w:rsidP="00D079F8">
      <w:r>
        <w:t xml:space="preserve">    =====================================</w:t>
      </w:r>
    </w:p>
    <w:p w14:paraId="50CDE8A2" w14:textId="77777777" w:rsidR="00D079F8" w:rsidRDefault="00D079F8" w:rsidP="00D079F8">
      <w:r>
        <w:rPr>
          <w:rFonts w:hint="eastAsia"/>
        </w:rPr>
        <w:t xml:space="preserve">                    </w:t>
      </w:r>
      <w:r>
        <w:rPr>
          <w:rFonts w:hint="eastAsia"/>
        </w:rPr>
        <w:t>↓</w:t>
      </w:r>
    </w:p>
    <w:p w14:paraId="066261F3" w14:textId="77777777" w:rsidR="00D079F8" w:rsidRDefault="00D079F8" w:rsidP="00D079F8">
      <w:r>
        <w:rPr>
          <w:rFonts w:hint="eastAsia"/>
        </w:rPr>
        <w:t xml:space="preserve">            [</w:t>
      </w:r>
      <w:r>
        <w:rPr>
          <w:rFonts w:hint="eastAsia"/>
        </w:rPr>
        <w:t>真空泵抽气口</w:t>
      </w:r>
      <w:r>
        <w:rPr>
          <w:rFonts w:hint="eastAsia"/>
        </w:rPr>
        <w:t>]</w:t>
      </w:r>
    </w:p>
    <w:p w14:paraId="07546B9E" w14:textId="77777777" w:rsidR="00D079F8" w:rsidRDefault="00D079F8" w:rsidP="00D079F8">
      <w:r>
        <w:rPr>
          <w:rFonts w:hint="eastAsia"/>
        </w:rPr>
        <w:t xml:space="preserve">                    </w:t>
      </w:r>
      <w:r>
        <w:rPr>
          <w:rFonts w:hint="eastAsia"/>
        </w:rPr>
        <w:t>↓</w:t>
      </w:r>
    </w:p>
    <w:p w14:paraId="4CB132B0" w14:textId="77777777" w:rsidR="00D079F8" w:rsidRDefault="00D079F8" w:rsidP="00D079F8">
      <w:r>
        <w:rPr>
          <w:rFonts w:hint="eastAsia"/>
        </w:rPr>
        <w:t xml:space="preserve">            [Abatement</w:t>
      </w:r>
      <w:r>
        <w:rPr>
          <w:rFonts w:hint="eastAsia"/>
        </w:rPr>
        <w:t>废气处理</w:t>
      </w:r>
      <w:r>
        <w:rPr>
          <w:rFonts w:hint="eastAsia"/>
        </w:rPr>
        <w:t>]</w:t>
      </w:r>
    </w:p>
    <w:p w14:paraId="44F25CCF" w14:textId="77777777" w:rsidR="00D079F8" w:rsidRDefault="00D079F8" w:rsidP="00D079F8">
      <w:r>
        <w:rPr>
          <w:rFonts w:hint="eastAsia"/>
        </w:rPr>
        <w:t>发生什么</w:t>
      </w:r>
    </w:p>
    <w:p w14:paraId="20DF46FF" w14:textId="77777777" w:rsidR="00D079F8" w:rsidRDefault="00D079F8" w:rsidP="00D079F8">
      <w:r>
        <w:rPr>
          <w:rFonts w:hint="eastAsia"/>
        </w:rPr>
        <w:t>晶圆放在加热台（</w:t>
      </w:r>
      <w:r>
        <w:rPr>
          <w:rFonts w:hint="eastAsia"/>
        </w:rPr>
        <w:t>Susceptor</w:t>
      </w:r>
      <w:r>
        <w:rPr>
          <w:rFonts w:hint="eastAsia"/>
        </w:rPr>
        <w:t>）上，加热到几百度</w:t>
      </w:r>
    </w:p>
    <w:p w14:paraId="30B3574A" w14:textId="77777777" w:rsidR="00D079F8" w:rsidRDefault="00D079F8" w:rsidP="00D079F8">
      <w:r>
        <w:rPr>
          <w:rFonts w:hint="eastAsia"/>
        </w:rPr>
        <w:t>反应气体从顶部喷淋头均匀喷入</w:t>
      </w:r>
    </w:p>
    <w:p w14:paraId="6B2883A1" w14:textId="77777777" w:rsidR="00D079F8" w:rsidRDefault="00D079F8" w:rsidP="00D079F8">
      <w:r>
        <w:rPr>
          <w:rFonts w:hint="eastAsia"/>
        </w:rPr>
        <w:t>气体在高温下分解，在晶圆表面沉积一层薄膜</w:t>
      </w:r>
    </w:p>
    <w:p w14:paraId="0C4E97D9" w14:textId="77777777" w:rsidR="00D079F8" w:rsidRDefault="00D079F8" w:rsidP="00D079F8">
      <w:r>
        <w:rPr>
          <w:rFonts w:hint="eastAsia"/>
        </w:rPr>
        <w:t>反应副产物（粉末、聚合物）被真空泵抽走</w:t>
      </w:r>
    </w:p>
    <w:p w14:paraId="3E242A16" w14:textId="77777777" w:rsidR="00D079F8" w:rsidRDefault="00D079F8" w:rsidP="00D079F8">
      <w:r>
        <w:rPr>
          <w:rFonts w:hint="eastAsia"/>
        </w:rPr>
        <w:t>为什么副产物多</w:t>
      </w:r>
    </w:p>
    <w:p w14:paraId="0C6F680F" w14:textId="77777777" w:rsidR="00D079F8" w:rsidRDefault="00D079F8" w:rsidP="00D079F8">
      <w:r>
        <w:rPr>
          <w:rFonts w:hint="eastAsia"/>
        </w:rPr>
        <w:t>反应气体不会</w:t>
      </w:r>
      <w:r>
        <w:rPr>
          <w:rFonts w:hint="eastAsia"/>
        </w:rPr>
        <w:t>100%</w:t>
      </w:r>
      <w:r>
        <w:rPr>
          <w:rFonts w:hint="eastAsia"/>
        </w:rPr>
        <w:t>反应，剩余气体</w:t>
      </w:r>
      <w:r>
        <w:rPr>
          <w:rFonts w:hint="eastAsia"/>
        </w:rPr>
        <w:t>+</w:t>
      </w:r>
      <w:r>
        <w:rPr>
          <w:rFonts w:hint="eastAsia"/>
        </w:rPr>
        <w:t>副产物直接进入泵——这就是为什么</w:t>
      </w:r>
      <w:r>
        <w:rPr>
          <w:rFonts w:hint="eastAsia"/>
        </w:rPr>
        <w:t>CVD</w:t>
      </w:r>
      <w:r>
        <w:rPr>
          <w:rFonts w:hint="eastAsia"/>
        </w:rPr>
        <w:t>工艺对真空泵伤害最大。</w:t>
      </w:r>
    </w:p>
    <w:p w14:paraId="28F7C7AA" w14:textId="77777777" w:rsidR="00D079F8" w:rsidRDefault="00D079F8" w:rsidP="00D079F8"/>
    <w:p w14:paraId="44B391C9" w14:textId="77777777" w:rsidR="00D079F8" w:rsidRDefault="00D079F8" w:rsidP="00D079F8">
      <w:r>
        <w:rPr>
          <w:rFonts w:hint="eastAsia"/>
        </w:rPr>
        <w:t>PVD</w:t>
      </w:r>
      <w:r>
        <w:rPr>
          <w:rFonts w:hint="eastAsia"/>
        </w:rPr>
        <w:t>腔体</w:t>
      </w:r>
    </w:p>
    <w:p w14:paraId="37EC9B5F" w14:textId="77777777" w:rsidR="00D079F8" w:rsidRDefault="00D079F8" w:rsidP="00D079F8">
      <w:r>
        <w:rPr>
          <w:rFonts w:hint="eastAsia"/>
        </w:rPr>
        <w:lastRenderedPageBreak/>
        <w:t>全称：</w:t>
      </w:r>
      <w:r>
        <w:rPr>
          <w:rFonts w:hint="eastAsia"/>
        </w:rPr>
        <w:t>Physical Vapor Deposition Chamber</w:t>
      </w:r>
    </w:p>
    <w:p w14:paraId="0B114CB4" w14:textId="77777777" w:rsidR="00D079F8" w:rsidRDefault="00D079F8" w:rsidP="00D079F8"/>
    <w:p w14:paraId="31B849EB" w14:textId="77777777" w:rsidR="00D079F8" w:rsidRDefault="00D079F8" w:rsidP="00D079F8">
      <w:r>
        <w:rPr>
          <w:rFonts w:hint="eastAsia"/>
        </w:rPr>
        <w:t>和</w:t>
      </w:r>
      <w:r>
        <w:rPr>
          <w:rFonts w:hint="eastAsia"/>
        </w:rPr>
        <w:t>CVD</w:t>
      </w:r>
      <w:r>
        <w:rPr>
          <w:rFonts w:hint="eastAsia"/>
        </w:rPr>
        <w:t>的本质区别</w:t>
      </w:r>
    </w:p>
    <w:p w14:paraId="05F87C83" w14:textId="77777777" w:rsidR="00D079F8" w:rsidRDefault="00D079F8" w:rsidP="00D079F8">
      <w:r>
        <w:rPr>
          <w:rFonts w:hint="eastAsia"/>
        </w:rPr>
        <w:t>CVD</w:t>
      </w:r>
      <w:r>
        <w:rPr>
          <w:rFonts w:hint="eastAsia"/>
        </w:rPr>
        <w:t>是化学反应长膜，</w:t>
      </w:r>
      <w:r>
        <w:rPr>
          <w:rFonts w:hint="eastAsia"/>
        </w:rPr>
        <w:t>PVD</w:t>
      </w:r>
      <w:r>
        <w:rPr>
          <w:rFonts w:hint="eastAsia"/>
        </w:rPr>
        <w:t>是物理轰击溅射。</w:t>
      </w:r>
    </w:p>
    <w:p w14:paraId="28CD73A6" w14:textId="77777777" w:rsidR="00D079F8" w:rsidRDefault="00D079F8" w:rsidP="00D079F8"/>
    <w:p w14:paraId="6CDA7AC6" w14:textId="77777777" w:rsidR="00D079F8" w:rsidRDefault="00D079F8" w:rsidP="00D079F8">
      <w:r>
        <w:rPr>
          <w:rFonts w:hint="eastAsia"/>
        </w:rPr>
        <w:t>基本结构</w:t>
      </w:r>
    </w:p>
    <w:p w14:paraId="14A4E51C" w14:textId="77777777" w:rsidR="00D079F8" w:rsidRDefault="00D079F8" w:rsidP="00D079F8">
      <w:r>
        <w:rPr>
          <w:rFonts w:hint="eastAsia"/>
        </w:rPr>
        <w:t xml:space="preserve">    [</w:t>
      </w:r>
      <w:r>
        <w:rPr>
          <w:rFonts w:hint="eastAsia"/>
        </w:rPr>
        <w:t>靶材</w:t>
      </w:r>
      <w:r>
        <w:rPr>
          <w:rFonts w:hint="eastAsia"/>
        </w:rPr>
        <w:t xml:space="preserve"> Target</w:t>
      </w:r>
      <w:r>
        <w:rPr>
          <w:rFonts w:hint="eastAsia"/>
        </w:rPr>
        <w:t>：铜</w:t>
      </w:r>
      <w:r>
        <w:rPr>
          <w:rFonts w:hint="eastAsia"/>
        </w:rPr>
        <w:t>/</w:t>
      </w:r>
      <w:r>
        <w:rPr>
          <w:rFonts w:hint="eastAsia"/>
        </w:rPr>
        <w:t>铝</w:t>
      </w:r>
      <w:r>
        <w:rPr>
          <w:rFonts w:hint="eastAsia"/>
        </w:rPr>
        <w:t>/</w:t>
      </w:r>
      <w:r>
        <w:rPr>
          <w:rFonts w:hint="eastAsia"/>
        </w:rPr>
        <w:t>钛等金属</w:t>
      </w:r>
      <w:r>
        <w:rPr>
          <w:rFonts w:hint="eastAsia"/>
        </w:rPr>
        <w:t>]</w:t>
      </w:r>
    </w:p>
    <w:p w14:paraId="14F61B4C" w14:textId="77777777" w:rsidR="00D079F8" w:rsidRDefault="00D079F8" w:rsidP="00D079F8">
      <w:r>
        <w:rPr>
          <w:rFonts w:hint="eastAsia"/>
        </w:rPr>
        <w:t xml:space="preserve">                </w:t>
      </w:r>
      <w:r>
        <w:rPr>
          <w:rFonts w:hint="eastAsia"/>
        </w:rPr>
        <w:t>↓</w:t>
      </w:r>
    </w:p>
    <w:p w14:paraId="4081E7F5" w14:textId="77777777" w:rsidR="00D079F8" w:rsidRDefault="00D079F8" w:rsidP="00D079F8">
      <w:r>
        <w:t xml:space="preserve">    =============================</w:t>
      </w:r>
    </w:p>
    <w:p w14:paraId="52AC886E" w14:textId="77777777" w:rsidR="00D079F8" w:rsidRDefault="00D079F8" w:rsidP="00D079F8">
      <w:r>
        <w:rPr>
          <w:rFonts w:hint="eastAsia"/>
        </w:rPr>
        <w:t xml:space="preserve">    |      </w:t>
      </w:r>
      <w:r>
        <w:rPr>
          <w:rFonts w:hint="eastAsia"/>
        </w:rPr>
        <w:t>高真空腔体</w:t>
      </w:r>
      <w:r>
        <w:rPr>
          <w:rFonts w:hint="eastAsia"/>
        </w:rPr>
        <w:t xml:space="preserve">            |</w:t>
      </w:r>
    </w:p>
    <w:p w14:paraId="3FFAC96A" w14:textId="77777777" w:rsidR="00D079F8" w:rsidRDefault="00D079F8" w:rsidP="00D079F8">
      <w:r>
        <w:rPr>
          <w:rFonts w:hint="eastAsia"/>
        </w:rPr>
        <w:t xml:space="preserve">    |   </w:t>
      </w:r>
      <w:r>
        <w:rPr>
          <w:rFonts w:hint="eastAsia"/>
        </w:rPr>
        <w:t>等离子体轰击靶材</w:t>
      </w:r>
      <w:r>
        <w:rPr>
          <w:rFonts w:hint="eastAsia"/>
        </w:rPr>
        <w:t xml:space="preserve">         |</w:t>
      </w:r>
    </w:p>
    <w:p w14:paraId="130DBF1A" w14:textId="77777777" w:rsidR="00D079F8" w:rsidRDefault="00D079F8" w:rsidP="00D079F8">
      <w:r>
        <w:rPr>
          <w:rFonts w:hint="eastAsia"/>
        </w:rPr>
        <w:t xml:space="preserve">    |   </w:t>
      </w:r>
      <w:r>
        <w:rPr>
          <w:rFonts w:hint="eastAsia"/>
        </w:rPr>
        <w:t>金属原子飞向晶圆</w:t>
      </w:r>
      <w:r>
        <w:rPr>
          <w:rFonts w:hint="eastAsia"/>
        </w:rPr>
        <w:t xml:space="preserve">         |</w:t>
      </w:r>
    </w:p>
    <w:p w14:paraId="116908E3" w14:textId="77777777" w:rsidR="00D079F8" w:rsidRDefault="00D079F8" w:rsidP="00D079F8">
      <w:r>
        <w:t xml:space="preserve">    |                           |</w:t>
      </w:r>
    </w:p>
    <w:p w14:paraId="0586A809" w14:textId="77777777" w:rsidR="00D079F8" w:rsidRDefault="00D079F8" w:rsidP="00D079F8">
      <w:r>
        <w:rPr>
          <w:rFonts w:hint="eastAsia"/>
        </w:rPr>
        <w:t xml:space="preserve">    |   [</w:t>
      </w:r>
      <w:r>
        <w:rPr>
          <w:rFonts w:hint="eastAsia"/>
        </w:rPr>
        <w:t>晶圆</w:t>
      </w:r>
      <w:r>
        <w:rPr>
          <w:rFonts w:hint="eastAsia"/>
        </w:rPr>
        <w:t xml:space="preserve"> Wafer]            |</w:t>
      </w:r>
    </w:p>
    <w:p w14:paraId="19E92442" w14:textId="77777777" w:rsidR="00D079F8" w:rsidRDefault="00D079F8" w:rsidP="00D079F8">
      <w:r>
        <w:t xml:space="preserve">    =============================</w:t>
      </w:r>
    </w:p>
    <w:p w14:paraId="2020BA4A" w14:textId="77777777" w:rsidR="00D079F8" w:rsidRDefault="00D079F8" w:rsidP="00D079F8">
      <w:r>
        <w:rPr>
          <w:rFonts w:hint="eastAsia"/>
        </w:rPr>
        <w:t xml:space="preserve">                </w:t>
      </w:r>
      <w:r>
        <w:rPr>
          <w:rFonts w:hint="eastAsia"/>
        </w:rPr>
        <w:t>↓</w:t>
      </w:r>
    </w:p>
    <w:p w14:paraId="22977935" w14:textId="77777777" w:rsidR="00D079F8" w:rsidRDefault="00D079F8" w:rsidP="00D079F8">
      <w:r>
        <w:rPr>
          <w:rFonts w:hint="eastAsia"/>
        </w:rPr>
        <w:t xml:space="preserve">          [</w:t>
      </w:r>
      <w:r>
        <w:rPr>
          <w:rFonts w:hint="eastAsia"/>
        </w:rPr>
        <w:t>真空泵抽气</w:t>
      </w:r>
      <w:r>
        <w:rPr>
          <w:rFonts w:hint="eastAsia"/>
        </w:rPr>
        <w:t>]</w:t>
      </w:r>
    </w:p>
    <w:p w14:paraId="2811B54E" w14:textId="77777777" w:rsidR="00D079F8" w:rsidRDefault="00D079F8" w:rsidP="00D079F8">
      <w:r>
        <w:rPr>
          <w:rFonts w:hint="eastAsia"/>
        </w:rPr>
        <w:t>关键点</w:t>
      </w:r>
    </w:p>
    <w:p w14:paraId="4A653D03" w14:textId="77777777" w:rsidR="00D079F8" w:rsidRDefault="00D079F8" w:rsidP="00D079F8">
      <w:r>
        <w:rPr>
          <w:rFonts w:hint="eastAsia"/>
        </w:rPr>
        <w:t>需要更高真空度（比</w:t>
      </w:r>
      <w:r>
        <w:rPr>
          <w:rFonts w:hint="eastAsia"/>
        </w:rPr>
        <w:t>CVD</w:t>
      </w:r>
      <w:r>
        <w:rPr>
          <w:rFonts w:hint="eastAsia"/>
        </w:rPr>
        <w:t>高），金属原子飞行路径不能被空气分子阻断</w:t>
      </w:r>
    </w:p>
    <w:p w14:paraId="28E28777" w14:textId="77777777" w:rsidR="00D079F8" w:rsidRDefault="00D079F8" w:rsidP="00D079F8">
      <w:r>
        <w:rPr>
          <w:rFonts w:hint="eastAsia"/>
        </w:rPr>
        <w:t>副产物相对少（没有化学反应），但需要高真空，所以干式泵</w:t>
      </w:r>
      <w:r>
        <w:rPr>
          <w:rFonts w:hint="eastAsia"/>
        </w:rPr>
        <w:t>+</w:t>
      </w:r>
      <w:r>
        <w:rPr>
          <w:rFonts w:hint="eastAsia"/>
        </w:rPr>
        <w:t>分子泵组合</w:t>
      </w:r>
    </w:p>
    <w:p w14:paraId="15739EE0" w14:textId="77777777" w:rsidR="00D079F8" w:rsidRDefault="00D079F8" w:rsidP="00D079F8">
      <w:r>
        <w:rPr>
          <w:rFonts w:hint="eastAsia"/>
        </w:rPr>
        <w:t>主要沉积金属互连层：铜、铝、钛、氮化钛</w:t>
      </w:r>
    </w:p>
    <w:p w14:paraId="0FA2A529" w14:textId="77777777" w:rsidR="00D079F8" w:rsidRDefault="00D079F8" w:rsidP="00D079F8">
      <w:r>
        <w:rPr>
          <w:rFonts w:hint="eastAsia"/>
        </w:rPr>
        <w:t>Etch</w:t>
      </w:r>
      <w:r>
        <w:rPr>
          <w:rFonts w:hint="eastAsia"/>
        </w:rPr>
        <w:t>腔体</w:t>
      </w:r>
    </w:p>
    <w:p w14:paraId="6DA6C8B2" w14:textId="77777777" w:rsidR="00D079F8" w:rsidRDefault="00D079F8" w:rsidP="00D079F8">
      <w:r>
        <w:rPr>
          <w:rFonts w:hint="eastAsia"/>
        </w:rPr>
        <w:t>全称：</w:t>
      </w:r>
      <w:r>
        <w:rPr>
          <w:rFonts w:hint="eastAsia"/>
        </w:rPr>
        <w:t>Plasma Etch Chamber</w:t>
      </w:r>
    </w:p>
    <w:p w14:paraId="326E3459" w14:textId="77777777" w:rsidR="00D079F8" w:rsidRDefault="00D079F8" w:rsidP="00D079F8"/>
    <w:p w14:paraId="48DB1286" w14:textId="77777777" w:rsidR="00D079F8" w:rsidRDefault="00D079F8" w:rsidP="00D079F8">
      <w:r>
        <w:rPr>
          <w:rFonts w:hint="eastAsia"/>
        </w:rPr>
        <w:t>基本结构</w:t>
      </w:r>
    </w:p>
    <w:p w14:paraId="17627081" w14:textId="77777777" w:rsidR="00D079F8" w:rsidRDefault="00D079F8" w:rsidP="00D079F8">
      <w:r>
        <w:rPr>
          <w:rFonts w:hint="eastAsia"/>
        </w:rPr>
        <w:t xml:space="preserve">    [</w:t>
      </w:r>
      <w:r>
        <w:rPr>
          <w:rFonts w:hint="eastAsia"/>
        </w:rPr>
        <w:t>射频电源</w:t>
      </w:r>
      <w:r>
        <w:rPr>
          <w:rFonts w:hint="eastAsia"/>
        </w:rPr>
        <w:t xml:space="preserve"> RF Power]</w:t>
      </w:r>
    </w:p>
    <w:p w14:paraId="3682C5D4" w14:textId="77777777" w:rsidR="00D079F8" w:rsidRDefault="00D079F8" w:rsidP="00D079F8">
      <w:r>
        <w:rPr>
          <w:rFonts w:hint="eastAsia"/>
        </w:rPr>
        <w:t xml:space="preserve">            </w:t>
      </w:r>
      <w:r>
        <w:rPr>
          <w:rFonts w:hint="eastAsia"/>
        </w:rPr>
        <w:t>↓</w:t>
      </w:r>
    </w:p>
    <w:p w14:paraId="51EC1BFF" w14:textId="77777777" w:rsidR="00D079F8" w:rsidRDefault="00D079F8" w:rsidP="00D079F8">
      <w:r>
        <w:t xml:space="preserve">    =============================</w:t>
      </w:r>
    </w:p>
    <w:p w14:paraId="69FAF880" w14:textId="77777777" w:rsidR="00D079F8" w:rsidRDefault="00D079F8" w:rsidP="00D079F8">
      <w:r>
        <w:rPr>
          <w:rFonts w:hint="eastAsia"/>
        </w:rPr>
        <w:t xml:space="preserve">    |    </w:t>
      </w:r>
      <w:r>
        <w:rPr>
          <w:rFonts w:hint="eastAsia"/>
        </w:rPr>
        <w:t>等离子体</w:t>
      </w:r>
      <w:r>
        <w:rPr>
          <w:rFonts w:hint="eastAsia"/>
        </w:rPr>
        <w:t xml:space="preserve"> Plasma         |</w:t>
      </w:r>
    </w:p>
    <w:p w14:paraId="5C1C31CC" w14:textId="77777777" w:rsidR="00D079F8" w:rsidRDefault="00D079F8" w:rsidP="00D079F8">
      <w:r>
        <w:rPr>
          <w:rFonts w:hint="eastAsia"/>
        </w:rPr>
        <w:t xml:space="preserve">    |    </w:t>
      </w:r>
      <w:r>
        <w:rPr>
          <w:rFonts w:hint="eastAsia"/>
        </w:rPr>
        <w:t>活性离子轰击晶圆</w:t>
      </w:r>
      <w:r>
        <w:rPr>
          <w:rFonts w:hint="eastAsia"/>
        </w:rPr>
        <w:t xml:space="preserve">        |</w:t>
      </w:r>
    </w:p>
    <w:p w14:paraId="40AF3D25" w14:textId="77777777" w:rsidR="00D079F8" w:rsidRDefault="00D079F8" w:rsidP="00D079F8">
      <w:r>
        <w:rPr>
          <w:rFonts w:hint="eastAsia"/>
        </w:rPr>
        <w:lastRenderedPageBreak/>
        <w:t xml:space="preserve">    |    </w:t>
      </w:r>
      <w:r>
        <w:rPr>
          <w:rFonts w:hint="eastAsia"/>
        </w:rPr>
        <w:t>把不需要的材料刻掉</w:t>
      </w:r>
      <w:r>
        <w:rPr>
          <w:rFonts w:hint="eastAsia"/>
        </w:rPr>
        <w:t xml:space="preserve">      |</w:t>
      </w:r>
    </w:p>
    <w:p w14:paraId="1DC98CB6" w14:textId="77777777" w:rsidR="00D079F8" w:rsidRDefault="00D079F8" w:rsidP="00D079F8">
      <w:r>
        <w:t xml:space="preserve">    |                           |</w:t>
      </w:r>
    </w:p>
    <w:p w14:paraId="5827D48B" w14:textId="77777777" w:rsidR="00D079F8" w:rsidRDefault="00D079F8" w:rsidP="00D079F8">
      <w:r>
        <w:rPr>
          <w:rFonts w:hint="eastAsia"/>
        </w:rPr>
        <w:t xml:space="preserve">    |    [</w:t>
      </w:r>
      <w:r>
        <w:rPr>
          <w:rFonts w:hint="eastAsia"/>
        </w:rPr>
        <w:t>晶圆</w:t>
      </w:r>
      <w:r>
        <w:rPr>
          <w:rFonts w:hint="eastAsia"/>
        </w:rPr>
        <w:t xml:space="preserve"> Wafer]           |</w:t>
      </w:r>
    </w:p>
    <w:p w14:paraId="0B11BBB4" w14:textId="77777777" w:rsidR="00D079F8" w:rsidRDefault="00D079F8" w:rsidP="00D079F8">
      <w:r>
        <w:t xml:space="preserve">    =============================</w:t>
      </w:r>
    </w:p>
    <w:p w14:paraId="425AAEC0" w14:textId="77777777" w:rsidR="00D079F8" w:rsidRDefault="00D079F8" w:rsidP="00D079F8">
      <w:r>
        <w:rPr>
          <w:rFonts w:hint="eastAsia"/>
        </w:rPr>
        <w:t xml:space="preserve">            </w:t>
      </w:r>
      <w:r>
        <w:rPr>
          <w:rFonts w:hint="eastAsia"/>
        </w:rPr>
        <w:t>↓</w:t>
      </w:r>
    </w:p>
    <w:p w14:paraId="2BEEC4BB" w14:textId="77777777" w:rsidR="00D079F8" w:rsidRDefault="00D079F8" w:rsidP="00D079F8">
      <w:r>
        <w:rPr>
          <w:rFonts w:hint="eastAsia"/>
        </w:rPr>
        <w:t xml:space="preserve">      [</w:t>
      </w:r>
      <w:r>
        <w:rPr>
          <w:rFonts w:hint="eastAsia"/>
        </w:rPr>
        <w:t>真空泵抽走刻蚀副产物</w:t>
      </w:r>
      <w:r>
        <w:rPr>
          <w:rFonts w:hint="eastAsia"/>
        </w:rPr>
        <w:t>]</w:t>
      </w:r>
    </w:p>
    <w:p w14:paraId="01FE10A1" w14:textId="77777777" w:rsidR="00D079F8" w:rsidRDefault="00D079F8" w:rsidP="00D079F8">
      <w:r>
        <w:rPr>
          <w:rFonts w:hint="eastAsia"/>
        </w:rPr>
        <w:t>关键点</w:t>
      </w:r>
    </w:p>
    <w:p w14:paraId="0AD0AA09" w14:textId="77777777" w:rsidR="00D079F8" w:rsidRDefault="00D079F8" w:rsidP="00D079F8">
      <w:r>
        <w:rPr>
          <w:rFonts w:hint="eastAsia"/>
        </w:rPr>
        <w:t>通入刻蚀气体（氟化物、氯化物），射频激发成等离子体</w:t>
      </w:r>
    </w:p>
    <w:p w14:paraId="0217E1EF" w14:textId="77777777" w:rsidR="00D079F8" w:rsidRDefault="00D079F8" w:rsidP="00D079F8">
      <w:r>
        <w:rPr>
          <w:rFonts w:hint="eastAsia"/>
        </w:rPr>
        <w:t>等离子体中的活性离子定向轰击晶圆表面，把不需要的材料打掉</w:t>
      </w:r>
    </w:p>
    <w:p w14:paraId="69433CF1" w14:textId="77777777" w:rsidR="00D079F8" w:rsidRDefault="00D079F8" w:rsidP="00D079F8">
      <w:r>
        <w:rPr>
          <w:rFonts w:hint="eastAsia"/>
        </w:rPr>
        <w:t>副产物：腐蚀性极强，氯化物、氟化物直接进泵</w:t>
      </w:r>
    </w:p>
    <w:p w14:paraId="5385E42A" w14:textId="77777777" w:rsidR="00D079F8" w:rsidRDefault="00D079F8" w:rsidP="00D079F8">
      <w:r>
        <w:rPr>
          <w:rFonts w:hint="eastAsia"/>
        </w:rPr>
        <w:t>对真空泵的腐蚀伤害是三类里最严重的</w:t>
      </w:r>
    </w:p>
    <w:p w14:paraId="528EF773" w14:textId="77777777" w:rsidR="00D079F8" w:rsidRDefault="00D079F8" w:rsidP="00D079F8">
      <w:r>
        <w:rPr>
          <w:rFonts w:hint="eastAsia"/>
        </w:rPr>
        <w:t>三个腔体对比</w:t>
      </w:r>
    </w:p>
    <w:p w14:paraId="51B7C899" w14:textId="77777777" w:rsidR="00D079F8" w:rsidRDefault="00D079F8" w:rsidP="00D079F8">
      <w:r>
        <w:t>Table</w:t>
      </w:r>
    </w:p>
    <w:p w14:paraId="12977CE9" w14:textId="77777777" w:rsidR="00D079F8" w:rsidRDefault="00D079F8" w:rsidP="00D079F8"/>
    <w:p w14:paraId="589FBCA0" w14:textId="77777777" w:rsidR="00D079F8" w:rsidRDefault="00D079F8" w:rsidP="00D079F8"/>
    <w:p w14:paraId="031438FE" w14:textId="77777777" w:rsidR="00D079F8" w:rsidRDefault="00D079F8" w:rsidP="00D079F8">
      <w:r>
        <w:t>CVD</w:t>
      </w:r>
      <w:r>
        <w:tab/>
        <w:t>PVD</w:t>
      </w:r>
      <w:r>
        <w:tab/>
        <w:t>Etch</w:t>
      </w:r>
    </w:p>
    <w:p w14:paraId="39DB2D35" w14:textId="77777777" w:rsidR="00D079F8" w:rsidRDefault="00D079F8" w:rsidP="00D079F8">
      <w:r>
        <w:rPr>
          <w:rFonts w:hint="eastAsia"/>
        </w:rPr>
        <w:t>原理</w:t>
      </w:r>
      <w:r>
        <w:rPr>
          <w:rFonts w:hint="eastAsia"/>
        </w:rPr>
        <w:tab/>
      </w:r>
      <w:r>
        <w:rPr>
          <w:rFonts w:hint="eastAsia"/>
        </w:rPr>
        <w:t>化学反应沉积</w:t>
      </w:r>
      <w:r>
        <w:rPr>
          <w:rFonts w:hint="eastAsia"/>
        </w:rPr>
        <w:tab/>
      </w:r>
      <w:r>
        <w:rPr>
          <w:rFonts w:hint="eastAsia"/>
        </w:rPr>
        <w:t>物理溅射沉积</w:t>
      </w:r>
      <w:r>
        <w:rPr>
          <w:rFonts w:hint="eastAsia"/>
        </w:rPr>
        <w:tab/>
      </w:r>
      <w:r>
        <w:rPr>
          <w:rFonts w:hint="eastAsia"/>
        </w:rPr>
        <w:t>等离子体刻蚀</w:t>
      </w:r>
    </w:p>
    <w:p w14:paraId="2862284B" w14:textId="77777777" w:rsidR="00D079F8" w:rsidRDefault="00D079F8" w:rsidP="00D079F8">
      <w:r>
        <w:rPr>
          <w:rFonts w:hint="eastAsia"/>
        </w:rPr>
        <w:t>目的</w:t>
      </w:r>
      <w:r>
        <w:rPr>
          <w:rFonts w:hint="eastAsia"/>
        </w:rPr>
        <w:tab/>
      </w:r>
      <w:r>
        <w:rPr>
          <w:rFonts w:hint="eastAsia"/>
        </w:rPr>
        <w:t>长薄膜</w:t>
      </w:r>
      <w:r>
        <w:rPr>
          <w:rFonts w:hint="eastAsia"/>
        </w:rPr>
        <w:tab/>
      </w:r>
      <w:r>
        <w:rPr>
          <w:rFonts w:hint="eastAsia"/>
        </w:rPr>
        <w:t>长金属层</w:t>
      </w:r>
      <w:r>
        <w:rPr>
          <w:rFonts w:hint="eastAsia"/>
        </w:rPr>
        <w:tab/>
      </w:r>
      <w:r>
        <w:rPr>
          <w:rFonts w:hint="eastAsia"/>
        </w:rPr>
        <w:t>去除材料</w:t>
      </w:r>
    </w:p>
    <w:p w14:paraId="58B08E26" w14:textId="77777777" w:rsidR="00D079F8" w:rsidRDefault="00D079F8" w:rsidP="00D079F8">
      <w:r>
        <w:rPr>
          <w:rFonts w:hint="eastAsia"/>
        </w:rPr>
        <w:t>副产物</w:t>
      </w:r>
      <w:r>
        <w:rPr>
          <w:rFonts w:hint="eastAsia"/>
        </w:rPr>
        <w:tab/>
      </w:r>
      <w:r>
        <w:rPr>
          <w:rFonts w:hint="eastAsia"/>
        </w:rPr>
        <w:t>粉末</w:t>
      </w:r>
      <w:r>
        <w:rPr>
          <w:rFonts w:hint="eastAsia"/>
        </w:rPr>
        <w:t>/</w:t>
      </w:r>
      <w:r>
        <w:rPr>
          <w:rFonts w:hint="eastAsia"/>
        </w:rPr>
        <w:t>聚合物，多</w:t>
      </w:r>
      <w:r>
        <w:rPr>
          <w:rFonts w:hint="eastAsia"/>
        </w:rPr>
        <w:tab/>
      </w:r>
      <w:r>
        <w:rPr>
          <w:rFonts w:hint="eastAsia"/>
        </w:rPr>
        <w:t>少</w:t>
      </w:r>
      <w:r>
        <w:rPr>
          <w:rFonts w:hint="eastAsia"/>
        </w:rPr>
        <w:tab/>
      </w:r>
      <w:r>
        <w:rPr>
          <w:rFonts w:hint="eastAsia"/>
        </w:rPr>
        <w:t>腐蚀性气体，最危险</w:t>
      </w:r>
    </w:p>
    <w:p w14:paraId="084A3DE5" w14:textId="77777777" w:rsidR="00D079F8" w:rsidRDefault="00D079F8" w:rsidP="00D079F8">
      <w:r>
        <w:rPr>
          <w:rFonts w:hint="eastAsia"/>
        </w:rPr>
        <w:t>真空需求</w:t>
      </w:r>
      <w:r>
        <w:rPr>
          <w:rFonts w:hint="eastAsia"/>
        </w:rPr>
        <w:tab/>
      </w:r>
      <w:r>
        <w:rPr>
          <w:rFonts w:hint="eastAsia"/>
        </w:rPr>
        <w:t>中等</w:t>
      </w:r>
      <w:r>
        <w:rPr>
          <w:rFonts w:hint="eastAsia"/>
        </w:rPr>
        <w:tab/>
      </w:r>
      <w:r>
        <w:rPr>
          <w:rFonts w:hint="eastAsia"/>
        </w:rPr>
        <w:t>高</w:t>
      </w:r>
      <w:r>
        <w:rPr>
          <w:rFonts w:hint="eastAsia"/>
        </w:rPr>
        <w:tab/>
      </w:r>
      <w:r>
        <w:rPr>
          <w:rFonts w:hint="eastAsia"/>
        </w:rPr>
        <w:t>中等</w:t>
      </w:r>
    </w:p>
    <w:p w14:paraId="233537DC" w14:textId="77777777" w:rsidR="00D079F8" w:rsidRDefault="00D079F8" w:rsidP="00D079F8">
      <w:r>
        <w:rPr>
          <w:rFonts w:hint="eastAsia"/>
        </w:rPr>
        <w:t>对泵的伤害</w:t>
      </w:r>
      <w:r>
        <w:rPr>
          <w:rFonts w:hint="eastAsia"/>
        </w:rPr>
        <w:tab/>
      </w:r>
      <w:r>
        <w:rPr>
          <w:rFonts w:hint="eastAsia"/>
        </w:rPr>
        <w:t>堵塞为主</w:t>
      </w:r>
      <w:r>
        <w:rPr>
          <w:rFonts w:hint="eastAsia"/>
        </w:rPr>
        <w:tab/>
      </w:r>
      <w:r>
        <w:rPr>
          <w:rFonts w:hint="eastAsia"/>
        </w:rPr>
        <w:t>相对小</w:t>
      </w:r>
      <w:r>
        <w:rPr>
          <w:rFonts w:hint="eastAsia"/>
        </w:rPr>
        <w:tab/>
      </w:r>
      <w:r>
        <w:rPr>
          <w:rFonts w:hint="eastAsia"/>
        </w:rPr>
        <w:t>腐蚀为主</w:t>
      </w:r>
    </w:p>
    <w:p w14:paraId="4BACB934" w14:textId="77777777" w:rsidR="00D079F8" w:rsidRDefault="00D079F8" w:rsidP="00D079F8">
      <w:r>
        <w:rPr>
          <w:rFonts w:hint="eastAsia"/>
        </w:rPr>
        <w:t>真空泵类型</w:t>
      </w:r>
      <w:r>
        <w:rPr>
          <w:rFonts w:hint="eastAsia"/>
        </w:rPr>
        <w:tab/>
      </w:r>
      <w:r>
        <w:rPr>
          <w:rFonts w:hint="eastAsia"/>
        </w:rPr>
        <w:t>干式螺杆泵</w:t>
      </w:r>
      <w:r>
        <w:rPr>
          <w:rFonts w:hint="eastAsia"/>
        </w:rPr>
        <w:tab/>
      </w:r>
      <w:r>
        <w:rPr>
          <w:rFonts w:hint="eastAsia"/>
        </w:rPr>
        <w:t>干式</w:t>
      </w:r>
      <w:r>
        <w:rPr>
          <w:rFonts w:hint="eastAsia"/>
        </w:rPr>
        <w:t>+</w:t>
      </w:r>
      <w:r>
        <w:rPr>
          <w:rFonts w:hint="eastAsia"/>
        </w:rPr>
        <w:t>分子泵</w:t>
      </w:r>
      <w:r>
        <w:rPr>
          <w:rFonts w:hint="eastAsia"/>
        </w:rPr>
        <w:tab/>
      </w:r>
      <w:r>
        <w:rPr>
          <w:rFonts w:hint="eastAsia"/>
        </w:rPr>
        <w:t>干式螺杆泵</w:t>
      </w:r>
    </w:p>
    <w:p w14:paraId="3C49E844" w14:textId="77777777" w:rsidR="00D079F8" w:rsidRDefault="00D079F8" w:rsidP="00D079F8">
      <w:r>
        <w:rPr>
          <w:rFonts w:hint="eastAsia"/>
        </w:rPr>
        <w:t>面试用一句话</w:t>
      </w:r>
    </w:p>
    <w:p w14:paraId="7A605383" w14:textId="77777777" w:rsidR="00D079F8" w:rsidRDefault="00D079F8" w:rsidP="00D079F8">
      <w:r>
        <w:rPr>
          <w:rFonts w:hint="eastAsia"/>
        </w:rPr>
        <w:t>"CVD</w:t>
      </w:r>
      <w:r>
        <w:rPr>
          <w:rFonts w:hint="eastAsia"/>
        </w:rPr>
        <w:t>和</w:t>
      </w:r>
      <w:r>
        <w:rPr>
          <w:rFonts w:hint="eastAsia"/>
        </w:rPr>
        <w:t>Etch</w:t>
      </w:r>
      <w:r>
        <w:rPr>
          <w:rFonts w:hint="eastAsia"/>
        </w:rPr>
        <w:t>都用干式螺杆泵，但伤害机制不同——</w:t>
      </w:r>
      <w:r>
        <w:rPr>
          <w:rFonts w:hint="eastAsia"/>
        </w:rPr>
        <w:t>CVD</w:t>
      </w:r>
      <w:r>
        <w:rPr>
          <w:rFonts w:hint="eastAsia"/>
        </w:rPr>
        <w:t>主要是副产物堆积堵塞，</w:t>
      </w:r>
      <w:r>
        <w:rPr>
          <w:rFonts w:hint="eastAsia"/>
        </w:rPr>
        <w:t>Etch</w:t>
      </w:r>
      <w:r>
        <w:rPr>
          <w:rFonts w:hint="eastAsia"/>
        </w:rPr>
        <w:t>主要是腐蚀性气体侵蚀。这两种退化模式在传感器信号上的表现不同，建模时特征选择策略也不一样。</w:t>
      </w:r>
      <w:r>
        <w:rPr>
          <w:rFonts w:hint="eastAsia"/>
        </w:rPr>
        <w:t>"</w:t>
      </w:r>
    </w:p>
    <w:p w14:paraId="5C70CE7C" w14:textId="77777777" w:rsidR="00D079F8" w:rsidRDefault="00D079F8" w:rsidP="00D079F8"/>
    <w:p w14:paraId="6EAE5BA9" w14:textId="77777777" w:rsidR="00D079F8" w:rsidRDefault="00D079F8" w:rsidP="00D079F8">
      <w:r>
        <w:rPr>
          <w:rFonts w:hint="eastAsia"/>
        </w:rPr>
        <w:t>清楚了吗？下一步继续深挖，还是</w:t>
      </w:r>
      <w:r>
        <w:rPr>
          <w:rFonts w:hint="eastAsia"/>
        </w:rPr>
        <w:t>Domain</w:t>
      </w:r>
      <w:r>
        <w:rPr>
          <w:rFonts w:hint="eastAsia"/>
        </w:rPr>
        <w:t>到此为止，开始打磨你的故事？</w:t>
      </w:r>
    </w:p>
    <w:p w14:paraId="31FF62D3" w14:textId="77777777" w:rsidR="00D079F8" w:rsidRDefault="00D079F8" w:rsidP="00D079F8"/>
    <w:p w14:paraId="2D7EF904" w14:textId="77777777" w:rsidR="00D079F8" w:rsidRDefault="00D079F8" w:rsidP="00D079F8"/>
    <w:p w14:paraId="7B23E96A" w14:textId="77777777" w:rsidR="00D079F8" w:rsidRDefault="00D079F8" w:rsidP="00D079F8"/>
    <w:p w14:paraId="2BBE74FB" w14:textId="77777777" w:rsidR="00D079F8" w:rsidRDefault="00D079F8" w:rsidP="00D079F8"/>
    <w:p w14:paraId="449A8332" w14:textId="77777777" w:rsidR="00D079F8" w:rsidRDefault="00D079F8" w:rsidP="00D079F8"/>
    <w:p w14:paraId="76A7EFF9" w14:textId="77777777" w:rsidR="00D079F8" w:rsidRDefault="00D079F8" w:rsidP="00D079F8">
      <w:r>
        <w:rPr>
          <w:rFonts w:hint="eastAsia"/>
        </w:rPr>
        <w:t>兄弟</w:t>
      </w:r>
      <w:r>
        <w:rPr>
          <w:rFonts w:hint="eastAsia"/>
        </w:rPr>
        <w:t xml:space="preserve"> </w:t>
      </w:r>
      <w:r>
        <w:rPr>
          <w:rFonts w:hint="eastAsia"/>
        </w:rPr>
        <w:t>光刻是第一步对么，把电路图印到上面以后呢，</w:t>
      </w:r>
      <w:r>
        <w:rPr>
          <w:rFonts w:hint="eastAsia"/>
        </w:rPr>
        <w:t>CVD</w:t>
      </w:r>
      <w:r>
        <w:rPr>
          <w:rFonts w:hint="eastAsia"/>
        </w:rPr>
        <w:t>和</w:t>
      </w:r>
      <w:r>
        <w:rPr>
          <w:rFonts w:hint="eastAsia"/>
        </w:rPr>
        <w:t>PVD</w:t>
      </w:r>
      <w:r>
        <w:rPr>
          <w:rFonts w:hint="eastAsia"/>
        </w:rPr>
        <w:t>是串行的，还是</w:t>
      </w:r>
      <w:r>
        <w:rPr>
          <w:rFonts w:hint="eastAsia"/>
        </w:rPr>
        <w:t>2</w:t>
      </w:r>
      <w:r>
        <w:rPr>
          <w:rFonts w:hint="eastAsia"/>
        </w:rPr>
        <w:t>选</w:t>
      </w:r>
      <w:r>
        <w:rPr>
          <w:rFonts w:hint="eastAsia"/>
        </w:rPr>
        <w:t>1</w:t>
      </w:r>
      <w:r>
        <w:rPr>
          <w:rFonts w:hint="eastAsia"/>
        </w:rPr>
        <w:t>，它们生成的膜是只覆盖在电路图上的么，还是全部晶圆，</w:t>
      </w:r>
      <w:r>
        <w:rPr>
          <w:rFonts w:hint="eastAsia"/>
        </w:rPr>
        <w:t>Etch</w:t>
      </w:r>
      <w:r>
        <w:rPr>
          <w:rFonts w:hint="eastAsia"/>
        </w:rPr>
        <w:t>以后剩下的，是覆盖着膜的有电路图案的晶圆？</w:t>
      </w:r>
    </w:p>
    <w:p w14:paraId="23AE295B" w14:textId="77777777" w:rsidR="00D079F8" w:rsidRDefault="00D079F8" w:rsidP="00D079F8">
      <w:r>
        <w:t>Jun 15, 10:19 PM</w:t>
      </w:r>
    </w:p>
    <w:p w14:paraId="6B75524F" w14:textId="77777777" w:rsidR="00D079F8" w:rsidRDefault="00D079F8" w:rsidP="00D079F8">
      <w:r>
        <w:rPr>
          <w:rFonts w:hint="eastAsia"/>
        </w:rPr>
        <w:t>好问题，你在试图理解整个工艺流程的逻辑，这个值得说清楚。</w:t>
      </w:r>
    </w:p>
    <w:p w14:paraId="0EE3A121" w14:textId="77777777" w:rsidR="00D079F8" w:rsidRDefault="00D079F8" w:rsidP="00D079F8"/>
    <w:p w14:paraId="4DA92F5A" w14:textId="77777777" w:rsidR="00D079F8" w:rsidRDefault="00D079F8" w:rsidP="00D079F8">
      <w:r>
        <w:rPr>
          <w:rFonts w:hint="eastAsia"/>
        </w:rPr>
        <w:t>先说整体逻辑</w:t>
      </w:r>
    </w:p>
    <w:p w14:paraId="6E8A6AA8" w14:textId="77777777" w:rsidR="00D079F8" w:rsidRDefault="00D079F8" w:rsidP="00D079F8">
      <w:r>
        <w:rPr>
          <w:rFonts w:hint="eastAsia"/>
        </w:rPr>
        <w:t>芯片制造的本质是反复叠加图案，一层一层堆上去，最终形成三维电路结构。</w:t>
      </w:r>
    </w:p>
    <w:p w14:paraId="4F2A9C80" w14:textId="77777777" w:rsidR="00D079F8" w:rsidRDefault="00D079F8" w:rsidP="00D079F8"/>
    <w:p w14:paraId="30C2C2E0" w14:textId="77777777" w:rsidR="00D079F8" w:rsidRDefault="00D079F8" w:rsidP="00D079F8">
      <w:r>
        <w:rPr>
          <w:rFonts w:hint="eastAsia"/>
        </w:rPr>
        <w:t>整个流程不是线性的，而是循环的：</w:t>
      </w:r>
    </w:p>
    <w:p w14:paraId="3ABAE630" w14:textId="77777777" w:rsidR="00D079F8" w:rsidRDefault="00D079F8" w:rsidP="00D079F8"/>
    <w:p w14:paraId="2F1D9EF9" w14:textId="77777777" w:rsidR="00D079F8" w:rsidRDefault="00D079F8" w:rsidP="00D079F8">
      <w:r>
        <w:rPr>
          <w:rFonts w:hint="eastAsia"/>
        </w:rPr>
        <w:t>光刻</w:t>
      </w:r>
      <w:r>
        <w:rPr>
          <w:rFonts w:hint="eastAsia"/>
        </w:rPr>
        <w:t xml:space="preserve"> </w:t>
      </w:r>
      <w:r>
        <w:rPr>
          <w:rFonts w:hint="eastAsia"/>
        </w:rPr>
        <w:t>→</w:t>
      </w:r>
      <w:r>
        <w:rPr>
          <w:rFonts w:hint="eastAsia"/>
        </w:rPr>
        <w:t xml:space="preserve"> Etch/CVD/PVD </w:t>
      </w:r>
      <w:r>
        <w:rPr>
          <w:rFonts w:hint="eastAsia"/>
        </w:rPr>
        <w:t>→</w:t>
      </w:r>
      <w:r>
        <w:rPr>
          <w:rFonts w:hint="eastAsia"/>
        </w:rPr>
        <w:t xml:space="preserve"> </w:t>
      </w:r>
      <w:r>
        <w:rPr>
          <w:rFonts w:hint="eastAsia"/>
        </w:rPr>
        <w:t>光刻</w:t>
      </w:r>
      <w:r>
        <w:rPr>
          <w:rFonts w:hint="eastAsia"/>
        </w:rPr>
        <w:t xml:space="preserve"> </w:t>
      </w:r>
      <w:r>
        <w:rPr>
          <w:rFonts w:hint="eastAsia"/>
        </w:rPr>
        <w:t>→</w:t>
      </w:r>
      <w:r>
        <w:rPr>
          <w:rFonts w:hint="eastAsia"/>
        </w:rPr>
        <w:t xml:space="preserve"> Etch/CVD/PVD </w:t>
      </w:r>
      <w:r>
        <w:rPr>
          <w:rFonts w:hint="eastAsia"/>
        </w:rPr>
        <w:t>→</w:t>
      </w:r>
      <w:r>
        <w:rPr>
          <w:rFonts w:hint="eastAsia"/>
        </w:rPr>
        <w:t xml:space="preserve"> </w:t>
      </w:r>
      <w:r>
        <w:rPr>
          <w:rFonts w:hint="eastAsia"/>
        </w:rPr>
        <w:t>光刻</w:t>
      </w:r>
      <w:r>
        <w:rPr>
          <w:rFonts w:hint="eastAsia"/>
        </w:rPr>
        <w:t xml:space="preserve"> </w:t>
      </w:r>
      <w:r>
        <w:rPr>
          <w:rFonts w:hint="eastAsia"/>
        </w:rPr>
        <w:t>→</w:t>
      </w:r>
      <w:r>
        <w:rPr>
          <w:rFonts w:hint="eastAsia"/>
        </w:rPr>
        <w:t xml:space="preserve"> ...</w:t>
      </w:r>
    </w:p>
    <w:p w14:paraId="1E6880A3" w14:textId="77777777" w:rsidR="00D079F8" w:rsidRDefault="00D079F8" w:rsidP="00D079F8">
      <w:r>
        <w:rPr>
          <w:rFonts w:hint="eastAsia"/>
        </w:rPr>
        <w:t>一块芯片要重复这个循环几十到上百次，每次处理一层。</w:t>
      </w:r>
    </w:p>
    <w:p w14:paraId="2A1BC050" w14:textId="77777777" w:rsidR="00D079F8" w:rsidRDefault="00D079F8" w:rsidP="00D079F8"/>
    <w:p w14:paraId="05AD8167" w14:textId="77777777" w:rsidR="00D079F8" w:rsidRDefault="00D079F8" w:rsidP="00D079F8">
      <w:r>
        <w:rPr>
          <w:rFonts w:hint="eastAsia"/>
        </w:rPr>
        <w:t>光刻是第一步么</w:t>
      </w:r>
    </w:p>
    <w:p w14:paraId="6C49F2B4" w14:textId="77777777" w:rsidR="00D079F8" w:rsidRDefault="00D079F8" w:rsidP="00D079F8">
      <w:r>
        <w:rPr>
          <w:rFonts w:hint="eastAsia"/>
        </w:rPr>
        <w:t>不完全是。</w:t>
      </w:r>
      <w:r>
        <w:rPr>
          <w:rFonts w:hint="eastAsia"/>
        </w:rPr>
        <w:t xml:space="preserve"> </w:t>
      </w:r>
      <w:r>
        <w:rPr>
          <w:rFonts w:hint="eastAsia"/>
        </w:rPr>
        <w:t>光刻是每个循环的起点，但在第一次光刻之前，晶圆表面已经有一层氧化膜了。</w:t>
      </w:r>
    </w:p>
    <w:p w14:paraId="6BF0DC9F" w14:textId="77777777" w:rsidR="00D079F8" w:rsidRDefault="00D079F8" w:rsidP="00D079F8"/>
    <w:p w14:paraId="124CBC12" w14:textId="77777777" w:rsidR="00D079F8" w:rsidRDefault="00D079F8" w:rsidP="00D079F8">
      <w:r>
        <w:rPr>
          <w:rFonts w:hint="eastAsia"/>
        </w:rPr>
        <w:t>更准确的说法：</w:t>
      </w:r>
    </w:p>
    <w:p w14:paraId="24D7BF34" w14:textId="77777777" w:rsidR="00D079F8" w:rsidRDefault="00D079F8" w:rsidP="00D079F8"/>
    <w:p w14:paraId="03CEFE5E" w14:textId="77777777" w:rsidR="00D079F8" w:rsidRDefault="00D079F8" w:rsidP="00D079F8">
      <w:r>
        <w:rPr>
          <w:rFonts w:hint="eastAsia"/>
        </w:rPr>
        <w:t>光刻是每一层图案化的起点。</w:t>
      </w:r>
    </w:p>
    <w:p w14:paraId="370112C6" w14:textId="77777777" w:rsidR="00D079F8" w:rsidRDefault="00D079F8" w:rsidP="00D079F8"/>
    <w:p w14:paraId="3F39F95E" w14:textId="77777777" w:rsidR="00D079F8" w:rsidRDefault="00D079F8" w:rsidP="00D079F8">
      <w:r>
        <w:rPr>
          <w:rFonts w:hint="eastAsia"/>
        </w:rPr>
        <w:t>光刻到底干什么</w:t>
      </w:r>
    </w:p>
    <w:p w14:paraId="2E2050E8" w14:textId="77777777" w:rsidR="00D079F8" w:rsidRDefault="00D079F8" w:rsidP="00D079F8">
      <w:r>
        <w:rPr>
          <w:rFonts w:hint="eastAsia"/>
        </w:rPr>
        <w:t>光刻本身不沉积、不刻蚀，它只是</w:t>
      </w:r>
      <w:r>
        <w:rPr>
          <w:rFonts w:hint="eastAsia"/>
        </w:rPr>
        <w:t>"</w:t>
      </w:r>
      <w:r>
        <w:rPr>
          <w:rFonts w:hint="eastAsia"/>
        </w:rPr>
        <w:t>画线</w:t>
      </w:r>
      <w:r>
        <w:rPr>
          <w:rFonts w:hint="eastAsia"/>
        </w:rPr>
        <w:t>"</w:t>
      </w:r>
      <w:r>
        <w:rPr>
          <w:rFonts w:hint="eastAsia"/>
        </w:rPr>
        <w:t>。</w:t>
      </w:r>
    </w:p>
    <w:p w14:paraId="28CCB23E" w14:textId="77777777" w:rsidR="00D079F8" w:rsidRDefault="00D079F8" w:rsidP="00D079F8"/>
    <w:p w14:paraId="4FDEC5D2" w14:textId="77777777" w:rsidR="00D079F8" w:rsidRDefault="00D079F8" w:rsidP="00D079F8">
      <w:r>
        <w:rPr>
          <w:rFonts w:hint="eastAsia"/>
        </w:rPr>
        <w:t>具体过程：</w:t>
      </w:r>
    </w:p>
    <w:p w14:paraId="3057E634" w14:textId="77777777" w:rsidR="00D079F8" w:rsidRDefault="00D079F8" w:rsidP="00D079F8"/>
    <w:p w14:paraId="3727155C" w14:textId="77777777" w:rsidR="00D079F8" w:rsidRDefault="00D079F8" w:rsidP="00D079F8">
      <w:r>
        <w:rPr>
          <w:rFonts w:hint="eastAsia"/>
        </w:rPr>
        <w:t xml:space="preserve">1. </w:t>
      </w:r>
      <w:r>
        <w:rPr>
          <w:rFonts w:hint="eastAsia"/>
        </w:rPr>
        <w:t>晶圆表面涂一层光刻胶（</w:t>
      </w:r>
      <w:r>
        <w:rPr>
          <w:rFonts w:hint="eastAsia"/>
        </w:rPr>
        <w:t>Photoresist</w:t>
      </w:r>
      <w:r>
        <w:rPr>
          <w:rFonts w:hint="eastAsia"/>
        </w:rPr>
        <w:t>）</w:t>
      </w:r>
    </w:p>
    <w:p w14:paraId="716B344C" w14:textId="77777777" w:rsidR="00D079F8" w:rsidRDefault="00D079F8" w:rsidP="00D079F8">
      <w:r>
        <w:rPr>
          <w:rFonts w:hint="eastAsia"/>
        </w:rPr>
        <w:t xml:space="preserve">2. </w:t>
      </w:r>
      <w:r>
        <w:rPr>
          <w:rFonts w:hint="eastAsia"/>
        </w:rPr>
        <w:t>用紫外光</w:t>
      </w:r>
      <w:r>
        <w:rPr>
          <w:rFonts w:hint="eastAsia"/>
        </w:rPr>
        <w:t>/EUV</w:t>
      </w:r>
      <w:r>
        <w:rPr>
          <w:rFonts w:hint="eastAsia"/>
        </w:rPr>
        <w:t>光透过掩模版（</w:t>
      </w:r>
      <w:r>
        <w:rPr>
          <w:rFonts w:hint="eastAsia"/>
        </w:rPr>
        <w:t>Mask</w:t>
      </w:r>
      <w:r>
        <w:rPr>
          <w:rFonts w:hint="eastAsia"/>
        </w:rPr>
        <w:t>）曝光</w:t>
      </w:r>
    </w:p>
    <w:p w14:paraId="38C24B8F" w14:textId="77777777" w:rsidR="00D079F8" w:rsidRDefault="00D079F8" w:rsidP="00D079F8">
      <w:r>
        <w:rPr>
          <w:rFonts w:hint="eastAsia"/>
        </w:rPr>
        <w:t xml:space="preserve">3. </w:t>
      </w:r>
      <w:r>
        <w:rPr>
          <w:rFonts w:hint="eastAsia"/>
        </w:rPr>
        <w:t>显影：被光照到的光刻胶溶解（或留下）</w:t>
      </w:r>
    </w:p>
    <w:p w14:paraId="10D981D9" w14:textId="77777777" w:rsidR="00D079F8" w:rsidRDefault="00D079F8" w:rsidP="00D079F8">
      <w:r>
        <w:rPr>
          <w:rFonts w:hint="eastAsia"/>
        </w:rPr>
        <w:t xml:space="preserve">4. </w:t>
      </w:r>
      <w:r>
        <w:rPr>
          <w:rFonts w:hint="eastAsia"/>
        </w:rPr>
        <w:t>结果：晶圆表面有光刻胶图案，像一个</w:t>
      </w:r>
      <w:r>
        <w:rPr>
          <w:rFonts w:hint="eastAsia"/>
        </w:rPr>
        <w:t>"</w:t>
      </w:r>
      <w:r>
        <w:rPr>
          <w:rFonts w:hint="eastAsia"/>
        </w:rPr>
        <w:t>模板</w:t>
      </w:r>
      <w:r>
        <w:rPr>
          <w:rFonts w:hint="eastAsia"/>
        </w:rPr>
        <w:t>"</w:t>
      </w:r>
    </w:p>
    <w:p w14:paraId="03570D98" w14:textId="77777777" w:rsidR="00D079F8" w:rsidRDefault="00D079F8" w:rsidP="00D079F8">
      <w:r>
        <w:rPr>
          <w:rFonts w:hint="eastAsia"/>
        </w:rPr>
        <w:t>光刻胶图案就是保护膜，告诉后续工艺：</w:t>
      </w:r>
    </w:p>
    <w:p w14:paraId="3DB136B1" w14:textId="77777777" w:rsidR="00D079F8" w:rsidRDefault="00D079F8" w:rsidP="00D079F8"/>
    <w:p w14:paraId="528C0029" w14:textId="77777777" w:rsidR="00D079F8" w:rsidRDefault="00D079F8" w:rsidP="00D079F8">
      <w:r>
        <w:rPr>
          <w:rFonts w:hint="eastAsia"/>
        </w:rPr>
        <w:t>有胶的地方：保护，别动</w:t>
      </w:r>
    </w:p>
    <w:p w14:paraId="5FEF1942" w14:textId="77777777" w:rsidR="00D079F8" w:rsidRDefault="00D079F8" w:rsidP="00D079F8">
      <w:r>
        <w:rPr>
          <w:rFonts w:hint="eastAsia"/>
        </w:rPr>
        <w:t>没胶的地方：随便处理</w:t>
      </w:r>
    </w:p>
    <w:p w14:paraId="72A8D62F" w14:textId="77777777" w:rsidR="00D079F8" w:rsidRDefault="00D079F8" w:rsidP="00D079F8">
      <w:r>
        <w:rPr>
          <w:rFonts w:hint="eastAsia"/>
        </w:rPr>
        <w:t>光刻之后，</w:t>
      </w:r>
      <w:r>
        <w:rPr>
          <w:rFonts w:hint="eastAsia"/>
        </w:rPr>
        <w:t>CVD/PVD/Etch</w:t>
      </w:r>
      <w:r>
        <w:rPr>
          <w:rFonts w:hint="eastAsia"/>
        </w:rPr>
        <w:t>怎么配合</w:t>
      </w:r>
    </w:p>
    <w:p w14:paraId="522DC7C7" w14:textId="77777777" w:rsidR="00D079F8" w:rsidRDefault="00D079F8" w:rsidP="00D079F8">
      <w:r>
        <w:rPr>
          <w:rFonts w:hint="eastAsia"/>
        </w:rPr>
        <w:t>场景一：先沉积，再光刻，再</w:t>
      </w:r>
      <w:r>
        <w:rPr>
          <w:rFonts w:hint="eastAsia"/>
        </w:rPr>
        <w:t>Etch</w:t>
      </w:r>
    </w:p>
    <w:p w14:paraId="4155FD20" w14:textId="77777777" w:rsidR="00D079F8" w:rsidRDefault="00D079F8" w:rsidP="00D079F8">
      <w:r>
        <w:rPr>
          <w:rFonts w:hint="eastAsia"/>
        </w:rPr>
        <w:t>全片沉积薄膜（</w:t>
      </w:r>
      <w:r>
        <w:rPr>
          <w:rFonts w:hint="eastAsia"/>
        </w:rPr>
        <w:t>CVD</w:t>
      </w:r>
      <w:r>
        <w:rPr>
          <w:rFonts w:hint="eastAsia"/>
        </w:rPr>
        <w:t>或</w:t>
      </w:r>
      <w:r>
        <w:rPr>
          <w:rFonts w:hint="eastAsia"/>
        </w:rPr>
        <w:t>PVD</w:t>
      </w:r>
      <w:r>
        <w:rPr>
          <w:rFonts w:hint="eastAsia"/>
        </w:rPr>
        <w:t>）</w:t>
      </w:r>
    </w:p>
    <w:p w14:paraId="1ADC9AAE" w14:textId="77777777" w:rsidR="00D079F8" w:rsidRDefault="00D079F8" w:rsidP="00D079F8">
      <w:r>
        <w:rPr>
          <w:rFonts w:hint="eastAsia"/>
        </w:rPr>
        <w:t xml:space="preserve">        </w:t>
      </w:r>
      <w:r>
        <w:rPr>
          <w:rFonts w:hint="eastAsia"/>
        </w:rPr>
        <w:t>↓</w:t>
      </w:r>
    </w:p>
    <w:p w14:paraId="1C26C7D3" w14:textId="77777777" w:rsidR="00D079F8" w:rsidRDefault="00D079F8" w:rsidP="00D079F8">
      <w:r>
        <w:rPr>
          <w:rFonts w:hint="eastAsia"/>
        </w:rPr>
        <w:t>光刻：涂胶，曝光，显影，形成图案</w:t>
      </w:r>
    </w:p>
    <w:p w14:paraId="16CCAF7D" w14:textId="77777777" w:rsidR="00D079F8" w:rsidRDefault="00D079F8" w:rsidP="00D079F8">
      <w:r>
        <w:rPr>
          <w:rFonts w:hint="eastAsia"/>
        </w:rPr>
        <w:t xml:space="preserve">        </w:t>
      </w:r>
      <w:r>
        <w:rPr>
          <w:rFonts w:hint="eastAsia"/>
        </w:rPr>
        <w:t>↓</w:t>
      </w:r>
    </w:p>
    <w:p w14:paraId="45750CFA" w14:textId="77777777" w:rsidR="00D079F8" w:rsidRDefault="00D079F8" w:rsidP="00D079F8">
      <w:r>
        <w:rPr>
          <w:rFonts w:hint="eastAsia"/>
        </w:rPr>
        <w:t>Etch</w:t>
      </w:r>
      <w:r>
        <w:rPr>
          <w:rFonts w:hint="eastAsia"/>
        </w:rPr>
        <w:t>：把没有光刻胶保护的薄膜刻掉</w:t>
      </w:r>
    </w:p>
    <w:p w14:paraId="367F9FFF" w14:textId="77777777" w:rsidR="00D079F8" w:rsidRDefault="00D079F8" w:rsidP="00D079F8">
      <w:r>
        <w:rPr>
          <w:rFonts w:hint="eastAsia"/>
        </w:rPr>
        <w:t xml:space="preserve">        </w:t>
      </w:r>
      <w:r>
        <w:rPr>
          <w:rFonts w:hint="eastAsia"/>
        </w:rPr>
        <w:t>↓</w:t>
      </w:r>
    </w:p>
    <w:p w14:paraId="5929D6EC" w14:textId="77777777" w:rsidR="00D079F8" w:rsidRDefault="00D079F8" w:rsidP="00D079F8">
      <w:r>
        <w:rPr>
          <w:rFonts w:hint="eastAsia"/>
        </w:rPr>
        <w:t>去胶：把光刻胶洗掉</w:t>
      </w:r>
    </w:p>
    <w:p w14:paraId="3526FB0B" w14:textId="77777777" w:rsidR="00D079F8" w:rsidRDefault="00D079F8" w:rsidP="00D079F8">
      <w:r>
        <w:rPr>
          <w:rFonts w:hint="eastAsia"/>
        </w:rPr>
        <w:t xml:space="preserve">        </w:t>
      </w:r>
      <w:r>
        <w:rPr>
          <w:rFonts w:hint="eastAsia"/>
        </w:rPr>
        <w:t>↓</w:t>
      </w:r>
    </w:p>
    <w:p w14:paraId="3379B0A2" w14:textId="77777777" w:rsidR="00D079F8" w:rsidRDefault="00D079F8" w:rsidP="00D079F8">
      <w:r>
        <w:rPr>
          <w:rFonts w:hint="eastAsia"/>
        </w:rPr>
        <w:t>结果：只有电路图案位置留下薄膜</w:t>
      </w:r>
    </w:p>
    <w:p w14:paraId="5E7A164F" w14:textId="77777777" w:rsidR="00D079F8" w:rsidRDefault="00D079F8" w:rsidP="00D079F8">
      <w:r>
        <w:rPr>
          <w:rFonts w:hint="eastAsia"/>
        </w:rPr>
        <w:t>这是最常见的流程。</w:t>
      </w:r>
    </w:p>
    <w:p w14:paraId="0CB6BE47" w14:textId="77777777" w:rsidR="00D079F8" w:rsidRDefault="00D079F8" w:rsidP="00D079F8"/>
    <w:p w14:paraId="59AE5AA5" w14:textId="77777777" w:rsidR="00D079F8" w:rsidRDefault="00D079F8" w:rsidP="00D079F8">
      <w:r>
        <w:rPr>
          <w:rFonts w:hint="eastAsia"/>
        </w:rPr>
        <w:t>场景二：先光刻，再</w:t>
      </w:r>
      <w:r>
        <w:rPr>
          <w:rFonts w:hint="eastAsia"/>
        </w:rPr>
        <w:t>CVD</w:t>
      </w:r>
      <w:r>
        <w:rPr>
          <w:rFonts w:hint="eastAsia"/>
        </w:rPr>
        <w:t>（选择性沉积）</w:t>
      </w:r>
    </w:p>
    <w:p w14:paraId="10D85645" w14:textId="77777777" w:rsidR="00D079F8" w:rsidRDefault="00D079F8" w:rsidP="00D079F8">
      <w:r>
        <w:rPr>
          <w:rFonts w:hint="eastAsia"/>
        </w:rPr>
        <w:t>某些工艺先做图案，再在特定位置沉积材料，但这个相对复杂，先不展开。</w:t>
      </w:r>
    </w:p>
    <w:p w14:paraId="56723EE0" w14:textId="77777777" w:rsidR="00D079F8" w:rsidRDefault="00D079F8" w:rsidP="00D079F8"/>
    <w:p w14:paraId="77E2FED9" w14:textId="77777777" w:rsidR="00D079F8" w:rsidRDefault="00D079F8" w:rsidP="00D079F8">
      <w:r>
        <w:rPr>
          <w:rFonts w:hint="eastAsia"/>
        </w:rPr>
        <w:t>CVD</w:t>
      </w:r>
      <w:r>
        <w:rPr>
          <w:rFonts w:hint="eastAsia"/>
        </w:rPr>
        <w:t>和</w:t>
      </w:r>
      <w:r>
        <w:rPr>
          <w:rFonts w:hint="eastAsia"/>
        </w:rPr>
        <w:t>PVD</w:t>
      </w:r>
      <w:r>
        <w:rPr>
          <w:rFonts w:hint="eastAsia"/>
        </w:rPr>
        <w:t>是</w:t>
      </w:r>
      <w:r>
        <w:rPr>
          <w:rFonts w:hint="eastAsia"/>
        </w:rPr>
        <w:t>2</w:t>
      </w:r>
      <w:r>
        <w:rPr>
          <w:rFonts w:hint="eastAsia"/>
        </w:rPr>
        <w:t>选</w:t>
      </w:r>
      <w:r>
        <w:rPr>
          <w:rFonts w:hint="eastAsia"/>
        </w:rPr>
        <w:t>1</w:t>
      </w:r>
      <w:r>
        <w:rPr>
          <w:rFonts w:hint="eastAsia"/>
        </w:rPr>
        <w:t>还是串行</w:t>
      </w:r>
    </w:p>
    <w:p w14:paraId="5A57C51D" w14:textId="77777777" w:rsidR="00D079F8" w:rsidRDefault="00D079F8" w:rsidP="00D079F8">
      <w:r>
        <w:rPr>
          <w:rFonts w:hint="eastAsia"/>
        </w:rPr>
        <w:t>2</w:t>
      </w:r>
      <w:r>
        <w:rPr>
          <w:rFonts w:hint="eastAsia"/>
        </w:rPr>
        <w:t>选</w:t>
      </w:r>
      <w:r>
        <w:rPr>
          <w:rFonts w:hint="eastAsia"/>
        </w:rPr>
        <w:t>1</w:t>
      </w:r>
      <w:r>
        <w:rPr>
          <w:rFonts w:hint="eastAsia"/>
        </w:rPr>
        <w:t>，用途不同，不是竞争关系。</w:t>
      </w:r>
    </w:p>
    <w:p w14:paraId="7431D428" w14:textId="77777777" w:rsidR="00D079F8" w:rsidRDefault="00D079F8" w:rsidP="00D079F8"/>
    <w:p w14:paraId="36A4EE94" w14:textId="77777777" w:rsidR="00D079F8" w:rsidRDefault="00D079F8" w:rsidP="00D079F8">
      <w:r>
        <w:t>Table</w:t>
      </w:r>
    </w:p>
    <w:p w14:paraId="70617AE8" w14:textId="77777777" w:rsidR="00D079F8" w:rsidRDefault="00D079F8" w:rsidP="00D079F8"/>
    <w:p w14:paraId="66B4F9A2" w14:textId="77777777" w:rsidR="00D079F8" w:rsidRDefault="00D079F8" w:rsidP="00D079F8"/>
    <w:p w14:paraId="47D9B6A9" w14:textId="77777777" w:rsidR="00D079F8" w:rsidRDefault="00D079F8" w:rsidP="00D079F8">
      <w:r>
        <w:t>CVD</w:t>
      </w:r>
      <w:r>
        <w:tab/>
        <w:t>PVD</w:t>
      </w:r>
    </w:p>
    <w:p w14:paraId="06414013" w14:textId="77777777" w:rsidR="00D079F8" w:rsidRDefault="00D079F8" w:rsidP="00D079F8">
      <w:r>
        <w:rPr>
          <w:rFonts w:hint="eastAsia"/>
        </w:rPr>
        <w:t>沉积什么</w:t>
      </w:r>
      <w:r>
        <w:rPr>
          <w:rFonts w:hint="eastAsia"/>
        </w:rPr>
        <w:tab/>
      </w:r>
      <w:r>
        <w:rPr>
          <w:rFonts w:hint="eastAsia"/>
        </w:rPr>
        <w:t>绝缘层（氧化硅、氮化硅）、多晶硅</w:t>
      </w:r>
      <w:r>
        <w:rPr>
          <w:rFonts w:hint="eastAsia"/>
        </w:rPr>
        <w:tab/>
      </w:r>
      <w:r>
        <w:rPr>
          <w:rFonts w:hint="eastAsia"/>
        </w:rPr>
        <w:t>金属层（铜、铝、钛）</w:t>
      </w:r>
    </w:p>
    <w:p w14:paraId="1043C1BE" w14:textId="77777777" w:rsidR="00D079F8" w:rsidRDefault="00D079F8" w:rsidP="00D079F8">
      <w:r>
        <w:rPr>
          <w:rFonts w:hint="eastAsia"/>
        </w:rPr>
        <w:t>用在哪层</w:t>
      </w:r>
      <w:r>
        <w:rPr>
          <w:rFonts w:hint="eastAsia"/>
        </w:rPr>
        <w:tab/>
      </w:r>
      <w:r>
        <w:rPr>
          <w:rFonts w:hint="eastAsia"/>
        </w:rPr>
        <w:t>介电层、栅极、隔离层</w:t>
      </w:r>
      <w:r>
        <w:rPr>
          <w:rFonts w:hint="eastAsia"/>
        </w:rPr>
        <w:tab/>
      </w:r>
      <w:r>
        <w:rPr>
          <w:rFonts w:hint="eastAsia"/>
        </w:rPr>
        <w:t>金属互连层</w:t>
      </w:r>
    </w:p>
    <w:p w14:paraId="126C4947" w14:textId="77777777" w:rsidR="00D079F8" w:rsidRDefault="00D079F8" w:rsidP="00D079F8">
      <w:r>
        <w:rPr>
          <w:rFonts w:hint="eastAsia"/>
        </w:rPr>
        <w:t>能否替代</w:t>
      </w:r>
      <w:r>
        <w:rPr>
          <w:rFonts w:hint="eastAsia"/>
        </w:rPr>
        <w:tab/>
      </w:r>
      <w:r>
        <w:rPr>
          <w:rFonts w:hint="eastAsia"/>
        </w:rPr>
        <w:t>不能，物理原理不同</w:t>
      </w:r>
      <w:r>
        <w:rPr>
          <w:rFonts w:hint="eastAsia"/>
        </w:rPr>
        <w:tab/>
      </w:r>
      <w:r>
        <w:rPr>
          <w:rFonts w:hint="eastAsia"/>
        </w:rPr>
        <w:t>不能</w:t>
      </w:r>
    </w:p>
    <w:p w14:paraId="5F43E58F" w14:textId="77777777" w:rsidR="00D079F8" w:rsidRDefault="00D079F8" w:rsidP="00D079F8">
      <w:r>
        <w:rPr>
          <w:rFonts w:hint="eastAsia"/>
        </w:rPr>
        <w:t>简单说：</w:t>
      </w:r>
    </w:p>
    <w:p w14:paraId="4ACA84B4" w14:textId="77777777" w:rsidR="00D079F8" w:rsidRDefault="00D079F8" w:rsidP="00D079F8"/>
    <w:p w14:paraId="5651BA7E" w14:textId="77777777" w:rsidR="00D079F8" w:rsidRDefault="00D079F8" w:rsidP="00D079F8">
      <w:r>
        <w:rPr>
          <w:rFonts w:hint="eastAsia"/>
        </w:rPr>
        <w:t>CVD</w:t>
      </w:r>
      <w:r>
        <w:rPr>
          <w:rFonts w:hint="eastAsia"/>
        </w:rPr>
        <w:t>长绝缘膜和半导体膜</w:t>
      </w:r>
    </w:p>
    <w:p w14:paraId="186C4A18" w14:textId="77777777" w:rsidR="00D079F8" w:rsidRDefault="00D079F8" w:rsidP="00D079F8">
      <w:r>
        <w:rPr>
          <w:rFonts w:hint="eastAsia"/>
        </w:rPr>
        <w:t>PVD</w:t>
      </w:r>
      <w:r>
        <w:rPr>
          <w:rFonts w:hint="eastAsia"/>
        </w:rPr>
        <w:t>长金属膜</w:t>
      </w:r>
    </w:p>
    <w:p w14:paraId="0D6337CA" w14:textId="77777777" w:rsidR="00D079F8" w:rsidRDefault="00D079F8" w:rsidP="00D079F8">
      <w:r>
        <w:rPr>
          <w:rFonts w:hint="eastAsia"/>
        </w:rPr>
        <w:t>一块芯片里，</w:t>
      </w:r>
      <w:r>
        <w:rPr>
          <w:rFonts w:hint="eastAsia"/>
        </w:rPr>
        <w:t>CVD</w:t>
      </w:r>
      <w:r>
        <w:rPr>
          <w:rFonts w:hint="eastAsia"/>
        </w:rPr>
        <w:t>和</w:t>
      </w:r>
      <w:r>
        <w:rPr>
          <w:rFonts w:hint="eastAsia"/>
        </w:rPr>
        <w:t>PVD</w:t>
      </w:r>
      <w:r>
        <w:rPr>
          <w:rFonts w:hint="eastAsia"/>
        </w:rPr>
        <w:t>都会用到，只是用在不同的层。</w:t>
      </w:r>
    </w:p>
    <w:p w14:paraId="325FF549" w14:textId="77777777" w:rsidR="00D079F8" w:rsidRDefault="00D079F8" w:rsidP="00D079F8"/>
    <w:p w14:paraId="2651AE23" w14:textId="77777777" w:rsidR="00D079F8" w:rsidRDefault="00D079F8" w:rsidP="00D079F8">
      <w:r>
        <w:rPr>
          <w:rFonts w:hint="eastAsia"/>
        </w:rPr>
        <w:t>薄膜是覆盖全片还是只有电路图案</w:t>
      </w:r>
    </w:p>
    <w:p w14:paraId="26924C88" w14:textId="77777777" w:rsidR="00D079F8" w:rsidRDefault="00D079F8" w:rsidP="00D079F8">
      <w:r>
        <w:rPr>
          <w:rFonts w:hint="eastAsia"/>
        </w:rPr>
        <w:t>沉积时覆盖全片，</w:t>
      </w:r>
      <w:r>
        <w:rPr>
          <w:rFonts w:hint="eastAsia"/>
        </w:rPr>
        <w:t>Etch</w:t>
      </w:r>
      <w:r>
        <w:rPr>
          <w:rFonts w:hint="eastAsia"/>
        </w:rPr>
        <w:t>之后只剩图案。</w:t>
      </w:r>
    </w:p>
    <w:p w14:paraId="558ED2C0" w14:textId="77777777" w:rsidR="00D079F8" w:rsidRDefault="00D079F8" w:rsidP="00D079F8"/>
    <w:p w14:paraId="6337E551" w14:textId="77777777" w:rsidR="00D079F8" w:rsidRDefault="00D079F8" w:rsidP="00D079F8">
      <w:r>
        <w:rPr>
          <w:rFonts w:hint="eastAsia"/>
        </w:rPr>
        <w:t>沉积后：</w:t>
      </w:r>
    </w:p>
    <w:p w14:paraId="72653EE5" w14:textId="77777777" w:rsidR="00D079F8" w:rsidRDefault="00D079F8" w:rsidP="00D079F8">
      <w:r>
        <w:rPr>
          <w:rFonts w:hint="eastAsia"/>
        </w:rPr>
        <w:t>████████████████</w:t>
      </w:r>
      <w:r>
        <w:rPr>
          <w:rFonts w:hint="eastAsia"/>
        </w:rPr>
        <w:t xml:space="preserve">  </w:t>
      </w:r>
      <w:r>
        <w:rPr>
          <w:rFonts w:hint="eastAsia"/>
        </w:rPr>
        <w:t>←</w:t>
      </w:r>
      <w:r>
        <w:rPr>
          <w:rFonts w:hint="eastAsia"/>
        </w:rPr>
        <w:t xml:space="preserve"> </w:t>
      </w:r>
      <w:r>
        <w:rPr>
          <w:rFonts w:hint="eastAsia"/>
        </w:rPr>
        <w:t>全片都有薄膜</w:t>
      </w:r>
    </w:p>
    <w:p w14:paraId="312ADBAA" w14:textId="77777777" w:rsidR="00D079F8" w:rsidRDefault="00D079F8" w:rsidP="00D079F8"/>
    <w:p w14:paraId="5439E7FE" w14:textId="77777777" w:rsidR="00D079F8" w:rsidRDefault="00D079F8" w:rsidP="00D079F8">
      <w:r>
        <w:rPr>
          <w:rFonts w:hint="eastAsia"/>
        </w:rPr>
        <w:t>光刻后：</w:t>
      </w:r>
    </w:p>
    <w:p w14:paraId="4C85CFF1" w14:textId="77777777" w:rsidR="00D079F8" w:rsidRDefault="00D079F8" w:rsidP="00D079F8">
      <w:r>
        <w:t>░░░</w:t>
      </w:r>
      <w:r>
        <w:rPr>
          <w:rFonts w:hint="eastAsia"/>
        </w:rPr>
        <w:t>██</w:t>
      </w:r>
      <w:r>
        <w:t>░░░</w:t>
      </w:r>
      <w:r>
        <w:rPr>
          <w:rFonts w:hint="eastAsia"/>
        </w:rPr>
        <w:t>██</w:t>
      </w:r>
      <w:r>
        <w:t>░░░</w:t>
      </w:r>
      <w:r>
        <w:rPr>
          <w:rFonts w:hint="eastAsia"/>
        </w:rPr>
        <w:t>██</w:t>
      </w:r>
      <w:r>
        <w:t xml:space="preserve">  </w:t>
      </w:r>
      <w:r>
        <w:rPr>
          <w:rFonts w:hint="eastAsia"/>
        </w:rPr>
        <w:t>←</w:t>
      </w:r>
      <w:r>
        <w:t xml:space="preserve"> </w:t>
      </w:r>
      <w:r>
        <w:rPr>
          <w:rFonts w:hint="eastAsia"/>
        </w:rPr>
        <w:t>光刻胶只保护电路图案位置</w:t>
      </w:r>
    </w:p>
    <w:p w14:paraId="44873421" w14:textId="77777777" w:rsidR="00D079F8" w:rsidRDefault="00D079F8" w:rsidP="00D079F8"/>
    <w:p w14:paraId="11E7BF31" w14:textId="77777777" w:rsidR="00D079F8" w:rsidRDefault="00D079F8" w:rsidP="00D079F8">
      <w:r>
        <w:rPr>
          <w:rFonts w:hint="eastAsia"/>
        </w:rPr>
        <w:t>Etch</w:t>
      </w:r>
      <w:r>
        <w:rPr>
          <w:rFonts w:hint="eastAsia"/>
        </w:rPr>
        <w:t>后：</w:t>
      </w:r>
    </w:p>
    <w:p w14:paraId="029E6F2E" w14:textId="77777777" w:rsidR="00D079F8" w:rsidRDefault="00D079F8" w:rsidP="00D079F8">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只剩有光刻胶保护的位置有薄膜</w:t>
      </w:r>
    </w:p>
    <w:p w14:paraId="131BE9EA" w14:textId="77777777" w:rsidR="00D079F8" w:rsidRDefault="00D079F8" w:rsidP="00D079F8"/>
    <w:p w14:paraId="30E98450" w14:textId="77777777" w:rsidR="00D079F8" w:rsidRDefault="00D079F8" w:rsidP="00D079F8">
      <w:r>
        <w:rPr>
          <w:rFonts w:hint="eastAsia"/>
        </w:rPr>
        <w:t>去胶后：</w:t>
      </w:r>
    </w:p>
    <w:p w14:paraId="0985B46D" w14:textId="77777777" w:rsidR="00D079F8" w:rsidRDefault="00D079F8" w:rsidP="00D079F8">
      <w:r>
        <w:rPr>
          <w:rFonts w:hint="eastAsia"/>
        </w:rPr>
        <w:t xml:space="preserve">   []   []   []  </w:t>
      </w:r>
      <w:r>
        <w:rPr>
          <w:rFonts w:hint="eastAsia"/>
        </w:rPr>
        <w:t>←</w:t>
      </w:r>
      <w:r>
        <w:rPr>
          <w:rFonts w:hint="eastAsia"/>
        </w:rPr>
        <w:t xml:space="preserve"> </w:t>
      </w:r>
      <w:r>
        <w:rPr>
          <w:rFonts w:hint="eastAsia"/>
        </w:rPr>
        <w:t>干净的电路图案</w:t>
      </w:r>
    </w:p>
    <w:p w14:paraId="69677863" w14:textId="77777777" w:rsidR="00D079F8" w:rsidRDefault="00D079F8" w:rsidP="00D079F8">
      <w:r>
        <w:rPr>
          <w:rFonts w:hint="eastAsia"/>
        </w:rPr>
        <w:t>Etch</w:t>
      </w:r>
      <w:r>
        <w:rPr>
          <w:rFonts w:hint="eastAsia"/>
        </w:rPr>
        <w:t>之后剩下的是什么</w:t>
      </w:r>
    </w:p>
    <w:p w14:paraId="4182500C" w14:textId="77777777" w:rsidR="00D079F8" w:rsidRDefault="00D079F8" w:rsidP="00D079F8">
      <w:r>
        <w:rPr>
          <w:rFonts w:hint="eastAsia"/>
        </w:rPr>
        <w:t>是：有图案的薄膜层，附着在晶圆上。</w:t>
      </w:r>
    </w:p>
    <w:p w14:paraId="3F45AD48" w14:textId="77777777" w:rsidR="00D079F8" w:rsidRDefault="00D079F8" w:rsidP="00D079F8"/>
    <w:p w14:paraId="6F158396" w14:textId="77777777" w:rsidR="00D079F8" w:rsidRDefault="00D079F8" w:rsidP="00D079F8">
      <w:r>
        <w:rPr>
          <w:rFonts w:hint="eastAsia"/>
        </w:rPr>
        <w:t>然后这一层上面，再重复：</w:t>
      </w:r>
    </w:p>
    <w:p w14:paraId="276608EE" w14:textId="77777777" w:rsidR="00D079F8" w:rsidRDefault="00D079F8" w:rsidP="00D079F8"/>
    <w:p w14:paraId="10715A9F" w14:textId="77777777" w:rsidR="00D079F8" w:rsidRDefault="00D079F8" w:rsidP="00D079F8">
      <w:r>
        <w:rPr>
          <w:rFonts w:hint="eastAsia"/>
        </w:rPr>
        <w:t>CVD/PVD</w:t>
      </w:r>
      <w:r>
        <w:rPr>
          <w:rFonts w:hint="eastAsia"/>
        </w:rPr>
        <w:t>沉积</w:t>
      </w:r>
      <w:r>
        <w:rPr>
          <w:rFonts w:hint="eastAsia"/>
        </w:rPr>
        <w:t xml:space="preserve"> </w:t>
      </w:r>
      <w:r>
        <w:rPr>
          <w:rFonts w:hint="eastAsia"/>
        </w:rPr>
        <w:t>→</w:t>
      </w:r>
      <w:r>
        <w:rPr>
          <w:rFonts w:hint="eastAsia"/>
        </w:rPr>
        <w:t xml:space="preserve"> </w:t>
      </w:r>
      <w:r>
        <w:rPr>
          <w:rFonts w:hint="eastAsia"/>
        </w:rPr>
        <w:t>光刻</w:t>
      </w:r>
      <w:r>
        <w:rPr>
          <w:rFonts w:hint="eastAsia"/>
        </w:rPr>
        <w:t xml:space="preserve"> </w:t>
      </w:r>
      <w:r>
        <w:rPr>
          <w:rFonts w:hint="eastAsia"/>
        </w:rPr>
        <w:t>→</w:t>
      </w:r>
      <w:r>
        <w:rPr>
          <w:rFonts w:hint="eastAsia"/>
        </w:rPr>
        <w:t xml:space="preserve"> Etch </w:t>
      </w:r>
      <w:r>
        <w:rPr>
          <w:rFonts w:hint="eastAsia"/>
        </w:rPr>
        <w:t>→</w:t>
      </w:r>
      <w:r>
        <w:rPr>
          <w:rFonts w:hint="eastAsia"/>
        </w:rPr>
        <w:t xml:space="preserve"> </w:t>
      </w:r>
      <w:r>
        <w:rPr>
          <w:rFonts w:hint="eastAsia"/>
        </w:rPr>
        <w:t>下一层</w:t>
      </w:r>
    </w:p>
    <w:p w14:paraId="67AE362A" w14:textId="77777777" w:rsidR="00D079F8" w:rsidRDefault="00D079F8" w:rsidP="00D079F8">
      <w:r>
        <w:rPr>
          <w:rFonts w:hint="eastAsia"/>
        </w:rPr>
        <w:t>最终芯片是这样的截面：</w:t>
      </w:r>
    </w:p>
    <w:p w14:paraId="2160D023" w14:textId="77777777" w:rsidR="00D079F8" w:rsidRDefault="00D079F8" w:rsidP="00D079F8"/>
    <w:p w14:paraId="1A1D9141" w14:textId="77777777" w:rsidR="00D079F8" w:rsidRDefault="00D079F8" w:rsidP="00D079F8">
      <w:r>
        <w:rPr>
          <w:rFonts w:hint="eastAsia"/>
        </w:rPr>
        <w:t>金属层</w:t>
      </w:r>
      <w:r>
        <w:rPr>
          <w:rFonts w:hint="eastAsia"/>
        </w:rPr>
        <w:t xml:space="preserve">3    </w:t>
      </w:r>
      <w:r>
        <w:rPr>
          <w:rFonts w:hint="eastAsia"/>
        </w:rPr>
        <w:t>══╗</w:t>
      </w:r>
      <w:r>
        <w:rPr>
          <w:rFonts w:hint="eastAsia"/>
        </w:rPr>
        <w:t xml:space="preserve">  </w:t>
      </w:r>
      <w:r>
        <w:rPr>
          <w:rFonts w:hint="eastAsia"/>
        </w:rPr>
        <w:t>╔══</w:t>
      </w:r>
    </w:p>
    <w:p w14:paraId="7B5A297A" w14:textId="77777777" w:rsidR="00D079F8" w:rsidRDefault="00D079F8" w:rsidP="00D079F8">
      <w:r>
        <w:rPr>
          <w:rFonts w:hint="eastAsia"/>
        </w:rPr>
        <w:t>绝缘层</w:t>
      </w:r>
      <w:r>
        <w:rPr>
          <w:rFonts w:hint="eastAsia"/>
        </w:rPr>
        <w:t xml:space="preserve">      </w:t>
      </w:r>
      <w:r>
        <w:rPr>
          <w:rFonts w:hint="eastAsia"/>
        </w:rPr>
        <w:t>║</w:t>
      </w:r>
      <w:r>
        <w:rPr>
          <w:rFonts w:hint="eastAsia"/>
        </w:rPr>
        <w:t xml:space="preserve">  </w:t>
      </w:r>
      <w:r>
        <w:rPr>
          <w:rFonts w:hint="eastAsia"/>
        </w:rPr>
        <w:t>║</w:t>
      </w:r>
    </w:p>
    <w:p w14:paraId="4CF6165F" w14:textId="77777777" w:rsidR="00D079F8" w:rsidRDefault="00D079F8" w:rsidP="00D079F8">
      <w:r>
        <w:rPr>
          <w:rFonts w:hint="eastAsia"/>
        </w:rPr>
        <w:t>金属层</w:t>
      </w:r>
      <w:r>
        <w:rPr>
          <w:rFonts w:hint="eastAsia"/>
        </w:rPr>
        <w:t xml:space="preserve">2   </w:t>
      </w:r>
      <w:r>
        <w:rPr>
          <w:rFonts w:hint="eastAsia"/>
        </w:rPr>
        <w:t>══╝</w:t>
      </w:r>
      <w:r>
        <w:rPr>
          <w:rFonts w:hint="eastAsia"/>
        </w:rPr>
        <w:t xml:space="preserve">  </w:t>
      </w:r>
      <w:r>
        <w:rPr>
          <w:rFonts w:hint="eastAsia"/>
        </w:rPr>
        <w:t>╚══</w:t>
      </w:r>
    </w:p>
    <w:p w14:paraId="17C50777" w14:textId="77777777" w:rsidR="00D079F8" w:rsidRDefault="00D079F8" w:rsidP="00D079F8">
      <w:r>
        <w:rPr>
          <w:rFonts w:hint="eastAsia"/>
        </w:rPr>
        <w:lastRenderedPageBreak/>
        <w:t>绝缘层</w:t>
      </w:r>
    </w:p>
    <w:p w14:paraId="7CBC289C" w14:textId="77777777" w:rsidR="00D079F8" w:rsidRDefault="00D079F8" w:rsidP="00D079F8">
      <w:r>
        <w:rPr>
          <w:rFonts w:hint="eastAsia"/>
        </w:rPr>
        <w:t>金属层</w:t>
      </w:r>
      <w:r>
        <w:rPr>
          <w:rFonts w:hint="eastAsia"/>
        </w:rPr>
        <w:t xml:space="preserve">1   </w:t>
      </w:r>
      <w:r>
        <w:rPr>
          <w:rFonts w:hint="eastAsia"/>
        </w:rPr>
        <w:t>════════</w:t>
      </w:r>
    </w:p>
    <w:p w14:paraId="596ED458" w14:textId="77777777" w:rsidR="00D079F8" w:rsidRDefault="00D079F8" w:rsidP="00D079F8">
      <w:r>
        <w:rPr>
          <w:rFonts w:hint="eastAsia"/>
        </w:rPr>
        <w:t>栅极层</w:t>
      </w:r>
      <w:r>
        <w:rPr>
          <w:rFonts w:hint="eastAsia"/>
        </w:rPr>
        <w:t xml:space="preserve">      </w:t>
      </w:r>
      <w:r>
        <w:rPr>
          <w:rFonts w:hint="eastAsia"/>
        </w:rPr>
        <w:t>┬</w:t>
      </w:r>
      <w:r>
        <w:rPr>
          <w:rFonts w:hint="eastAsia"/>
        </w:rPr>
        <w:t xml:space="preserve">  </w:t>
      </w:r>
      <w:r>
        <w:rPr>
          <w:rFonts w:hint="eastAsia"/>
        </w:rPr>
        <w:t>┬</w:t>
      </w:r>
    </w:p>
    <w:p w14:paraId="0BD50E90" w14:textId="77777777" w:rsidR="00D079F8" w:rsidRDefault="00D079F8" w:rsidP="00D079F8">
      <w:r>
        <w:rPr>
          <w:rFonts w:hint="eastAsia"/>
        </w:rPr>
        <w:t>硅基底</w:t>
      </w:r>
      <w:r>
        <w:rPr>
          <w:rFonts w:hint="eastAsia"/>
        </w:rPr>
        <w:t xml:space="preserve">    </w:t>
      </w:r>
      <w:r>
        <w:rPr>
          <w:rFonts w:hint="eastAsia"/>
        </w:rPr>
        <w:t>══════════</w:t>
      </w:r>
    </w:p>
    <w:p w14:paraId="079C4E95" w14:textId="77777777" w:rsidR="00D079F8" w:rsidRDefault="00D079F8" w:rsidP="00D079F8">
      <w:r>
        <w:rPr>
          <w:rFonts w:hint="eastAsia"/>
        </w:rPr>
        <w:t>几十层叠起来，就是一颗芯片。</w:t>
      </w:r>
    </w:p>
    <w:p w14:paraId="127F5A50" w14:textId="77777777" w:rsidR="00D079F8" w:rsidRDefault="00D079F8" w:rsidP="00D079F8"/>
    <w:p w14:paraId="3AB85AAC" w14:textId="77777777" w:rsidR="00D079F8" w:rsidRDefault="00D079F8" w:rsidP="00D079F8">
      <w:r>
        <w:rPr>
          <w:rFonts w:hint="eastAsia"/>
        </w:rPr>
        <w:t>一句话总结</w:t>
      </w:r>
    </w:p>
    <w:p w14:paraId="4D7B4762" w14:textId="77777777" w:rsidR="00D079F8" w:rsidRDefault="00D079F8" w:rsidP="00D079F8">
      <w:r>
        <w:rPr>
          <w:rFonts w:hint="eastAsia"/>
        </w:rPr>
        <w:t>光刻是每层的</w:t>
      </w:r>
      <w:r>
        <w:rPr>
          <w:rFonts w:hint="eastAsia"/>
        </w:rPr>
        <w:t>"</w:t>
      </w:r>
      <w:r>
        <w:rPr>
          <w:rFonts w:hint="eastAsia"/>
        </w:rPr>
        <w:t>画线</w:t>
      </w:r>
      <w:r>
        <w:rPr>
          <w:rFonts w:hint="eastAsia"/>
        </w:rPr>
        <w:t>"</w:t>
      </w:r>
      <w:r>
        <w:rPr>
          <w:rFonts w:hint="eastAsia"/>
        </w:rPr>
        <w:t>，</w:t>
      </w:r>
      <w:r>
        <w:rPr>
          <w:rFonts w:hint="eastAsia"/>
        </w:rPr>
        <w:t>CVD/PVD</w:t>
      </w:r>
      <w:r>
        <w:rPr>
          <w:rFonts w:hint="eastAsia"/>
        </w:rPr>
        <w:t>是</w:t>
      </w:r>
      <w:r>
        <w:rPr>
          <w:rFonts w:hint="eastAsia"/>
        </w:rPr>
        <w:t>"</w:t>
      </w:r>
      <w:r>
        <w:rPr>
          <w:rFonts w:hint="eastAsia"/>
        </w:rPr>
        <w:t>涂料</w:t>
      </w:r>
      <w:r>
        <w:rPr>
          <w:rFonts w:hint="eastAsia"/>
        </w:rPr>
        <w:t>"</w:t>
      </w:r>
      <w:r>
        <w:rPr>
          <w:rFonts w:hint="eastAsia"/>
        </w:rPr>
        <w:t>，</w:t>
      </w:r>
      <w:r>
        <w:rPr>
          <w:rFonts w:hint="eastAsia"/>
        </w:rPr>
        <w:t>Etch</w:t>
      </w:r>
      <w:r>
        <w:rPr>
          <w:rFonts w:hint="eastAsia"/>
        </w:rPr>
        <w:t>是</w:t>
      </w:r>
      <w:r>
        <w:rPr>
          <w:rFonts w:hint="eastAsia"/>
        </w:rPr>
        <w:t>"</w:t>
      </w:r>
      <w:r>
        <w:rPr>
          <w:rFonts w:hint="eastAsia"/>
        </w:rPr>
        <w:t>雕刻</w:t>
      </w:r>
      <w:r>
        <w:rPr>
          <w:rFonts w:hint="eastAsia"/>
        </w:rPr>
        <w:t>"</w:t>
      </w:r>
      <w:r>
        <w:rPr>
          <w:rFonts w:hint="eastAsia"/>
        </w:rPr>
        <w:t>。三者循环配合，一层一层把电路图案堆出来。真空泵在每一步都在工作，保证腔体干净。</w:t>
      </w:r>
    </w:p>
    <w:p w14:paraId="0D6E5EB6" w14:textId="77777777" w:rsidR="00D079F8" w:rsidRDefault="00D079F8" w:rsidP="00D079F8"/>
    <w:p w14:paraId="5E341301" w14:textId="77777777" w:rsidR="00D079F8" w:rsidRDefault="00D079F8" w:rsidP="00D079F8">
      <w:r>
        <w:rPr>
          <w:rFonts w:hint="eastAsia"/>
        </w:rPr>
        <w:t>清楚了吗？</w:t>
      </w:r>
    </w:p>
    <w:p w14:paraId="0EC9F19F" w14:textId="77777777" w:rsidR="00D079F8" w:rsidRDefault="00D079F8" w:rsidP="00D079F8"/>
    <w:p w14:paraId="74471595" w14:textId="77777777" w:rsidR="00D079F8" w:rsidRDefault="00D079F8" w:rsidP="00D079F8"/>
    <w:p w14:paraId="6613F781" w14:textId="77777777" w:rsidR="00D079F8" w:rsidRDefault="00D079F8" w:rsidP="00D079F8"/>
    <w:p w14:paraId="270AEBCD" w14:textId="77777777" w:rsidR="00D079F8" w:rsidRDefault="00D079F8" w:rsidP="00D079F8"/>
    <w:p w14:paraId="6904EC70" w14:textId="77777777" w:rsidR="00D079F8" w:rsidRDefault="00D079F8" w:rsidP="00D079F8"/>
    <w:p w14:paraId="7CEF8423" w14:textId="77777777" w:rsidR="00D079F8" w:rsidRDefault="00D079F8" w:rsidP="00D079F8">
      <w:r>
        <w:rPr>
          <w:rFonts w:hint="eastAsia"/>
        </w:rPr>
        <w:t>那这个腔体是一个</w:t>
      </w:r>
      <w:r>
        <w:rPr>
          <w:rFonts w:hint="eastAsia"/>
        </w:rPr>
        <w:t>chamber</w:t>
      </w:r>
      <w:r>
        <w:rPr>
          <w:rFonts w:hint="eastAsia"/>
        </w:rPr>
        <w:t>么？</w:t>
      </w:r>
    </w:p>
    <w:p w14:paraId="0BAD31CC" w14:textId="77777777" w:rsidR="00D079F8" w:rsidRDefault="00D079F8" w:rsidP="00D079F8">
      <w:r>
        <w:t>Jun 15, 10:27 PM</w:t>
      </w:r>
    </w:p>
    <w:p w14:paraId="0E5C14FC" w14:textId="77777777" w:rsidR="00D079F8" w:rsidRDefault="00D079F8" w:rsidP="00D079F8">
      <w:r>
        <w:rPr>
          <w:rFonts w:hint="eastAsia"/>
        </w:rPr>
        <w:t>好问题。</w:t>
      </w:r>
    </w:p>
    <w:p w14:paraId="7D9DD206" w14:textId="77777777" w:rsidR="00D079F8" w:rsidRDefault="00D079F8" w:rsidP="00D079F8"/>
    <w:p w14:paraId="2A8F1F26" w14:textId="77777777" w:rsidR="00D079F8" w:rsidRDefault="00D079F8" w:rsidP="00D079F8">
      <w:r>
        <w:rPr>
          <w:rFonts w:hint="eastAsia"/>
        </w:rPr>
        <w:t>不是一个</w:t>
      </w:r>
      <w:r>
        <w:rPr>
          <w:rFonts w:hint="eastAsia"/>
        </w:rPr>
        <w:t>Chamber</w:t>
      </w:r>
      <w:r>
        <w:rPr>
          <w:rFonts w:hint="eastAsia"/>
        </w:rPr>
        <w:t>，是很多个。</w:t>
      </w:r>
    </w:p>
    <w:p w14:paraId="4FAACF18" w14:textId="77777777" w:rsidR="00D079F8" w:rsidRDefault="00D079F8" w:rsidP="00D079F8">
      <w:r>
        <w:rPr>
          <w:rFonts w:hint="eastAsia"/>
        </w:rPr>
        <w:t>实际情况</w:t>
      </w:r>
    </w:p>
    <w:p w14:paraId="66D7A0D6" w14:textId="77777777" w:rsidR="00D079F8" w:rsidRDefault="00D079F8" w:rsidP="00D079F8">
      <w:r>
        <w:rPr>
          <w:rFonts w:hint="eastAsia"/>
        </w:rPr>
        <w:t>每一道工艺都有自己专属的腔体，而且一台设备里通常有多个腔体并行。</w:t>
      </w:r>
    </w:p>
    <w:p w14:paraId="794218C4" w14:textId="77777777" w:rsidR="00D079F8" w:rsidRDefault="00D079F8" w:rsidP="00D079F8"/>
    <w:p w14:paraId="77BD0E09" w14:textId="77777777" w:rsidR="00D079F8" w:rsidRDefault="00D079F8" w:rsidP="00D079F8">
      <w:r>
        <w:rPr>
          <w:rFonts w:hint="eastAsia"/>
        </w:rPr>
        <w:t>一台</w:t>
      </w:r>
      <w:r>
        <w:rPr>
          <w:rFonts w:hint="eastAsia"/>
        </w:rPr>
        <w:t>CVD</w:t>
      </w:r>
      <w:r>
        <w:rPr>
          <w:rFonts w:hint="eastAsia"/>
        </w:rPr>
        <w:t>设备长这样</w:t>
      </w:r>
    </w:p>
    <w:p w14:paraId="2AD072C5" w14:textId="77777777" w:rsidR="00D079F8" w:rsidRDefault="00D079F8" w:rsidP="00D079F8">
      <w:r>
        <w:rPr>
          <w:rFonts w:hint="eastAsia"/>
        </w:rPr>
        <w:t xml:space="preserve">        [</w:t>
      </w:r>
      <w:r>
        <w:rPr>
          <w:rFonts w:hint="eastAsia"/>
        </w:rPr>
        <w:t>传送臂</w:t>
      </w:r>
      <w:r>
        <w:rPr>
          <w:rFonts w:hint="eastAsia"/>
        </w:rPr>
        <w:t xml:space="preserve"> Robot Arm]</w:t>
      </w:r>
    </w:p>
    <w:p w14:paraId="19CFC104" w14:textId="77777777" w:rsidR="00D079F8" w:rsidRDefault="00D079F8" w:rsidP="00D079F8">
      <w:r>
        <w:t xml:space="preserve">              |</w:t>
      </w:r>
    </w:p>
    <w:p w14:paraId="522C7AF0" w14:textId="77777777" w:rsidR="00D079F8" w:rsidRDefault="00D079F8" w:rsidP="00D079F8">
      <w:r>
        <w:rPr>
          <w:rFonts w:hint="eastAsia"/>
        </w:rPr>
        <w:t xml:space="preserve">    </w:t>
      </w:r>
      <w:r>
        <w:rPr>
          <w:rFonts w:hint="eastAsia"/>
        </w:rPr>
        <w:t>┌─────────┼─────────┐</w:t>
      </w:r>
    </w:p>
    <w:p w14:paraId="0F7523C7" w14:textId="77777777" w:rsidR="00D079F8" w:rsidRDefault="00D079F8" w:rsidP="00D079F8">
      <w:r>
        <w:rPr>
          <w:rFonts w:hint="eastAsia"/>
        </w:rPr>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1BEA53ED" w14:textId="77777777" w:rsidR="00D079F8" w:rsidRDefault="00D079F8" w:rsidP="00D079F8">
      <w:r>
        <w:rPr>
          <w:rFonts w:hint="eastAsia"/>
        </w:rPr>
        <w:t>[</w:t>
      </w:r>
      <w:r>
        <w:rPr>
          <w:rFonts w:hint="eastAsia"/>
        </w:rPr>
        <w:t>腔体</w:t>
      </w:r>
      <w:r>
        <w:rPr>
          <w:rFonts w:hint="eastAsia"/>
        </w:rPr>
        <w:t>1]   [</w:t>
      </w:r>
      <w:r>
        <w:rPr>
          <w:rFonts w:hint="eastAsia"/>
        </w:rPr>
        <w:t>腔体</w:t>
      </w:r>
      <w:r>
        <w:rPr>
          <w:rFonts w:hint="eastAsia"/>
        </w:rPr>
        <w:t>2]   [</w:t>
      </w:r>
      <w:r>
        <w:rPr>
          <w:rFonts w:hint="eastAsia"/>
        </w:rPr>
        <w:t>腔体</w:t>
      </w:r>
      <w:r>
        <w:rPr>
          <w:rFonts w:hint="eastAsia"/>
        </w:rPr>
        <w:t>3]</w:t>
      </w:r>
    </w:p>
    <w:p w14:paraId="07A25B48" w14:textId="77777777" w:rsidR="00D079F8" w:rsidRDefault="00D079F8" w:rsidP="00D079F8">
      <w:r>
        <w:rPr>
          <w:rFonts w:hint="eastAsia"/>
        </w:rPr>
        <w:t>CVD</w:t>
      </w:r>
      <w:r>
        <w:rPr>
          <w:rFonts w:hint="eastAsia"/>
        </w:rPr>
        <w:t>反应</w:t>
      </w:r>
      <w:r>
        <w:rPr>
          <w:rFonts w:hint="eastAsia"/>
        </w:rPr>
        <w:t xml:space="preserve">   CVD</w:t>
      </w:r>
      <w:r>
        <w:rPr>
          <w:rFonts w:hint="eastAsia"/>
        </w:rPr>
        <w:t>反应</w:t>
      </w:r>
      <w:r>
        <w:rPr>
          <w:rFonts w:hint="eastAsia"/>
        </w:rPr>
        <w:t xml:space="preserve">   CVD</w:t>
      </w:r>
      <w:r>
        <w:rPr>
          <w:rFonts w:hint="eastAsia"/>
        </w:rPr>
        <w:t>反应</w:t>
      </w:r>
    </w:p>
    <w:p w14:paraId="7A9484C3" w14:textId="77777777" w:rsidR="00D079F8" w:rsidRDefault="00D079F8" w:rsidP="00D079F8">
      <w:r>
        <w:rPr>
          <w:rFonts w:hint="eastAsia"/>
        </w:rPr>
        <w:lastRenderedPageBreak/>
        <w:t xml:space="preserve">    </w:t>
      </w:r>
      <w:r>
        <w:rPr>
          <w:rFonts w:hint="eastAsia"/>
        </w:rPr>
        <w:t>│</w:t>
      </w:r>
      <w:r>
        <w:rPr>
          <w:rFonts w:hint="eastAsia"/>
        </w:rPr>
        <w:t xml:space="preserve">         </w:t>
      </w:r>
      <w:r>
        <w:rPr>
          <w:rFonts w:hint="eastAsia"/>
        </w:rPr>
        <w:t>│</w:t>
      </w:r>
      <w:r>
        <w:rPr>
          <w:rFonts w:hint="eastAsia"/>
        </w:rPr>
        <w:t xml:space="preserve">         </w:t>
      </w:r>
      <w:r>
        <w:rPr>
          <w:rFonts w:hint="eastAsia"/>
        </w:rPr>
        <w:t>│</w:t>
      </w:r>
    </w:p>
    <w:p w14:paraId="2EB6221B" w14:textId="77777777" w:rsidR="00D079F8" w:rsidRDefault="00D079F8" w:rsidP="00D079F8">
      <w:r>
        <w:rPr>
          <w:rFonts w:hint="eastAsia"/>
        </w:rPr>
        <w:t xml:space="preserve">    </w:t>
      </w:r>
      <w:r>
        <w:rPr>
          <w:rFonts w:hint="eastAsia"/>
        </w:rPr>
        <w:t>└─────────┼─────────┘</w:t>
      </w:r>
    </w:p>
    <w:p w14:paraId="1C4723A0" w14:textId="77777777" w:rsidR="00D079F8" w:rsidRDefault="00D079F8" w:rsidP="00D079F8">
      <w:r>
        <w:rPr>
          <w:rFonts w:hint="eastAsia"/>
        </w:rPr>
        <w:t xml:space="preserve">              </w:t>
      </w:r>
      <w:r>
        <w:rPr>
          <w:rFonts w:hint="eastAsia"/>
        </w:rPr>
        <w:t>│</w:t>
      </w:r>
    </w:p>
    <w:p w14:paraId="702E8557" w14:textId="77777777" w:rsidR="00D079F8" w:rsidRDefault="00D079F8" w:rsidP="00D079F8">
      <w:r>
        <w:t xml:space="preserve">        [Load Lock]</w:t>
      </w:r>
    </w:p>
    <w:p w14:paraId="43BE611A" w14:textId="77777777" w:rsidR="00D079F8" w:rsidRDefault="00D079F8" w:rsidP="00D079F8">
      <w:r>
        <w:rPr>
          <w:rFonts w:hint="eastAsia"/>
        </w:rPr>
        <w:t xml:space="preserve">        </w:t>
      </w:r>
      <w:r>
        <w:rPr>
          <w:rFonts w:hint="eastAsia"/>
        </w:rPr>
        <w:t>晶圆进出缓冲腔</w:t>
      </w:r>
    </w:p>
    <w:p w14:paraId="799FFE14" w14:textId="77777777" w:rsidR="00D079F8" w:rsidRDefault="00D079F8" w:rsidP="00D079F8">
      <w:r>
        <w:rPr>
          <w:rFonts w:hint="eastAsia"/>
        </w:rPr>
        <w:t xml:space="preserve">              </w:t>
      </w:r>
      <w:r>
        <w:rPr>
          <w:rFonts w:hint="eastAsia"/>
        </w:rPr>
        <w:t>│</w:t>
      </w:r>
    </w:p>
    <w:p w14:paraId="09E34B17" w14:textId="77777777" w:rsidR="00D079F8" w:rsidRDefault="00D079F8" w:rsidP="00D079F8">
      <w:r>
        <w:rPr>
          <w:rFonts w:hint="eastAsia"/>
        </w:rPr>
        <w:t xml:space="preserve">        [</w:t>
      </w:r>
      <w:r>
        <w:rPr>
          <w:rFonts w:hint="eastAsia"/>
        </w:rPr>
        <w:t>晶圆盒</w:t>
      </w:r>
      <w:r>
        <w:rPr>
          <w:rFonts w:hint="eastAsia"/>
        </w:rPr>
        <w:t xml:space="preserve"> FOUP]</w:t>
      </w:r>
    </w:p>
    <w:p w14:paraId="6FC474B7" w14:textId="77777777" w:rsidR="00D079F8" w:rsidRDefault="00D079F8" w:rsidP="00D079F8">
      <w:r>
        <w:rPr>
          <w:rFonts w:hint="eastAsia"/>
        </w:rPr>
        <w:t>多个反应腔体并行，提高产能</w:t>
      </w:r>
    </w:p>
    <w:p w14:paraId="5EBE75A2" w14:textId="77777777" w:rsidR="00D079F8" w:rsidRDefault="00D079F8" w:rsidP="00D079F8">
      <w:r>
        <w:rPr>
          <w:rFonts w:hint="eastAsia"/>
        </w:rPr>
        <w:t>中间有传送臂，在真空环境下搬运晶圆</w:t>
      </w:r>
    </w:p>
    <w:p w14:paraId="4BB3AA15" w14:textId="77777777" w:rsidR="00D079F8" w:rsidRDefault="00D079F8" w:rsidP="00D079F8">
      <w:r>
        <w:rPr>
          <w:rFonts w:hint="eastAsia"/>
        </w:rPr>
        <w:t>Load Lock</w:t>
      </w:r>
      <w:r>
        <w:rPr>
          <w:rFonts w:hint="eastAsia"/>
        </w:rPr>
        <w:t>是缓冲区，防止外部空气进入</w:t>
      </w:r>
    </w:p>
    <w:p w14:paraId="4690C67D" w14:textId="77777777" w:rsidR="00D079F8" w:rsidRDefault="00D079F8" w:rsidP="00D079F8">
      <w:r>
        <w:rPr>
          <w:rFonts w:hint="eastAsia"/>
        </w:rPr>
        <w:t>每个腔体都有自己的真空泵</w:t>
      </w:r>
    </w:p>
    <w:p w14:paraId="3B1B819A" w14:textId="77777777" w:rsidR="00D079F8" w:rsidRDefault="00D079F8" w:rsidP="00D079F8">
      <w:r>
        <w:rPr>
          <w:rFonts w:hint="eastAsia"/>
        </w:rPr>
        <w:t>[</w:t>
      </w:r>
      <w:r>
        <w:rPr>
          <w:rFonts w:hint="eastAsia"/>
        </w:rPr>
        <w:t>腔体</w:t>
      </w:r>
      <w:r>
        <w:rPr>
          <w:rFonts w:hint="eastAsia"/>
        </w:rPr>
        <w:t xml:space="preserve">1] </w:t>
      </w:r>
      <w:r>
        <w:rPr>
          <w:rFonts w:hint="eastAsia"/>
        </w:rPr>
        <w:t>→</w:t>
      </w:r>
      <w:r>
        <w:rPr>
          <w:rFonts w:hint="eastAsia"/>
        </w:rPr>
        <w:t xml:space="preserve"> [</w:t>
      </w:r>
      <w:r>
        <w:rPr>
          <w:rFonts w:hint="eastAsia"/>
        </w:rPr>
        <w:t>真空泵</w:t>
      </w:r>
      <w:r>
        <w:rPr>
          <w:rFonts w:hint="eastAsia"/>
        </w:rPr>
        <w:t>1]</w:t>
      </w:r>
    </w:p>
    <w:p w14:paraId="2947C2C5" w14:textId="77777777" w:rsidR="00D079F8" w:rsidRDefault="00D079F8" w:rsidP="00D079F8">
      <w:r>
        <w:rPr>
          <w:rFonts w:hint="eastAsia"/>
        </w:rPr>
        <w:t>[</w:t>
      </w:r>
      <w:r>
        <w:rPr>
          <w:rFonts w:hint="eastAsia"/>
        </w:rPr>
        <w:t>腔体</w:t>
      </w:r>
      <w:r>
        <w:rPr>
          <w:rFonts w:hint="eastAsia"/>
        </w:rPr>
        <w:t xml:space="preserve">2] </w:t>
      </w:r>
      <w:r>
        <w:rPr>
          <w:rFonts w:hint="eastAsia"/>
        </w:rPr>
        <w:t>→</w:t>
      </w:r>
      <w:r>
        <w:rPr>
          <w:rFonts w:hint="eastAsia"/>
        </w:rPr>
        <w:t xml:space="preserve"> [</w:t>
      </w:r>
      <w:r>
        <w:rPr>
          <w:rFonts w:hint="eastAsia"/>
        </w:rPr>
        <w:t>真空泵</w:t>
      </w:r>
      <w:r>
        <w:rPr>
          <w:rFonts w:hint="eastAsia"/>
        </w:rPr>
        <w:t>2]</w:t>
      </w:r>
    </w:p>
    <w:p w14:paraId="4107C088" w14:textId="77777777" w:rsidR="00D079F8" w:rsidRDefault="00D079F8" w:rsidP="00D079F8">
      <w:r>
        <w:rPr>
          <w:rFonts w:hint="eastAsia"/>
        </w:rPr>
        <w:t>[</w:t>
      </w:r>
      <w:r>
        <w:rPr>
          <w:rFonts w:hint="eastAsia"/>
        </w:rPr>
        <w:t>腔体</w:t>
      </w:r>
      <w:r>
        <w:rPr>
          <w:rFonts w:hint="eastAsia"/>
        </w:rPr>
        <w:t xml:space="preserve">3] </w:t>
      </w:r>
      <w:r>
        <w:rPr>
          <w:rFonts w:hint="eastAsia"/>
        </w:rPr>
        <w:t>→</w:t>
      </w:r>
      <w:r>
        <w:rPr>
          <w:rFonts w:hint="eastAsia"/>
        </w:rPr>
        <w:t xml:space="preserve"> [</w:t>
      </w:r>
      <w:r>
        <w:rPr>
          <w:rFonts w:hint="eastAsia"/>
        </w:rPr>
        <w:t>真空泵</w:t>
      </w:r>
      <w:r>
        <w:rPr>
          <w:rFonts w:hint="eastAsia"/>
        </w:rPr>
        <w:t>3]</w:t>
      </w:r>
    </w:p>
    <w:p w14:paraId="6171E763" w14:textId="77777777" w:rsidR="00D079F8" w:rsidRDefault="00D079F8" w:rsidP="00D079F8">
      <w:r>
        <w:rPr>
          <w:rFonts w:hint="eastAsia"/>
        </w:rPr>
        <w:t xml:space="preserve">[Load Lock] </w:t>
      </w:r>
      <w:r>
        <w:rPr>
          <w:rFonts w:hint="eastAsia"/>
        </w:rPr>
        <w:t>→</w:t>
      </w:r>
      <w:r>
        <w:rPr>
          <w:rFonts w:hint="eastAsia"/>
        </w:rPr>
        <w:t xml:space="preserve"> [</w:t>
      </w:r>
      <w:r>
        <w:rPr>
          <w:rFonts w:hint="eastAsia"/>
        </w:rPr>
        <w:t>真空泵</w:t>
      </w:r>
      <w:r>
        <w:rPr>
          <w:rFonts w:hint="eastAsia"/>
        </w:rPr>
        <w:t>4]</w:t>
      </w:r>
    </w:p>
    <w:p w14:paraId="69C6B3D4" w14:textId="77777777" w:rsidR="00D079F8" w:rsidRDefault="00D079F8" w:rsidP="00D079F8">
      <w:r>
        <w:rPr>
          <w:rFonts w:hint="eastAsia"/>
        </w:rPr>
        <w:t>一台</w:t>
      </w:r>
      <w:r>
        <w:rPr>
          <w:rFonts w:hint="eastAsia"/>
        </w:rPr>
        <w:t>CVD</w:t>
      </w:r>
      <w:r>
        <w:rPr>
          <w:rFonts w:hint="eastAsia"/>
        </w:rPr>
        <w:t>设备可能需要</w:t>
      </w:r>
      <w:r>
        <w:rPr>
          <w:rFonts w:hint="eastAsia"/>
        </w:rPr>
        <w:t>4~6</w:t>
      </w:r>
      <w:r>
        <w:rPr>
          <w:rFonts w:hint="eastAsia"/>
        </w:rPr>
        <w:t>台真空泵。</w:t>
      </w:r>
    </w:p>
    <w:p w14:paraId="06EDB751" w14:textId="77777777" w:rsidR="00D079F8" w:rsidRDefault="00D079F8" w:rsidP="00D079F8"/>
    <w:p w14:paraId="689E5618" w14:textId="77777777" w:rsidR="00D079F8" w:rsidRDefault="00D079F8" w:rsidP="00D079F8">
      <w:r>
        <w:rPr>
          <w:rFonts w:hint="eastAsia"/>
        </w:rPr>
        <w:t>一个</w:t>
      </w:r>
      <w:r>
        <w:rPr>
          <w:rFonts w:hint="eastAsia"/>
        </w:rPr>
        <w:t>Fab</w:t>
      </w:r>
      <w:r>
        <w:rPr>
          <w:rFonts w:hint="eastAsia"/>
        </w:rPr>
        <w:t>有几百台设备，所以</w:t>
      </w:r>
      <w:r>
        <w:rPr>
          <w:rFonts w:hint="eastAsia"/>
        </w:rPr>
        <w:t>JD</w:t>
      </w:r>
      <w:r>
        <w:rPr>
          <w:rFonts w:hint="eastAsia"/>
        </w:rPr>
        <w:t>里说的</w:t>
      </w:r>
      <w:r>
        <w:rPr>
          <w:rFonts w:hint="eastAsia"/>
        </w:rPr>
        <w:t>70K~100K</w:t>
      </w:r>
      <w:r>
        <w:rPr>
          <w:rFonts w:hint="eastAsia"/>
        </w:rPr>
        <w:t>台泵的</w:t>
      </w:r>
      <w:r>
        <w:rPr>
          <w:rFonts w:hint="eastAsia"/>
        </w:rPr>
        <w:t>install base</w:t>
      </w:r>
      <w:r>
        <w:rPr>
          <w:rFonts w:hint="eastAsia"/>
        </w:rPr>
        <w:t>，你现在能理解了——数量真的很大。</w:t>
      </w:r>
    </w:p>
    <w:p w14:paraId="1D59D55A" w14:textId="77777777" w:rsidR="00D079F8" w:rsidRDefault="00D079F8" w:rsidP="00D079F8"/>
    <w:p w14:paraId="1A5A9020" w14:textId="77777777" w:rsidR="00D079F8" w:rsidRDefault="00D079F8" w:rsidP="00D079F8">
      <w:r>
        <w:rPr>
          <w:rFonts w:hint="eastAsia"/>
        </w:rPr>
        <w:t>CVD</w:t>
      </w:r>
      <w:r>
        <w:rPr>
          <w:rFonts w:hint="eastAsia"/>
        </w:rPr>
        <w:t>、</w:t>
      </w:r>
      <w:r>
        <w:rPr>
          <w:rFonts w:hint="eastAsia"/>
        </w:rPr>
        <w:t>PVD</w:t>
      </w:r>
      <w:r>
        <w:rPr>
          <w:rFonts w:hint="eastAsia"/>
        </w:rPr>
        <w:t>、</w:t>
      </w:r>
      <w:r>
        <w:rPr>
          <w:rFonts w:hint="eastAsia"/>
        </w:rPr>
        <w:t>Etch</w:t>
      </w:r>
      <w:r>
        <w:rPr>
          <w:rFonts w:hint="eastAsia"/>
        </w:rPr>
        <w:t>各自独立</w:t>
      </w:r>
    </w:p>
    <w:p w14:paraId="1F57D878" w14:textId="77777777" w:rsidR="00D079F8" w:rsidRDefault="00D079F8" w:rsidP="00D079F8">
      <w:r>
        <w:rPr>
          <w:rFonts w:hint="eastAsia"/>
        </w:rPr>
        <w:t>这三类工艺物理上完全隔离，各自有独立设备和腔体，晶圆在不同设备之间靠自动化传送系统（</w:t>
      </w:r>
      <w:r>
        <w:rPr>
          <w:rFonts w:hint="eastAsia"/>
        </w:rPr>
        <w:t>AMHS</w:t>
      </w:r>
      <w:r>
        <w:rPr>
          <w:rFonts w:hint="eastAsia"/>
        </w:rPr>
        <w:t>）</w:t>
      </w:r>
      <w:r>
        <w:rPr>
          <w:rFonts w:hint="eastAsia"/>
        </w:rPr>
        <w:t xml:space="preserve"> </w:t>
      </w:r>
      <w:r>
        <w:rPr>
          <w:rFonts w:hint="eastAsia"/>
        </w:rPr>
        <w:t>搬运。</w:t>
      </w:r>
    </w:p>
    <w:p w14:paraId="081839F5" w14:textId="77777777" w:rsidR="00D079F8" w:rsidRDefault="00D079F8" w:rsidP="00D079F8"/>
    <w:p w14:paraId="24740E9F" w14:textId="77777777" w:rsidR="00D079F8" w:rsidRDefault="00D079F8" w:rsidP="00D079F8">
      <w:r>
        <w:rPr>
          <w:rFonts w:hint="eastAsia"/>
        </w:rPr>
        <w:t>[CVD</w:t>
      </w:r>
      <w:r>
        <w:rPr>
          <w:rFonts w:hint="eastAsia"/>
        </w:rPr>
        <w:t>设备群</w:t>
      </w:r>
      <w:r>
        <w:rPr>
          <w:rFonts w:hint="eastAsia"/>
        </w:rPr>
        <w:t xml:space="preserve">]  </w:t>
      </w:r>
      <w:r>
        <w:rPr>
          <w:rFonts w:hint="eastAsia"/>
        </w:rPr>
        <w:t>→</w:t>
      </w:r>
      <w:r>
        <w:rPr>
          <w:rFonts w:hint="eastAsia"/>
        </w:rPr>
        <w:t xml:space="preserve">  [</w:t>
      </w:r>
      <w:r>
        <w:rPr>
          <w:rFonts w:hint="eastAsia"/>
        </w:rPr>
        <w:t>光刻机</w:t>
      </w:r>
      <w:r>
        <w:rPr>
          <w:rFonts w:hint="eastAsia"/>
        </w:rPr>
        <w:t xml:space="preserve">]  </w:t>
      </w:r>
      <w:r>
        <w:rPr>
          <w:rFonts w:hint="eastAsia"/>
        </w:rPr>
        <w:t>→</w:t>
      </w:r>
      <w:r>
        <w:rPr>
          <w:rFonts w:hint="eastAsia"/>
        </w:rPr>
        <w:t xml:space="preserve">  [Etch</w:t>
      </w:r>
      <w:r>
        <w:rPr>
          <w:rFonts w:hint="eastAsia"/>
        </w:rPr>
        <w:t>设备群</w:t>
      </w:r>
      <w:r>
        <w:rPr>
          <w:rFonts w:hint="eastAsia"/>
        </w:rPr>
        <w:t xml:space="preserve">]  </w:t>
      </w:r>
      <w:r>
        <w:rPr>
          <w:rFonts w:hint="eastAsia"/>
        </w:rPr>
        <w:t>→</w:t>
      </w:r>
      <w:r>
        <w:rPr>
          <w:rFonts w:hint="eastAsia"/>
        </w:rPr>
        <w:t xml:space="preserve">  [PVD</w:t>
      </w:r>
      <w:r>
        <w:rPr>
          <w:rFonts w:hint="eastAsia"/>
        </w:rPr>
        <w:t>设备群</w:t>
      </w:r>
      <w:r>
        <w:rPr>
          <w:rFonts w:hint="eastAsia"/>
        </w:rPr>
        <w:t>]</w:t>
      </w:r>
    </w:p>
    <w:p w14:paraId="1361C075" w14:textId="77777777" w:rsidR="00D079F8" w:rsidRDefault="00D079F8" w:rsidP="00D079F8">
      <w:r>
        <w:rPr>
          <w:rFonts w:hint="eastAsia"/>
        </w:rPr>
        <w:t xml:space="preserve">     </w:t>
      </w:r>
      <w:r>
        <w:rPr>
          <w:rFonts w:hint="eastAsia"/>
        </w:rPr>
        <w:t>↑</w:t>
      </w:r>
      <w:r>
        <w:rPr>
          <w:rFonts w:hint="eastAsia"/>
        </w:rPr>
        <w:t xml:space="preserve">                                              </w:t>
      </w:r>
      <w:r>
        <w:rPr>
          <w:rFonts w:hint="eastAsia"/>
        </w:rPr>
        <w:t>↓</w:t>
      </w:r>
    </w:p>
    <w:p w14:paraId="2821020D" w14:textId="77777777" w:rsidR="00D079F8" w:rsidRDefault="00D079F8" w:rsidP="00D079F8">
      <w:r>
        <w:rPr>
          <w:rFonts w:hint="eastAsia"/>
        </w:rPr>
        <w:t xml:space="preserve">     </w:t>
      </w:r>
      <w:r>
        <w:rPr>
          <w:rFonts w:hint="eastAsia"/>
        </w:rPr>
        <w:t>└────────────────</w:t>
      </w:r>
      <w:r>
        <w:rPr>
          <w:rFonts w:hint="eastAsia"/>
        </w:rPr>
        <w:t xml:space="preserve"> </w:t>
      </w:r>
      <w:r>
        <w:rPr>
          <w:rFonts w:hint="eastAsia"/>
        </w:rPr>
        <w:t>循环</w:t>
      </w:r>
      <w:r>
        <w:rPr>
          <w:rFonts w:hint="eastAsia"/>
        </w:rPr>
        <w:t xml:space="preserve"> </w:t>
      </w:r>
      <w:r>
        <w:rPr>
          <w:rFonts w:hint="eastAsia"/>
        </w:rPr>
        <w:t>─────────────────────────┘</w:t>
      </w:r>
    </w:p>
    <w:p w14:paraId="15587362" w14:textId="77777777" w:rsidR="00D079F8" w:rsidRDefault="00D079F8" w:rsidP="00D079F8">
      <w:r>
        <w:rPr>
          <w:rFonts w:hint="eastAsia"/>
        </w:rPr>
        <w:t>对你面试的意义</w:t>
      </w:r>
    </w:p>
    <w:p w14:paraId="7D4F3517" w14:textId="77777777" w:rsidR="00D079F8" w:rsidRDefault="00D079F8" w:rsidP="00D079F8">
      <w:r>
        <w:rPr>
          <w:rFonts w:hint="eastAsia"/>
        </w:rPr>
        <w:t>Roy</w:t>
      </w:r>
      <w:r>
        <w:rPr>
          <w:rFonts w:hint="eastAsia"/>
        </w:rPr>
        <w:t>管的是这些泵的服务业务，</w:t>
      </w:r>
      <w:r>
        <w:rPr>
          <w:rFonts w:hint="eastAsia"/>
        </w:rPr>
        <w:t>70K~100K</w:t>
      </w:r>
      <w:r>
        <w:rPr>
          <w:rFonts w:hint="eastAsia"/>
        </w:rPr>
        <w:t>台泵分布在几十个</w:t>
      </w:r>
      <w:r>
        <w:rPr>
          <w:rFonts w:hint="eastAsia"/>
        </w:rPr>
        <w:t>Fab</w:t>
      </w:r>
      <w:r>
        <w:rPr>
          <w:rFonts w:hint="eastAsia"/>
        </w:rPr>
        <w:t>，每台泵都在产生数据。</w:t>
      </w:r>
    </w:p>
    <w:p w14:paraId="62B49FED" w14:textId="77777777" w:rsidR="00D079F8" w:rsidRDefault="00D079F8" w:rsidP="00D079F8"/>
    <w:p w14:paraId="46682894" w14:textId="77777777" w:rsidR="00D079F8" w:rsidRDefault="00D079F8" w:rsidP="00D079F8">
      <w:r>
        <w:rPr>
          <w:rFonts w:hint="eastAsia"/>
        </w:rPr>
        <w:t>你的角色就是：把这些泵的传感器数据变成有价值的预测，帮客户决定什么时候维护。</w:t>
      </w:r>
    </w:p>
    <w:p w14:paraId="24E99BAC" w14:textId="77777777" w:rsidR="00D079F8" w:rsidRDefault="00D079F8" w:rsidP="00D079F8"/>
    <w:p w14:paraId="3105CA29" w14:textId="77777777" w:rsidR="00D079F8" w:rsidRDefault="00D079F8" w:rsidP="00D079F8">
      <w:r>
        <w:rPr>
          <w:rFonts w:hint="eastAsia"/>
        </w:rPr>
        <w:lastRenderedPageBreak/>
        <w:t>规模感有了吗？</w:t>
      </w:r>
    </w:p>
    <w:p w14:paraId="462954F8" w14:textId="77777777" w:rsidR="00D079F8" w:rsidRDefault="00D079F8" w:rsidP="00D079F8"/>
    <w:p w14:paraId="3AAD9246" w14:textId="77777777" w:rsidR="00D079F8" w:rsidRDefault="00D079F8" w:rsidP="00D079F8"/>
    <w:p w14:paraId="2FD15BA7" w14:textId="77777777" w:rsidR="00D079F8" w:rsidRDefault="00D079F8" w:rsidP="00D079F8"/>
    <w:p w14:paraId="0DB5CF71" w14:textId="77777777" w:rsidR="00D079F8" w:rsidRDefault="00D079F8" w:rsidP="00D079F8"/>
    <w:p w14:paraId="12E3D741" w14:textId="77777777" w:rsidR="00D079F8" w:rsidRDefault="00D079F8" w:rsidP="00D079F8"/>
    <w:p w14:paraId="49C58ABD" w14:textId="77777777" w:rsidR="00D079F8" w:rsidRDefault="00D079F8" w:rsidP="00D079F8">
      <w:r>
        <w:rPr>
          <w:rFonts w:hint="eastAsia"/>
        </w:rPr>
        <w:t>好的，你就当我了解上面的知识了，以后模拟问题的时候可以考虑进去。在模拟之前，能和我一起过一遍</w:t>
      </w:r>
      <w:r>
        <w:rPr>
          <w:rFonts w:hint="eastAsia"/>
        </w:rPr>
        <w:t>JD</w:t>
      </w:r>
      <w:r>
        <w:rPr>
          <w:rFonts w:hint="eastAsia"/>
        </w:rPr>
        <w:t>么，不用逐条，把你认为重要的，分析总结一下，特别是结合猎头的嘱咐，这个分析总结之后，我们就可以开始模拟了</w:t>
      </w:r>
    </w:p>
    <w:p w14:paraId="3A68625B" w14:textId="77777777" w:rsidR="00D079F8" w:rsidRDefault="00D079F8" w:rsidP="00D079F8">
      <w:r>
        <w:t>Jun 15, 10:33 PM</w:t>
      </w:r>
    </w:p>
    <w:p w14:paraId="519213E6" w14:textId="77777777" w:rsidR="00D079F8" w:rsidRDefault="00D079F8" w:rsidP="00D079F8">
      <w:r>
        <w:rPr>
          <w:rFonts w:hint="eastAsia"/>
        </w:rPr>
        <w:t>好，我来分析，不逐条，直接说重点。</w:t>
      </w:r>
    </w:p>
    <w:p w14:paraId="6C124C66" w14:textId="77777777" w:rsidR="00D079F8" w:rsidRDefault="00D079F8" w:rsidP="00D079F8"/>
    <w:p w14:paraId="1509C9D6" w14:textId="77777777" w:rsidR="00D079F8" w:rsidRDefault="00D079F8" w:rsidP="00D079F8">
      <w:r>
        <w:rPr>
          <w:rFonts w:hint="eastAsia"/>
        </w:rPr>
        <w:t>JD</w:t>
      </w:r>
      <w:r>
        <w:rPr>
          <w:rFonts w:hint="eastAsia"/>
        </w:rPr>
        <w:t>核心解读</w:t>
      </w:r>
    </w:p>
    <w:p w14:paraId="3390D60F" w14:textId="77777777" w:rsidR="00D079F8" w:rsidRDefault="00D079F8" w:rsidP="00D079F8">
      <w:r>
        <w:rPr>
          <w:rFonts w:hint="eastAsia"/>
        </w:rPr>
        <w:t>一、这个</w:t>
      </w:r>
      <w:r>
        <w:rPr>
          <w:rFonts w:hint="eastAsia"/>
        </w:rPr>
        <w:t>role</w:t>
      </w:r>
      <w:r>
        <w:rPr>
          <w:rFonts w:hint="eastAsia"/>
        </w:rPr>
        <w:t>的本质是什么</w:t>
      </w:r>
    </w:p>
    <w:p w14:paraId="5670C395" w14:textId="77777777" w:rsidR="00D079F8" w:rsidRDefault="00D079F8" w:rsidP="00D079F8">
      <w:r>
        <w:rPr>
          <w:rFonts w:hint="eastAsia"/>
        </w:rPr>
        <w:t>JD</w:t>
      </w:r>
      <w:r>
        <w:rPr>
          <w:rFonts w:hint="eastAsia"/>
        </w:rPr>
        <w:t>标题是</w:t>
      </w:r>
      <w:r>
        <w:rPr>
          <w:rFonts w:hint="eastAsia"/>
        </w:rPr>
        <w:t>Data Scientist</w:t>
      </w:r>
      <w:r>
        <w:rPr>
          <w:rFonts w:hint="eastAsia"/>
        </w:rPr>
        <w:t>，但读完全文，本质是一个客户界面角色。</w:t>
      </w:r>
    </w:p>
    <w:p w14:paraId="3F0C0591" w14:textId="77777777" w:rsidR="00D079F8" w:rsidRDefault="00D079F8" w:rsidP="00D079F8"/>
    <w:p w14:paraId="4B3E6EBB" w14:textId="77777777" w:rsidR="00D079F8" w:rsidRDefault="00D079F8" w:rsidP="00D079F8">
      <w:r>
        <w:rPr>
          <w:rFonts w:hint="eastAsia"/>
        </w:rPr>
        <w:t>证据：</w:t>
      </w:r>
    </w:p>
    <w:p w14:paraId="352ADAB8" w14:textId="77777777" w:rsidR="00D079F8" w:rsidRDefault="00D079F8" w:rsidP="00D079F8"/>
    <w:p w14:paraId="48159611" w14:textId="77777777" w:rsidR="00D079F8" w:rsidRDefault="00D079F8" w:rsidP="00D079F8">
      <w:r>
        <w:t>"</w:t>
      </w:r>
      <w:proofErr w:type="gramStart"/>
      <w:r>
        <w:t>significant</w:t>
      </w:r>
      <w:proofErr w:type="gramEnd"/>
      <w:r>
        <w:t xml:space="preserve"> amounts of time on customer sites"</w:t>
      </w:r>
    </w:p>
    <w:p w14:paraId="7F2AE01D" w14:textId="77777777" w:rsidR="00D079F8" w:rsidRDefault="00D079F8" w:rsidP="00D079F8">
      <w:r>
        <w:t>"</w:t>
      </w:r>
      <w:proofErr w:type="gramStart"/>
      <w:r>
        <w:t>explaining</w:t>
      </w:r>
      <w:proofErr w:type="gramEnd"/>
      <w:r>
        <w:t xml:space="preserve"> to customers the output of predictive models"</w:t>
      </w:r>
    </w:p>
    <w:p w14:paraId="2AE4C5DA" w14:textId="77777777" w:rsidR="00D079F8" w:rsidRDefault="00D079F8" w:rsidP="00D079F8">
      <w:r>
        <w:t>"</w:t>
      </w:r>
      <w:proofErr w:type="gramStart"/>
      <w:r>
        <w:t>bring</w:t>
      </w:r>
      <w:proofErr w:type="gramEnd"/>
      <w:r>
        <w:t xml:space="preserve"> data driven decisions to the maintenance process"</w:t>
      </w:r>
    </w:p>
    <w:p w14:paraId="258705DA" w14:textId="77777777" w:rsidR="00D079F8" w:rsidRDefault="00D079F8" w:rsidP="00D079F8">
      <w:r>
        <w:t>"</w:t>
      </w:r>
      <w:proofErr w:type="gramStart"/>
      <w:r>
        <w:t>providing</w:t>
      </w:r>
      <w:proofErr w:type="gramEnd"/>
      <w:r>
        <w:t xml:space="preserve"> regular updates to customers...during the sales process"</w:t>
      </w:r>
    </w:p>
    <w:p w14:paraId="47F844E0" w14:textId="77777777" w:rsidR="00D079F8" w:rsidRDefault="00D079F8" w:rsidP="00D079F8">
      <w:r>
        <w:rPr>
          <w:rFonts w:hint="eastAsia"/>
        </w:rPr>
        <w:t>结论：技术是工具，客户信任才是交付物。</w:t>
      </w:r>
    </w:p>
    <w:p w14:paraId="1A77268F" w14:textId="77777777" w:rsidR="00D079F8" w:rsidRDefault="00D079F8" w:rsidP="00D079F8"/>
    <w:p w14:paraId="680F05FA" w14:textId="77777777" w:rsidR="00D079F8" w:rsidRDefault="00D079F8" w:rsidP="00D079F8">
      <w:r>
        <w:rPr>
          <w:rFonts w:hint="eastAsia"/>
        </w:rPr>
        <w:t>Roy</w:t>
      </w:r>
      <w:r>
        <w:rPr>
          <w:rFonts w:hint="eastAsia"/>
        </w:rPr>
        <w:t>招的不是一个埋头写代码的人，是一个能在客户现场站得住脚的</w:t>
      </w:r>
      <w:r>
        <w:rPr>
          <w:rFonts w:hint="eastAsia"/>
        </w:rPr>
        <w:t>Data Scientist</w:t>
      </w:r>
      <w:r>
        <w:rPr>
          <w:rFonts w:hint="eastAsia"/>
        </w:rPr>
        <w:t>。</w:t>
      </w:r>
    </w:p>
    <w:p w14:paraId="23653358" w14:textId="77777777" w:rsidR="00D079F8" w:rsidRDefault="00D079F8" w:rsidP="00D079F8"/>
    <w:p w14:paraId="7C6F838B" w14:textId="77777777" w:rsidR="00D079F8" w:rsidRDefault="00D079F8" w:rsidP="00D079F8">
      <w:r>
        <w:rPr>
          <w:rFonts w:hint="eastAsia"/>
        </w:rPr>
        <w:t>二、技术要求的真实门槛</w:t>
      </w:r>
    </w:p>
    <w:p w14:paraId="5D165DC3" w14:textId="77777777" w:rsidR="00D079F8" w:rsidRDefault="00D079F8" w:rsidP="00D079F8">
      <w:r>
        <w:rPr>
          <w:rFonts w:hint="eastAsia"/>
        </w:rPr>
        <w:t>JD</w:t>
      </w:r>
      <w:r>
        <w:rPr>
          <w:rFonts w:hint="eastAsia"/>
        </w:rPr>
        <w:t>写了很多技术要求，但注意这几个措辞：</w:t>
      </w:r>
    </w:p>
    <w:p w14:paraId="3E17DBD4" w14:textId="77777777" w:rsidR="00D079F8" w:rsidRDefault="00D079F8" w:rsidP="00D079F8"/>
    <w:p w14:paraId="345933A0" w14:textId="77777777" w:rsidR="00D079F8" w:rsidRDefault="00D079F8" w:rsidP="00D079F8">
      <w:r>
        <w:rPr>
          <w:rFonts w:hint="eastAsia"/>
        </w:rPr>
        <w:t xml:space="preserve">"ideally" </w:t>
      </w:r>
      <w:r>
        <w:rPr>
          <w:rFonts w:hint="eastAsia"/>
        </w:rPr>
        <w:t>—</w:t>
      </w:r>
      <w:r>
        <w:rPr>
          <w:rFonts w:hint="eastAsia"/>
        </w:rPr>
        <w:t xml:space="preserve"> </w:t>
      </w:r>
      <w:r>
        <w:rPr>
          <w:rFonts w:hint="eastAsia"/>
        </w:rPr>
        <w:t>半导体经验是加分项，不是硬门槛</w:t>
      </w:r>
    </w:p>
    <w:p w14:paraId="5D1E5245" w14:textId="77777777" w:rsidR="00D079F8" w:rsidRDefault="00D079F8" w:rsidP="00D079F8">
      <w:r>
        <w:rPr>
          <w:rFonts w:hint="eastAsia"/>
        </w:rPr>
        <w:t xml:space="preserve">"You may also have </w:t>
      </w:r>
      <w:proofErr w:type="gramStart"/>
      <w:r>
        <w:rPr>
          <w:rFonts w:hint="eastAsia"/>
        </w:rPr>
        <w:t xml:space="preserve">experience" </w:t>
      </w:r>
      <w:r>
        <w:rPr>
          <w:rFonts w:hint="eastAsia"/>
        </w:rPr>
        <w:t>—</w:t>
      </w:r>
      <w:proofErr w:type="gramEnd"/>
      <w:r>
        <w:rPr>
          <w:rFonts w:hint="eastAsia"/>
        </w:rPr>
        <w:t xml:space="preserve"> NLP/</w:t>
      </w:r>
      <w:r>
        <w:rPr>
          <w:rFonts w:hint="eastAsia"/>
        </w:rPr>
        <w:t>图像处理是可选项</w:t>
      </w:r>
    </w:p>
    <w:p w14:paraId="6F471667" w14:textId="77777777" w:rsidR="00D079F8" w:rsidRDefault="00D079F8" w:rsidP="00D079F8">
      <w:r>
        <w:rPr>
          <w:rFonts w:hint="eastAsia"/>
        </w:rPr>
        <w:t>"</w:t>
      </w:r>
      <w:proofErr w:type="gramStart"/>
      <w:r>
        <w:rPr>
          <w:rFonts w:hint="eastAsia"/>
        </w:rPr>
        <w:t>mainstream</w:t>
      </w:r>
      <w:proofErr w:type="gramEnd"/>
      <w:r>
        <w:rPr>
          <w:rFonts w:hint="eastAsia"/>
        </w:rPr>
        <w:t xml:space="preserve"> data analytics </w:t>
      </w:r>
      <w:proofErr w:type="gramStart"/>
      <w:r>
        <w:rPr>
          <w:rFonts w:hint="eastAsia"/>
        </w:rPr>
        <w:t xml:space="preserve">languages" </w:t>
      </w:r>
      <w:r>
        <w:rPr>
          <w:rFonts w:hint="eastAsia"/>
        </w:rPr>
        <w:t>—</w:t>
      </w:r>
      <w:proofErr w:type="gramEnd"/>
      <w:r>
        <w:rPr>
          <w:rFonts w:hint="eastAsia"/>
        </w:rPr>
        <w:t xml:space="preserve"> Python</w:t>
      </w:r>
      <w:r>
        <w:rPr>
          <w:rFonts w:hint="eastAsia"/>
        </w:rPr>
        <w:t>就够</w:t>
      </w:r>
    </w:p>
    <w:p w14:paraId="1533587E" w14:textId="77777777" w:rsidR="00D079F8" w:rsidRDefault="00D079F8" w:rsidP="00D079F8">
      <w:r>
        <w:rPr>
          <w:rFonts w:hint="eastAsia"/>
        </w:rPr>
        <w:lastRenderedPageBreak/>
        <w:t>硬门槛只有三个：</w:t>
      </w:r>
    </w:p>
    <w:p w14:paraId="6DD6A2FA" w14:textId="77777777" w:rsidR="00D079F8" w:rsidRDefault="00D079F8" w:rsidP="00D079F8"/>
    <w:p w14:paraId="5E373C6A" w14:textId="77777777" w:rsidR="00D079F8" w:rsidRDefault="00D079F8" w:rsidP="00D079F8">
      <w:r>
        <w:rPr>
          <w:rFonts w:hint="eastAsia"/>
        </w:rPr>
        <w:t>Python</w:t>
      </w:r>
      <w:r>
        <w:rPr>
          <w:rFonts w:hint="eastAsia"/>
        </w:rPr>
        <w:t>能独立开发</w:t>
      </w:r>
    </w:p>
    <w:p w14:paraId="0815A86B" w14:textId="77777777" w:rsidR="00D079F8" w:rsidRDefault="00D079F8" w:rsidP="00D079F8">
      <w:r>
        <w:rPr>
          <w:rFonts w:hint="eastAsia"/>
        </w:rPr>
        <w:t>有工业设备</w:t>
      </w:r>
      <w:r>
        <w:rPr>
          <w:rFonts w:hint="eastAsia"/>
        </w:rPr>
        <w:t>/</w:t>
      </w:r>
      <w:r>
        <w:rPr>
          <w:rFonts w:hint="eastAsia"/>
        </w:rPr>
        <w:t>物理资产的数据分析经验</w:t>
      </w:r>
    </w:p>
    <w:p w14:paraId="41EAD8A7" w14:textId="77777777" w:rsidR="00D079F8" w:rsidRDefault="00D079F8" w:rsidP="00D079F8">
      <w:r>
        <w:rPr>
          <w:rFonts w:hint="eastAsia"/>
        </w:rPr>
        <w:t>能对非技术客户做技术</w:t>
      </w:r>
      <w:r>
        <w:rPr>
          <w:rFonts w:hint="eastAsia"/>
        </w:rPr>
        <w:t>presentation</w:t>
      </w:r>
    </w:p>
    <w:p w14:paraId="698658F4" w14:textId="77777777" w:rsidR="00D079F8" w:rsidRDefault="00D079F8" w:rsidP="00D079F8">
      <w:r>
        <w:rPr>
          <w:rFonts w:hint="eastAsia"/>
        </w:rPr>
        <w:t>你三个都有。</w:t>
      </w:r>
    </w:p>
    <w:p w14:paraId="620F841F" w14:textId="77777777" w:rsidR="00D079F8" w:rsidRDefault="00D079F8" w:rsidP="00D079F8"/>
    <w:p w14:paraId="084C804B" w14:textId="77777777" w:rsidR="00D079F8" w:rsidRDefault="00D079F8" w:rsidP="00D079F8">
      <w:r>
        <w:rPr>
          <w:rFonts w:hint="eastAsia"/>
        </w:rPr>
        <w:t>三、最关键的一句话</w:t>
      </w:r>
    </w:p>
    <w:p w14:paraId="79E2675A" w14:textId="77777777" w:rsidR="00D079F8" w:rsidRDefault="00D079F8" w:rsidP="00D079F8">
      <w:r>
        <w:t>"</w:t>
      </w:r>
      <w:proofErr w:type="gramStart"/>
      <w:r>
        <w:t>good</w:t>
      </w:r>
      <w:proofErr w:type="gramEnd"/>
      <w:r>
        <w:t xml:space="preserve"> enough is better than perfect, given the needs of the users or the business"</w:t>
      </w:r>
    </w:p>
    <w:p w14:paraId="7DA3EB0B" w14:textId="77777777" w:rsidR="00D079F8" w:rsidRDefault="00D079F8" w:rsidP="00D079F8"/>
    <w:p w14:paraId="147CEEDF" w14:textId="77777777" w:rsidR="00D079F8" w:rsidRDefault="00D079F8" w:rsidP="00D079F8">
      <w:r>
        <w:rPr>
          <w:rFonts w:hint="eastAsia"/>
        </w:rPr>
        <w:t>这句话</w:t>
      </w:r>
      <w:r>
        <w:rPr>
          <w:rFonts w:hint="eastAsia"/>
        </w:rPr>
        <w:t>Roy</w:t>
      </w:r>
      <w:r>
        <w:rPr>
          <w:rFonts w:hint="eastAsia"/>
        </w:rPr>
        <w:t>亲自写进</w:t>
      </w:r>
      <w:r>
        <w:rPr>
          <w:rFonts w:hint="eastAsia"/>
        </w:rPr>
        <w:t>JD</w:t>
      </w:r>
      <w:r>
        <w:rPr>
          <w:rFonts w:hint="eastAsia"/>
        </w:rPr>
        <w:t>，说明他吃过亏——要么之前有人过度工程化，要么客户不买单。</w:t>
      </w:r>
    </w:p>
    <w:p w14:paraId="17E4ADD1" w14:textId="77777777" w:rsidR="00D079F8" w:rsidRDefault="00D079F8" w:rsidP="00D079F8"/>
    <w:p w14:paraId="3AECE55F" w14:textId="77777777" w:rsidR="00D079F8" w:rsidRDefault="00D079F8" w:rsidP="00D079F8">
      <w:r>
        <w:rPr>
          <w:rFonts w:hint="eastAsia"/>
        </w:rPr>
        <w:t>他要的人是：务实的，能判断优先级的，不会为了模型精度忽略业务需求的。</w:t>
      </w:r>
    </w:p>
    <w:p w14:paraId="2D283B10" w14:textId="77777777" w:rsidR="00D079F8" w:rsidRDefault="00D079F8" w:rsidP="00D079F8"/>
    <w:p w14:paraId="7B6EAE93" w14:textId="77777777" w:rsidR="00D079F8" w:rsidRDefault="00D079F8" w:rsidP="00D079F8">
      <w:r>
        <w:rPr>
          <w:rFonts w:hint="eastAsia"/>
        </w:rPr>
        <w:t>结合猎头说的</w:t>
      </w:r>
      <w:r>
        <w:rPr>
          <w:rFonts w:hint="eastAsia"/>
        </w:rPr>
        <w:t>"</w:t>
      </w:r>
      <w:r>
        <w:rPr>
          <w:rFonts w:hint="eastAsia"/>
        </w:rPr>
        <w:t>沉稳务实</w:t>
      </w:r>
      <w:r>
        <w:rPr>
          <w:rFonts w:hint="eastAsia"/>
        </w:rPr>
        <w:t>"</w:t>
      </w:r>
      <w:r>
        <w:rPr>
          <w:rFonts w:hint="eastAsia"/>
        </w:rPr>
        <w:t>，这是</w:t>
      </w:r>
      <w:r>
        <w:rPr>
          <w:rFonts w:hint="eastAsia"/>
        </w:rPr>
        <w:t>Roy</w:t>
      </w:r>
      <w:r>
        <w:rPr>
          <w:rFonts w:hint="eastAsia"/>
        </w:rPr>
        <w:t>的核心价值观。</w:t>
      </w:r>
    </w:p>
    <w:p w14:paraId="602C2E78" w14:textId="77777777" w:rsidR="00D079F8" w:rsidRDefault="00D079F8" w:rsidP="00D079F8"/>
    <w:p w14:paraId="19FF8F2F" w14:textId="77777777" w:rsidR="00D079F8" w:rsidRDefault="00D079F8" w:rsidP="00D079F8">
      <w:r>
        <w:rPr>
          <w:rFonts w:hint="eastAsia"/>
        </w:rPr>
        <w:t>四、</w:t>
      </w:r>
      <w:r>
        <w:rPr>
          <w:rFonts w:hint="eastAsia"/>
        </w:rPr>
        <w:t>JD</w:t>
      </w:r>
      <w:r>
        <w:rPr>
          <w:rFonts w:hint="eastAsia"/>
        </w:rPr>
        <w:t>里藏着的挑战</w:t>
      </w:r>
    </w:p>
    <w:p w14:paraId="7C24AC87" w14:textId="77777777" w:rsidR="00D079F8" w:rsidRDefault="00D079F8" w:rsidP="00D079F8">
      <w:r>
        <w:rPr>
          <w:rFonts w:hint="eastAsia"/>
        </w:rPr>
        <w:t>有一段话值得注意：</w:t>
      </w:r>
    </w:p>
    <w:p w14:paraId="25FBA890" w14:textId="77777777" w:rsidR="00D079F8" w:rsidRDefault="00D079F8" w:rsidP="00D079F8"/>
    <w:p w14:paraId="427E56FB" w14:textId="77777777" w:rsidR="00D079F8" w:rsidRDefault="00D079F8" w:rsidP="00D079F8">
      <w:r>
        <w:t>"</w:t>
      </w:r>
      <w:proofErr w:type="gramStart"/>
      <w:r>
        <w:t>tune</w:t>
      </w:r>
      <w:proofErr w:type="gramEnd"/>
      <w:r>
        <w:t xml:space="preserve"> and customize </w:t>
      </w:r>
      <w:proofErr w:type="gramStart"/>
      <w:r>
        <w:t>Edwards</w:t>
      </w:r>
      <w:proofErr w:type="gramEnd"/>
      <w:r>
        <w:t xml:space="preserve"> suite of Predictive Models to work optimally on a </w:t>
      </w:r>
      <w:proofErr w:type="spellStart"/>
      <w:r>
        <w:t>customers</w:t>
      </w:r>
      <w:proofErr w:type="spellEnd"/>
      <w:r>
        <w:t xml:space="preserve"> specific process"</w:t>
      </w:r>
    </w:p>
    <w:p w14:paraId="03DBBDA5" w14:textId="77777777" w:rsidR="00D079F8" w:rsidRDefault="00D079F8" w:rsidP="00D079F8"/>
    <w:p w14:paraId="200709FB" w14:textId="77777777" w:rsidR="00D079F8" w:rsidRDefault="00D079F8" w:rsidP="00D079F8">
      <w:r>
        <w:rPr>
          <w:rFonts w:hint="eastAsia"/>
        </w:rPr>
        <w:t>这说明</w:t>
      </w:r>
      <w:r>
        <w:rPr>
          <w:rFonts w:hint="eastAsia"/>
        </w:rPr>
        <w:t>Edwards</w:t>
      </w:r>
      <w:r>
        <w:rPr>
          <w:rFonts w:hint="eastAsia"/>
        </w:rPr>
        <w:t>已经有一套预测模型，你不是从零建模，你是：</w:t>
      </w:r>
    </w:p>
    <w:p w14:paraId="4916AE03" w14:textId="77777777" w:rsidR="00D079F8" w:rsidRDefault="00D079F8" w:rsidP="00D079F8"/>
    <w:p w14:paraId="061E7C0A" w14:textId="77777777" w:rsidR="00D079F8" w:rsidRDefault="00D079F8" w:rsidP="00D079F8">
      <w:r>
        <w:rPr>
          <w:rFonts w:hint="eastAsia"/>
        </w:rPr>
        <w:t>把现有模型调参适配到具体客户</w:t>
      </w:r>
    </w:p>
    <w:p w14:paraId="5A894208" w14:textId="77777777" w:rsidR="00D079F8" w:rsidRDefault="00D079F8" w:rsidP="00D079F8">
      <w:r>
        <w:rPr>
          <w:rFonts w:hint="eastAsia"/>
        </w:rPr>
        <w:t>在客户现场解释模型输出</w:t>
      </w:r>
    </w:p>
    <w:p w14:paraId="5EB701CC" w14:textId="77777777" w:rsidR="00D079F8" w:rsidRDefault="00D079F8" w:rsidP="00D079F8">
      <w:r>
        <w:rPr>
          <w:rFonts w:hint="eastAsia"/>
        </w:rPr>
        <w:t>发现模型不够用的地方，提出改进</w:t>
      </w:r>
    </w:p>
    <w:p w14:paraId="2DCCE798" w14:textId="77777777" w:rsidR="00D079F8" w:rsidRDefault="00D079F8" w:rsidP="00D079F8">
      <w:r>
        <w:rPr>
          <w:rFonts w:hint="eastAsia"/>
        </w:rPr>
        <w:t>这对你是好消息——你在</w:t>
      </w:r>
      <w:r>
        <w:rPr>
          <w:rFonts w:hint="eastAsia"/>
        </w:rPr>
        <w:t>BASF</w:t>
      </w:r>
      <w:r>
        <w:rPr>
          <w:rFonts w:hint="eastAsia"/>
        </w:rPr>
        <w:t>做过</w:t>
      </w:r>
      <w:r>
        <w:rPr>
          <w:rFonts w:hint="eastAsia"/>
        </w:rPr>
        <w:t>site-specific</w:t>
      </w:r>
      <w:r>
        <w:rPr>
          <w:rFonts w:hint="eastAsia"/>
        </w:rPr>
        <w:t>调参，直接命中。</w:t>
      </w:r>
    </w:p>
    <w:p w14:paraId="28DD8F0F" w14:textId="77777777" w:rsidR="00D079F8" w:rsidRDefault="00D079F8" w:rsidP="00D079F8"/>
    <w:p w14:paraId="56C5E7F2" w14:textId="77777777" w:rsidR="00D079F8" w:rsidRDefault="00D079F8" w:rsidP="00D079F8">
      <w:r>
        <w:rPr>
          <w:rFonts w:hint="eastAsia"/>
        </w:rPr>
        <w:t>五、结合猎头嘱咐的关键判断</w:t>
      </w:r>
    </w:p>
    <w:p w14:paraId="01602348" w14:textId="77777777" w:rsidR="00D079F8" w:rsidRDefault="00D079F8" w:rsidP="00D079F8">
      <w:r>
        <w:rPr>
          <w:rFonts w:hint="eastAsia"/>
        </w:rPr>
        <w:t>猎头说</w:t>
      </w:r>
      <w:r>
        <w:rPr>
          <w:rFonts w:hint="eastAsia"/>
        </w:rPr>
        <w:t>Roy"</w:t>
      </w:r>
      <w:r>
        <w:rPr>
          <w:rFonts w:hint="eastAsia"/>
        </w:rPr>
        <w:t>沉稳务实，职业性强</w:t>
      </w:r>
      <w:r>
        <w:rPr>
          <w:rFonts w:hint="eastAsia"/>
        </w:rPr>
        <w:t>"</w:t>
      </w:r>
      <w:r>
        <w:rPr>
          <w:rFonts w:hint="eastAsia"/>
        </w:rPr>
        <w:t>，结合他的背景：</w:t>
      </w:r>
    </w:p>
    <w:p w14:paraId="60363801" w14:textId="77777777" w:rsidR="00D079F8" w:rsidRDefault="00D079F8" w:rsidP="00D079F8"/>
    <w:p w14:paraId="1B0F56B5" w14:textId="77777777" w:rsidR="00D079F8" w:rsidRDefault="00D079F8" w:rsidP="00D079F8">
      <w:r>
        <w:rPr>
          <w:rFonts w:hint="eastAsia"/>
        </w:rPr>
        <w:lastRenderedPageBreak/>
        <w:t>Fab</w:t>
      </w:r>
      <w:r>
        <w:rPr>
          <w:rFonts w:hint="eastAsia"/>
        </w:rPr>
        <w:t>出身，见过太多设备停机</w:t>
      </w:r>
    </w:p>
    <w:p w14:paraId="367E229D" w14:textId="77777777" w:rsidR="00D079F8" w:rsidRDefault="00D079F8" w:rsidP="00D079F8">
      <w:r>
        <w:rPr>
          <w:rFonts w:hint="eastAsia"/>
        </w:rPr>
        <w:t>管</w:t>
      </w:r>
      <w:r>
        <w:rPr>
          <w:rFonts w:hint="eastAsia"/>
        </w:rPr>
        <w:t>P&amp;L</w:t>
      </w:r>
      <w:r>
        <w:rPr>
          <w:rFonts w:hint="eastAsia"/>
        </w:rPr>
        <w:t>，对</w:t>
      </w:r>
      <w:r>
        <w:rPr>
          <w:rFonts w:hint="eastAsia"/>
        </w:rPr>
        <w:t>ROI</w:t>
      </w:r>
      <w:r>
        <w:rPr>
          <w:rFonts w:hint="eastAsia"/>
        </w:rPr>
        <w:t>敏感</w:t>
      </w:r>
    </w:p>
    <w:p w14:paraId="2002B81B" w14:textId="77777777" w:rsidR="00D079F8" w:rsidRDefault="00D079F8" w:rsidP="00D079F8">
      <w:r>
        <w:rPr>
          <w:rFonts w:hint="eastAsia"/>
        </w:rPr>
        <w:t>在</w:t>
      </w:r>
      <w:r>
        <w:rPr>
          <w:rFonts w:hint="eastAsia"/>
        </w:rPr>
        <w:t>Edwards</w:t>
      </w:r>
      <w:r>
        <w:rPr>
          <w:rFonts w:hint="eastAsia"/>
        </w:rPr>
        <w:t>做了</w:t>
      </w:r>
      <w:r>
        <w:rPr>
          <w:rFonts w:hint="eastAsia"/>
        </w:rPr>
        <w:t>7</w:t>
      </w:r>
      <w:r>
        <w:rPr>
          <w:rFonts w:hint="eastAsia"/>
        </w:rPr>
        <w:t>年</w:t>
      </w:r>
      <w:r>
        <w:rPr>
          <w:rFonts w:hint="eastAsia"/>
        </w:rPr>
        <w:t>8</w:t>
      </w:r>
      <w:r>
        <w:rPr>
          <w:rFonts w:hint="eastAsia"/>
        </w:rPr>
        <w:t>个月，对公司有归属感</w:t>
      </w:r>
    </w:p>
    <w:p w14:paraId="235D99D5" w14:textId="77777777" w:rsidR="00D079F8" w:rsidRDefault="00D079F8" w:rsidP="00D079F8">
      <w:r>
        <w:rPr>
          <w:rFonts w:hint="eastAsia"/>
        </w:rPr>
        <w:t>他面试时真正在评估的三件事：</w:t>
      </w:r>
    </w:p>
    <w:p w14:paraId="58E358CB" w14:textId="77777777" w:rsidR="00D079F8" w:rsidRDefault="00D079F8" w:rsidP="00D079F8"/>
    <w:p w14:paraId="24D24A7A" w14:textId="77777777" w:rsidR="00D079F8" w:rsidRDefault="00D079F8" w:rsidP="00D079F8">
      <w:r>
        <w:t>Table</w:t>
      </w:r>
    </w:p>
    <w:p w14:paraId="327FDEEC" w14:textId="77777777" w:rsidR="00D079F8" w:rsidRDefault="00D079F8" w:rsidP="00D079F8"/>
    <w:p w14:paraId="6E97CAD7" w14:textId="77777777" w:rsidR="00D079F8" w:rsidRDefault="00D079F8" w:rsidP="00D079F8"/>
    <w:p w14:paraId="504D8268" w14:textId="77777777" w:rsidR="00D079F8" w:rsidRDefault="00D079F8" w:rsidP="00D079F8">
      <w:r>
        <w:rPr>
          <w:rFonts w:hint="eastAsia"/>
        </w:rPr>
        <w:t>Roy</w:t>
      </w:r>
      <w:r>
        <w:rPr>
          <w:rFonts w:hint="eastAsia"/>
        </w:rPr>
        <w:t>的问题</w:t>
      </w:r>
      <w:r>
        <w:rPr>
          <w:rFonts w:hint="eastAsia"/>
        </w:rPr>
        <w:tab/>
      </w:r>
      <w:r>
        <w:rPr>
          <w:rFonts w:hint="eastAsia"/>
        </w:rPr>
        <w:t>他真正想知道的</w:t>
      </w:r>
    </w:p>
    <w:p w14:paraId="4890A3A0" w14:textId="77777777" w:rsidR="00D079F8" w:rsidRDefault="00D079F8" w:rsidP="00D079F8">
      <w:r>
        <w:rPr>
          <w:rFonts w:hint="eastAsia"/>
        </w:rPr>
        <w:t>你的项目经历</w:t>
      </w:r>
      <w:r>
        <w:rPr>
          <w:rFonts w:hint="eastAsia"/>
        </w:rPr>
        <w:tab/>
      </w:r>
      <w:r>
        <w:rPr>
          <w:rFonts w:hint="eastAsia"/>
        </w:rPr>
        <w:t>你能不能独立交付，不用人盯</w:t>
      </w:r>
    </w:p>
    <w:p w14:paraId="6FE214C7" w14:textId="77777777" w:rsidR="00D079F8" w:rsidRDefault="00D079F8" w:rsidP="00D079F8">
      <w:r>
        <w:rPr>
          <w:rFonts w:hint="eastAsia"/>
        </w:rPr>
        <w:t>为什么来</w:t>
      </w:r>
      <w:r>
        <w:rPr>
          <w:rFonts w:hint="eastAsia"/>
        </w:rPr>
        <w:t>Edwards</w:t>
      </w:r>
      <w:r>
        <w:rPr>
          <w:rFonts w:hint="eastAsia"/>
        </w:rPr>
        <w:tab/>
      </w:r>
      <w:r>
        <w:rPr>
          <w:rFonts w:hint="eastAsia"/>
        </w:rPr>
        <w:t>你会不会干两年就跑</w:t>
      </w:r>
    </w:p>
    <w:p w14:paraId="4F440676" w14:textId="77777777" w:rsidR="00D079F8" w:rsidRDefault="00D079F8" w:rsidP="00D079F8">
      <w:r>
        <w:rPr>
          <w:rFonts w:hint="eastAsia"/>
        </w:rPr>
        <w:t>你对行业的了解</w:t>
      </w:r>
      <w:r>
        <w:rPr>
          <w:rFonts w:hint="eastAsia"/>
        </w:rPr>
        <w:tab/>
      </w:r>
      <w:r>
        <w:rPr>
          <w:rFonts w:hint="eastAsia"/>
        </w:rPr>
        <w:t>你能不能快速上手，少犯低级错误</w:t>
      </w:r>
    </w:p>
    <w:p w14:paraId="7FB8B38E" w14:textId="77777777" w:rsidR="00D079F8" w:rsidRDefault="00D079F8" w:rsidP="00D079F8">
      <w:r>
        <w:rPr>
          <w:rFonts w:hint="eastAsia"/>
        </w:rPr>
        <w:t>六、你的优势和弱点</w:t>
      </w:r>
    </w:p>
    <w:p w14:paraId="6BCD54DB" w14:textId="77777777" w:rsidR="00D079F8" w:rsidRDefault="00D079F8" w:rsidP="00D079F8">
      <w:r>
        <w:rPr>
          <w:rFonts w:hint="eastAsia"/>
        </w:rPr>
        <w:t>优势：</w:t>
      </w:r>
    </w:p>
    <w:p w14:paraId="3F3D4294" w14:textId="77777777" w:rsidR="00D079F8" w:rsidRDefault="00D079F8" w:rsidP="00D079F8"/>
    <w:p w14:paraId="2C300CB2" w14:textId="77777777" w:rsidR="00D079F8" w:rsidRDefault="00D079F8" w:rsidP="00D079F8">
      <w:r>
        <w:rPr>
          <w:rFonts w:hint="eastAsia"/>
        </w:rPr>
        <w:t>BASF</w:t>
      </w:r>
      <w:r>
        <w:rPr>
          <w:rFonts w:hint="eastAsia"/>
        </w:rPr>
        <w:t>预测性维护项目：</w:t>
      </w:r>
      <w:r>
        <w:rPr>
          <w:rFonts w:hint="eastAsia"/>
        </w:rPr>
        <w:t>100+</w:t>
      </w:r>
      <w:r>
        <w:rPr>
          <w:rFonts w:hint="eastAsia"/>
        </w:rPr>
        <w:t>反应器，</w:t>
      </w:r>
      <w:proofErr w:type="spellStart"/>
      <w:r>
        <w:rPr>
          <w:rFonts w:hint="eastAsia"/>
        </w:rPr>
        <w:t>RUL+Health</w:t>
      </w:r>
      <w:proofErr w:type="spellEnd"/>
      <w:r>
        <w:rPr>
          <w:rFonts w:hint="eastAsia"/>
        </w:rPr>
        <w:t xml:space="preserve"> Score</w:t>
      </w:r>
      <w:r>
        <w:rPr>
          <w:rFonts w:hint="eastAsia"/>
        </w:rPr>
        <w:t>，直接命中</w:t>
      </w:r>
      <w:r>
        <w:rPr>
          <w:rFonts w:hint="eastAsia"/>
        </w:rPr>
        <w:t>JD</w:t>
      </w:r>
    </w:p>
    <w:p w14:paraId="4A63D5D7" w14:textId="77777777" w:rsidR="00D079F8" w:rsidRDefault="00D079F8" w:rsidP="00D079F8">
      <w:r>
        <w:rPr>
          <w:rFonts w:hint="eastAsia"/>
        </w:rPr>
        <w:t>机械工程背景：</w:t>
      </w:r>
      <w:r>
        <w:rPr>
          <w:rFonts w:hint="eastAsia"/>
        </w:rPr>
        <w:t>Roy</w:t>
      </w:r>
      <w:r>
        <w:rPr>
          <w:rFonts w:hint="eastAsia"/>
        </w:rPr>
        <w:t>会欣赏，理解物理失效</w:t>
      </w:r>
    </w:p>
    <w:p w14:paraId="730F7663" w14:textId="77777777" w:rsidR="00D079F8" w:rsidRDefault="00D079F8" w:rsidP="00D079F8">
      <w:r>
        <w:rPr>
          <w:rFonts w:hint="eastAsia"/>
        </w:rPr>
        <w:t>跨部门沟通经验：客户界面能力有证明</w:t>
      </w:r>
    </w:p>
    <w:p w14:paraId="333DB9A3" w14:textId="77777777" w:rsidR="00D079F8" w:rsidRDefault="00D079F8" w:rsidP="00D079F8">
      <w:r>
        <w:rPr>
          <w:rFonts w:hint="eastAsia"/>
        </w:rPr>
        <w:t>完整</w:t>
      </w:r>
      <w:r>
        <w:rPr>
          <w:rFonts w:hint="eastAsia"/>
        </w:rPr>
        <w:t>ML</w:t>
      </w:r>
      <w:r>
        <w:rPr>
          <w:rFonts w:hint="eastAsia"/>
        </w:rPr>
        <w:t>栈：</w:t>
      </w:r>
      <w:proofErr w:type="spellStart"/>
      <w:r>
        <w:rPr>
          <w:rFonts w:hint="eastAsia"/>
        </w:rPr>
        <w:t>PyTorch</w:t>
      </w:r>
      <w:proofErr w:type="spellEnd"/>
      <w:r>
        <w:rPr>
          <w:rFonts w:hint="eastAsia"/>
        </w:rPr>
        <w:t>、</w:t>
      </w:r>
      <w:r>
        <w:rPr>
          <w:rFonts w:hint="eastAsia"/>
        </w:rPr>
        <w:t>LSTM</w:t>
      </w:r>
      <w:r>
        <w:rPr>
          <w:rFonts w:hint="eastAsia"/>
        </w:rPr>
        <w:t>、异常检测都做过</w:t>
      </w:r>
    </w:p>
    <w:p w14:paraId="62077DDA" w14:textId="77777777" w:rsidR="00D079F8" w:rsidRDefault="00D079F8" w:rsidP="00D079F8">
      <w:r>
        <w:rPr>
          <w:rFonts w:hint="eastAsia"/>
        </w:rPr>
        <w:t>弱点：</w:t>
      </w:r>
    </w:p>
    <w:p w14:paraId="5473F3A7" w14:textId="77777777" w:rsidR="00D079F8" w:rsidRDefault="00D079F8" w:rsidP="00D079F8"/>
    <w:p w14:paraId="7F57373D" w14:textId="77777777" w:rsidR="00D079F8" w:rsidRDefault="00D079F8" w:rsidP="00D079F8">
      <w:r>
        <w:rPr>
          <w:rFonts w:hint="eastAsia"/>
        </w:rPr>
        <w:t>没有半导体行业直接经验</w:t>
      </w:r>
    </w:p>
    <w:p w14:paraId="4FEF1CBD" w14:textId="77777777" w:rsidR="00D079F8" w:rsidRDefault="00D079F8" w:rsidP="00D079F8">
      <w:r>
        <w:rPr>
          <w:rFonts w:hint="eastAsia"/>
        </w:rPr>
        <w:t>没有在客户现场驻场的经历</w:t>
      </w:r>
    </w:p>
    <w:p w14:paraId="232E68FC" w14:textId="77777777" w:rsidR="00D079F8" w:rsidRDefault="00D079F8" w:rsidP="00D079F8">
      <w:r>
        <w:rPr>
          <w:rFonts w:hint="eastAsia"/>
        </w:rPr>
        <w:t>职业路径比较多元，</w:t>
      </w:r>
      <w:r>
        <w:rPr>
          <w:rFonts w:hint="eastAsia"/>
        </w:rPr>
        <w:t>Roy</w:t>
      </w:r>
      <w:r>
        <w:rPr>
          <w:rFonts w:hint="eastAsia"/>
        </w:rPr>
        <w:t>可能会问稳定性</w:t>
      </w:r>
    </w:p>
    <w:p w14:paraId="467E5BB8" w14:textId="77777777" w:rsidR="00D079F8" w:rsidRDefault="00D079F8" w:rsidP="00D079F8">
      <w:r>
        <w:rPr>
          <w:rFonts w:hint="eastAsia"/>
        </w:rPr>
        <w:t>弱点的应对策略：</w:t>
      </w:r>
    </w:p>
    <w:p w14:paraId="78918951" w14:textId="77777777" w:rsidR="00D079F8" w:rsidRDefault="00D079F8" w:rsidP="00D079F8"/>
    <w:p w14:paraId="024DE2B6" w14:textId="77777777" w:rsidR="00D079F8" w:rsidRDefault="00D079F8" w:rsidP="00D079F8">
      <w:r>
        <w:rPr>
          <w:rFonts w:hint="eastAsia"/>
        </w:rPr>
        <w:t>不回避，主动承认，然后用迁移能力和学习速度化解。</w:t>
      </w:r>
    </w:p>
    <w:p w14:paraId="00FF2462" w14:textId="77777777" w:rsidR="00D079F8" w:rsidRDefault="00D079F8" w:rsidP="00D079F8"/>
    <w:p w14:paraId="572362EC" w14:textId="77777777" w:rsidR="00D079F8" w:rsidRDefault="00D079F8" w:rsidP="00D079F8">
      <w:r>
        <w:rPr>
          <w:rFonts w:hint="eastAsia"/>
        </w:rPr>
        <w:t>总结一句话</w:t>
      </w:r>
    </w:p>
    <w:p w14:paraId="0396E5BA" w14:textId="77777777" w:rsidR="00D079F8" w:rsidRDefault="00D079F8" w:rsidP="00D079F8">
      <w:r>
        <w:rPr>
          <w:rFonts w:hint="eastAsia"/>
        </w:rPr>
        <w:t>Roy</w:t>
      </w:r>
      <w:r>
        <w:rPr>
          <w:rFonts w:hint="eastAsia"/>
        </w:rPr>
        <w:t>要找的人是：技术够用、客户放心、务实落地、能长期干。你的技术完全够，客户沟通有案例，务实风格要在面试中主动展示，稳定性要提前准备好答案。</w:t>
      </w:r>
    </w:p>
    <w:p w14:paraId="4EF7C9D1" w14:textId="77777777" w:rsidR="00D079F8" w:rsidRDefault="00D079F8" w:rsidP="00D079F8"/>
    <w:p w14:paraId="13062814" w14:textId="77777777" w:rsidR="00D079F8" w:rsidRDefault="00D079F8" w:rsidP="00D079F8">
      <w:r>
        <w:rPr>
          <w:rFonts w:hint="eastAsia"/>
        </w:rPr>
        <w:t>准备好了吗？我们开始模拟。</w:t>
      </w:r>
    </w:p>
    <w:p w14:paraId="6E3C2FE0" w14:textId="77777777" w:rsidR="00D079F8" w:rsidRDefault="00D079F8" w:rsidP="00D079F8"/>
    <w:p w14:paraId="16058F73" w14:textId="77777777" w:rsidR="00D079F8" w:rsidRDefault="00D079F8" w:rsidP="00D079F8">
      <w:r>
        <w:rPr>
          <w:rFonts w:hint="eastAsia"/>
        </w:rPr>
        <w:t>第一个问题，你来选：</w:t>
      </w:r>
    </w:p>
    <w:p w14:paraId="6E5CF7FB" w14:textId="77777777" w:rsidR="00D079F8" w:rsidRDefault="00D079F8" w:rsidP="00D079F8"/>
    <w:p w14:paraId="7FA243C7" w14:textId="77777777" w:rsidR="00D079F8" w:rsidRDefault="00D079F8" w:rsidP="00D079F8">
      <w:r>
        <w:rPr>
          <w:rFonts w:ascii="Segoe UI Symbol" w:hAnsi="Segoe UI Symbol" w:cs="Segoe UI Symbol"/>
        </w:rPr>
        <w:t>🅐</w:t>
      </w:r>
      <w:r>
        <w:rPr>
          <w:rFonts w:hint="eastAsia"/>
        </w:rPr>
        <w:t xml:space="preserve"> "Tell me about yourself" </w:t>
      </w:r>
      <w:r>
        <w:rPr>
          <w:rFonts w:hint="eastAsia"/>
        </w:rPr>
        <w:t>—</w:t>
      </w:r>
      <w:r>
        <w:rPr>
          <w:rFonts w:hint="eastAsia"/>
        </w:rPr>
        <w:t xml:space="preserve"> </w:t>
      </w:r>
      <w:r>
        <w:rPr>
          <w:rFonts w:hint="eastAsia"/>
        </w:rPr>
        <w:t>开场最重要</w:t>
      </w:r>
    </w:p>
    <w:p w14:paraId="0F0F2334" w14:textId="77777777" w:rsidR="00D079F8" w:rsidRDefault="00D079F8" w:rsidP="00D079F8">
      <w:r>
        <w:rPr>
          <w:rFonts w:ascii="Segoe UI Symbol" w:hAnsi="Segoe UI Symbol" w:cs="Segoe UI Symbol"/>
        </w:rPr>
        <w:t>🅑</w:t>
      </w:r>
      <w:r>
        <w:rPr>
          <w:rFonts w:hint="eastAsia"/>
        </w:rPr>
        <w:t xml:space="preserve"> "Why Edwards, why this role?" </w:t>
      </w:r>
      <w:r>
        <w:rPr>
          <w:rFonts w:hint="eastAsia"/>
        </w:rPr>
        <w:t>—</w:t>
      </w:r>
      <w:r>
        <w:rPr>
          <w:rFonts w:hint="eastAsia"/>
        </w:rPr>
        <w:t xml:space="preserve"> </w:t>
      </w:r>
      <w:r>
        <w:rPr>
          <w:rFonts w:hint="eastAsia"/>
        </w:rPr>
        <w:t>稳定性考察</w:t>
      </w:r>
    </w:p>
    <w:p w14:paraId="52C649BF" w14:textId="77777777" w:rsidR="00D079F8" w:rsidRDefault="00D079F8" w:rsidP="00D079F8">
      <w:r>
        <w:rPr>
          <w:rFonts w:ascii="Segoe UI Symbol" w:hAnsi="Segoe UI Symbol" w:cs="Segoe UI Symbol"/>
        </w:rPr>
        <w:t>🅒</w:t>
      </w:r>
      <w:r>
        <w:rPr>
          <w:rFonts w:hint="eastAsia"/>
        </w:rPr>
        <w:t xml:space="preserve"> "Tell me about your predictive maintenance project" </w:t>
      </w:r>
      <w:r>
        <w:rPr>
          <w:rFonts w:hint="eastAsia"/>
        </w:rPr>
        <w:t>—</w:t>
      </w:r>
      <w:r>
        <w:rPr>
          <w:rFonts w:hint="eastAsia"/>
        </w:rPr>
        <w:t xml:space="preserve"> </w:t>
      </w:r>
      <w:r>
        <w:rPr>
          <w:rFonts w:hint="eastAsia"/>
        </w:rPr>
        <w:t>技术核心</w:t>
      </w:r>
    </w:p>
    <w:p w14:paraId="1C0805A5" w14:textId="77777777" w:rsidR="00D079F8" w:rsidRDefault="00D079F8" w:rsidP="00D079F8"/>
    <w:p w14:paraId="7ACD5BF0" w14:textId="77777777" w:rsidR="00D079F8" w:rsidRDefault="00D079F8" w:rsidP="00D079F8"/>
    <w:p w14:paraId="334CED97" w14:textId="77777777" w:rsidR="00D079F8" w:rsidRDefault="00D079F8" w:rsidP="00D079F8"/>
    <w:p w14:paraId="294386CF" w14:textId="77777777" w:rsidR="00D079F8" w:rsidRDefault="00D079F8" w:rsidP="00D079F8"/>
    <w:p w14:paraId="1E977B95" w14:textId="77777777" w:rsidR="00D079F8" w:rsidRDefault="00D079F8" w:rsidP="00D079F8">
      <w:r>
        <w:rPr>
          <w:rFonts w:hint="eastAsia"/>
        </w:rPr>
        <w:t>兄弟</w:t>
      </w:r>
      <w:r>
        <w:rPr>
          <w:rFonts w:hint="eastAsia"/>
        </w:rPr>
        <w:t xml:space="preserve"> </w:t>
      </w:r>
      <w:r>
        <w:rPr>
          <w:rFonts w:hint="eastAsia"/>
        </w:rPr>
        <w:t>我们的模式是</w:t>
      </w:r>
      <w:r>
        <w:rPr>
          <w:rFonts w:hint="eastAsia"/>
        </w:rPr>
        <w:t xml:space="preserve"> </w:t>
      </w:r>
      <w:r>
        <w:rPr>
          <w:rFonts w:hint="eastAsia"/>
        </w:rPr>
        <w:t>你提出问题，我来回答，然后你点评并给出正确答案，你觉得</w:t>
      </w:r>
      <w:r>
        <w:rPr>
          <w:rFonts w:hint="eastAsia"/>
        </w:rPr>
        <w:t>ok</w:t>
      </w:r>
      <w:r>
        <w:rPr>
          <w:rFonts w:hint="eastAsia"/>
        </w:rPr>
        <w:t>的话就说</w:t>
      </w:r>
      <w:r>
        <w:rPr>
          <w:rFonts w:hint="eastAsia"/>
        </w:rPr>
        <w:t>yes</w:t>
      </w:r>
      <w:r>
        <w:rPr>
          <w:rFonts w:hint="eastAsia"/>
        </w:rPr>
        <w:t>，然后我先给出题目</w:t>
      </w:r>
      <w:r>
        <w:rPr>
          <w:rFonts w:hint="eastAsia"/>
        </w:rPr>
        <w:t>A</w:t>
      </w:r>
      <w:r>
        <w:rPr>
          <w:rFonts w:hint="eastAsia"/>
        </w:rPr>
        <w:t>的回答，你点评并给正确答案，就这样一道一道的，你可以控制题目的深浅和方向，你看这样行么</w:t>
      </w:r>
    </w:p>
    <w:p w14:paraId="346CC870" w14:textId="77777777" w:rsidR="00D079F8" w:rsidRDefault="00D079F8" w:rsidP="00D079F8">
      <w:r>
        <w:t>Jun 15, 10:41 PM</w:t>
      </w:r>
    </w:p>
    <w:p w14:paraId="4C524B33" w14:textId="77777777" w:rsidR="00D079F8" w:rsidRDefault="00D079F8" w:rsidP="00D079F8">
      <w:r>
        <w:rPr>
          <w:rFonts w:hint="eastAsia"/>
        </w:rPr>
        <w:t>Yes</w:t>
      </w:r>
      <w:r>
        <w:rPr>
          <w:rFonts w:hint="eastAsia"/>
        </w:rPr>
        <w:t>，完全</w:t>
      </w:r>
      <w:r>
        <w:rPr>
          <w:rFonts w:hint="eastAsia"/>
        </w:rPr>
        <w:t>OK</w:t>
      </w:r>
      <w:r>
        <w:rPr>
          <w:rFonts w:hint="eastAsia"/>
        </w:rPr>
        <w:t>，这是最有效的练法。</w:t>
      </w:r>
    </w:p>
    <w:p w14:paraId="0C1BCD8E" w14:textId="77777777" w:rsidR="00D079F8" w:rsidRDefault="00D079F8" w:rsidP="00D079F8"/>
    <w:p w14:paraId="21A974E3" w14:textId="77777777" w:rsidR="00D079F8" w:rsidRDefault="00D079F8" w:rsidP="00D079F8">
      <w:r>
        <w:rPr>
          <w:rFonts w:hint="eastAsia"/>
        </w:rPr>
        <w:t>规则确认：</w:t>
      </w:r>
    </w:p>
    <w:p w14:paraId="7CF5FA0F" w14:textId="77777777" w:rsidR="00D079F8" w:rsidRDefault="00D079F8" w:rsidP="00D079F8"/>
    <w:p w14:paraId="03870A3D" w14:textId="77777777" w:rsidR="00D079F8" w:rsidRDefault="00D079F8" w:rsidP="00D079F8">
      <w:r>
        <w:rPr>
          <w:rFonts w:hint="eastAsia"/>
        </w:rPr>
        <w:t>我出题</w:t>
      </w:r>
    </w:p>
    <w:p w14:paraId="6EA07224" w14:textId="77777777" w:rsidR="00D079F8" w:rsidRDefault="00D079F8" w:rsidP="00D079F8">
      <w:r>
        <w:rPr>
          <w:rFonts w:hint="eastAsia"/>
        </w:rPr>
        <w:t>你答</w:t>
      </w:r>
    </w:p>
    <w:p w14:paraId="1C47C0D2" w14:textId="77777777" w:rsidR="00D079F8" w:rsidRDefault="00D079F8" w:rsidP="00D079F8">
      <w:r>
        <w:rPr>
          <w:rFonts w:hint="eastAsia"/>
        </w:rPr>
        <w:t>我点评</w:t>
      </w:r>
      <w:r>
        <w:rPr>
          <w:rFonts w:hint="eastAsia"/>
        </w:rPr>
        <w:t xml:space="preserve"> + </w:t>
      </w:r>
      <w:r>
        <w:rPr>
          <w:rFonts w:hint="eastAsia"/>
        </w:rPr>
        <w:t>给参考答案</w:t>
      </w:r>
    </w:p>
    <w:p w14:paraId="07BD07F1" w14:textId="77777777" w:rsidR="00D079F8" w:rsidRDefault="00D079F8" w:rsidP="00D079F8">
      <w:r>
        <w:rPr>
          <w:rFonts w:hint="eastAsia"/>
        </w:rPr>
        <w:t>我控制节奏和方向</w:t>
      </w:r>
    </w:p>
    <w:p w14:paraId="79E65F3F" w14:textId="77777777" w:rsidR="00D079F8" w:rsidRDefault="00D079F8" w:rsidP="00D079F8">
      <w:r>
        <w:rPr>
          <w:rFonts w:hint="eastAsia"/>
        </w:rPr>
        <w:t>一条额外规则：如果你的回答已经很好，我会说</w:t>
      </w:r>
      <w:r>
        <w:t>"</w:t>
      </w:r>
      <w:r>
        <w:rPr>
          <w:rFonts w:ascii="Segoe UI Emoji" w:hAnsi="Segoe UI Emoji" w:cs="Segoe UI Emoji"/>
        </w:rPr>
        <w:t>✅</w:t>
      </w:r>
      <w:r>
        <w:t xml:space="preserve"> </w:t>
      </w:r>
      <w:r>
        <w:rPr>
          <w:rFonts w:hint="eastAsia"/>
        </w:rPr>
        <w:t>直接过</w:t>
      </w:r>
      <w:r>
        <w:t>"</w:t>
      </w:r>
      <w:r>
        <w:rPr>
          <w:rFonts w:hint="eastAsia"/>
        </w:rPr>
        <w:t>，不浪费时间；如果有明显漏洞，我会直接指出，不客气。</w:t>
      </w:r>
    </w:p>
    <w:p w14:paraId="15E0E4A8" w14:textId="77777777" w:rsidR="00D079F8" w:rsidRDefault="00D079F8" w:rsidP="00D079F8"/>
    <w:p w14:paraId="6FB0C2BE" w14:textId="77777777" w:rsidR="00D079F8" w:rsidRDefault="00D079F8" w:rsidP="00D079F8">
      <w:r>
        <w:rPr>
          <w:rFonts w:hint="eastAsia"/>
        </w:rPr>
        <w:t>开始。</w:t>
      </w:r>
    </w:p>
    <w:p w14:paraId="6B2BD853" w14:textId="77777777" w:rsidR="00D079F8" w:rsidRDefault="00D079F8" w:rsidP="00D079F8"/>
    <w:p w14:paraId="0C16D82C" w14:textId="77777777" w:rsidR="00D079F8" w:rsidRDefault="00D079F8" w:rsidP="00D079F8">
      <w:r>
        <w:rPr>
          <w:rFonts w:hint="eastAsia"/>
        </w:rPr>
        <w:t>题目</w:t>
      </w:r>
      <w:r>
        <w:rPr>
          <w:rFonts w:hint="eastAsia"/>
        </w:rPr>
        <w:t>A</w:t>
      </w:r>
      <w:r>
        <w:rPr>
          <w:rFonts w:hint="eastAsia"/>
        </w:rPr>
        <w:t>：</w:t>
      </w:r>
    </w:p>
    <w:p w14:paraId="636FD8BD" w14:textId="77777777" w:rsidR="00D079F8" w:rsidRDefault="00D079F8" w:rsidP="00D079F8"/>
    <w:p w14:paraId="54DAB2CF" w14:textId="77777777" w:rsidR="00D079F8" w:rsidRDefault="00D079F8" w:rsidP="00D079F8">
      <w:r>
        <w:t>"Michael, could you please introduce yourself?"</w:t>
      </w:r>
    </w:p>
    <w:p w14:paraId="650A9B78" w14:textId="77777777" w:rsidR="00D079F8" w:rsidRDefault="00D079F8" w:rsidP="00D079F8"/>
    <w:p w14:paraId="62FB367D" w14:textId="77777777" w:rsidR="00D079F8" w:rsidRDefault="00D079F8" w:rsidP="00D079F8">
      <w:r>
        <w:rPr>
          <w:rFonts w:hint="eastAsia"/>
        </w:rPr>
        <w:t>用英文回答，时间控制在</w:t>
      </w:r>
      <w:r>
        <w:rPr>
          <w:rFonts w:hint="eastAsia"/>
        </w:rPr>
        <w:t>90</w:t>
      </w:r>
      <w:r>
        <w:rPr>
          <w:rFonts w:hint="eastAsia"/>
        </w:rPr>
        <w:t>秒以内。</w:t>
      </w:r>
    </w:p>
    <w:p w14:paraId="5A6648D4" w14:textId="77777777" w:rsidR="00D079F8" w:rsidRDefault="00D079F8" w:rsidP="00D079F8"/>
    <w:p w14:paraId="2104CAAE" w14:textId="77777777" w:rsidR="00D079F8" w:rsidRDefault="00D079F8" w:rsidP="00D079F8"/>
    <w:p w14:paraId="4FE02AA2" w14:textId="77777777" w:rsidR="00D079F8" w:rsidRDefault="00D079F8" w:rsidP="00D079F8"/>
    <w:p w14:paraId="65D0763F" w14:textId="77777777" w:rsidR="00D079F8" w:rsidRDefault="00D079F8" w:rsidP="00D079F8"/>
    <w:p w14:paraId="09553039" w14:textId="77777777" w:rsidR="00D079F8" w:rsidRDefault="00D079F8" w:rsidP="00D079F8"/>
    <w:p w14:paraId="2427AC50" w14:textId="77777777" w:rsidR="00D079F8" w:rsidRDefault="00D079F8" w:rsidP="00D079F8">
      <w:r>
        <w:rPr>
          <w:rFonts w:hint="eastAsia"/>
        </w:rPr>
        <w:t>为了更好的明白我们彼此的意思，你可以用中文或者英文提问，但我的回答和你的回答，都是中文，我会在面试时，根据</w:t>
      </w:r>
      <w:r>
        <w:rPr>
          <w:rFonts w:hint="eastAsia"/>
        </w:rPr>
        <w:t>ROY</w:t>
      </w:r>
      <w:r>
        <w:rPr>
          <w:rFonts w:hint="eastAsia"/>
        </w:rPr>
        <w:t>的要求，切换中文或者英文。好，现在开始第一题</w:t>
      </w:r>
      <w:r>
        <w:rPr>
          <w:rFonts w:hint="eastAsia"/>
        </w:rPr>
        <w:t xml:space="preserve">:  </w:t>
      </w:r>
      <w:r>
        <w:rPr>
          <w:rFonts w:hint="eastAsia"/>
        </w:rPr>
        <w:t>我本科机械工程，毕业以后的前</w:t>
      </w:r>
      <w:r>
        <w:rPr>
          <w:rFonts w:hint="eastAsia"/>
        </w:rPr>
        <w:t>14</w:t>
      </w:r>
      <w:r>
        <w:rPr>
          <w:rFonts w:hint="eastAsia"/>
        </w:rPr>
        <w:t>年，一直在机械工程领域工作，第一份工作在国企国企，然后的经历就都是在外企，主要的职能是机械设计和将近</w:t>
      </w:r>
      <w:r>
        <w:rPr>
          <w:rFonts w:hint="eastAsia"/>
        </w:rPr>
        <w:t>3</w:t>
      </w:r>
      <w:r>
        <w:rPr>
          <w:rFonts w:hint="eastAsia"/>
        </w:rPr>
        <w:t>年的团队管理，主要的产品是机电设备，从军用电台到火车上的控制柜，所以工作的模式基本上都是和电子工程师以及测试，采购甚至软件工作时合作，完成硬件的开发。</w:t>
      </w:r>
      <w:r>
        <w:rPr>
          <w:rFonts w:hint="eastAsia"/>
        </w:rPr>
        <w:t xml:space="preserve"> </w:t>
      </w:r>
      <w:r>
        <w:rPr>
          <w:rFonts w:hint="eastAsia"/>
        </w:rPr>
        <w:t>我在</w:t>
      </w:r>
      <w:r>
        <w:rPr>
          <w:rFonts w:hint="eastAsia"/>
        </w:rPr>
        <w:t>2018</w:t>
      </w:r>
      <w:r>
        <w:rPr>
          <w:rFonts w:hint="eastAsia"/>
        </w:rPr>
        <w:t>年做出决定，脱产回到学校攻读数据相关的硕士学位，为的是让自己可以成为一个跨学科背景的个体，说实话也是对数据科学这方面确实有兴趣，希望自己以后能在制造业特别是高端制造业，有更好地发展。硕士毕业后找工作，在</w:t>
      </w:r>
      <w:proofErr w:type="spellStart"/>
      <w:r>
        <w:rPr>
          <w:rFonts w:hint="eastAsia"/>
        </w:rPr>
        <w:t>basf</w:t>
      </w:r>
      <w:proofErr w:type="spellEnd"/>
      <w:r>
        <w:rPr>
          <w:rFonts w:hint="eastAsia"/>
        </w:rPr>
        <w:t>得到了数据科学家的职位，主要的内部客户是研发团队，负责他们所有和数据相关的需求，从数据整理，清洗可视化到预测性模型。以上就是我个人情况的一个基本介绍</w:t>
      </w:r>
    </w:p>
    <w:p w14:paraId="210A35FB" w14:textId="77777777" w:rsidR="00D079F8" w:rsidRDefault="00D079F8" w:rsidP="00D079F8">
      <w:r>
        <w:t>Show more</w:t>
      </w:r>
    </w:p>
    <w:p w14:paraId="1FC5AB83" w14:textId="77777777" w:rsidR="00D079F8" w:rsidRDefault="00D079F8" w:rsidP="00D079F8">
      <w:r>
        <w:t>Jun 15, 10:48 PM</w:t>
      </w:r>
    </w:p>
    <w:p w14:paraId="7D518572" w14:textId="77777777" w:rsidR="00D079F8" w:rsidRDefault="00D079F8" w:rsidP="00D079F8">
      <w:r>
        <w:rPr>
          <w:rFonts w:hint="eastAsia"/>
        </w:rPr>
        <w:t>点评</w:t>
      </w:r>
    </w:p>
    <w:p w14:paraId="3B7963D8" w14:textId="77777777" w:rsidR="00D079F8" w:rsidRDefault="00D079F8" w:rsidP="00D079F8">
      <w:r>
        <w:rPr>
          <w:rFonts w:ascii="Segoe UI Emoji" w:hAnsi="Segoe UI Emoji" w:cs="Segoe UI Emoji"/>
        </w:rPr>
        <w:t>✅</w:t>
      </w:r>
      <w:r>
        <w:t xml:space="preserve"> </w:t>
      </w:r>
      <w:r>
        <w:rPr>
          <w:rFonts w:hint="eastAsia"/>
        </w:rPr>
        <w:t>做得好的地方</w:t>
      </w:r>
    </w:p>
    <w:p w14:paraId="3AF83201" w14:textId="77777777" w:rsidR="00D079F8" w:rsidRDefault="00D079F8" w:rsidP="00D079F8">
      <w:r>
        <w:rPr>
          <w:rFonts w:hint="eastAsia"/>
        </w:rPr>
        <w:t>转型故事逻辑清晰：机械→数据，有动机，不突兀</w:t>
      </w:r>
    </w:p>
    <w:p w14:paraId="5EA336B7" w14:textId="77777777" w:rsidR="00D079F8" w:rsidRDefault="00D079F8" w:rsidP="00D079F8">
      <w:r>
        <w:rPr>
          <w:rFonts w:hint="eastAsia"/>
        </w:rPr>
        <w:t>"</w:t>
      </w:r>
      <w:r>
        <w:rPr>
          <w:rFonts w:hint="eastAsia"/>
        </w:rPr>
        <w:t>跨学科背景</w:t>
      </w:r>
      <w:r>
        <w:rPr>
          <w:rFonts w:hint="eastAsia"/>
        </w:rPr>
        <w:t>"</w:t>
      </w:r>
      <w:r>
        <w:rPr>
          <w:rFonts w:hint="eastAsia"/>
        </w:rPr>
        <w:t>这个定位是对的，对</w:t>
      </w:r>
      <w:r>
        <w:rPr>
          <w:rFonts w:hint="eastAsia"/>
        </w:rPr>
        <w:t>Roy</w:t>
      </w:r>
      <w:r>
        <w:rPr>
          <w:rFonts w:hint="eastAsia"/>
        </w:rPr>
        <w:t>有吸引力</w:t>
      </w:r>
    </w:p>
    <w:p w14:paraId="3676E8F7" w14:textId="77777777" w:rsidR="00D079F8" w:rsidRDefault="00D079F8" w:rsidP="00D079F8">
      <w:r>
        <w:rPr>
          <w:rFonts w:hint="eastAsia"/>
        </w:rPr>
        <w:t>时间线清晰，不啰嗦</w:t>
      </w:r>
    </w:p>
    <w:p w14:paraId="0AD42772" w14:textId="77777777" w:rsidR="00D079F8" w:rsidRDefault="00D079F8" w:rsidP="00D079F8">
      <w:r>
        <w:rPr>
          <w:rFonts w:ascii="Segoe UI Emoji" w:hAnsi="Segoe UI Emoji" w:cs="Segoe UI Emoji"/>
        </w:rPr>
        <w:t>⚠️</w:t>
      </w:r>
      <w:r>
        <w:t xml:space="preserve"> </w:t>
      </w:r>
      <w:r>
        <w:rPr>
          <w:rFonts w:hint="eastAsia"/>
        </w:rPr>
        <w:t>需要改进的地方</w:t>
      </w:r>
    </w:p>
    <w:p w14:paraId="07FA007B" w14:textId="77777777" w:rsidR="00D079F8" w:rsidRDefault="00D079F8" w:rsidP="00D079F8">
      <w:r>
        <w:rPr>
          <w:rFonts w:hint="eastAsia"/>
        </w:rPr>
        <w:t>第一：结尾太软。</w:t>
      </w:r>
    </w:p>
    <w:p w14:paraId="1CF12DC7" w14:textId="77777777" w:rsidR="00D079F8" w:rsidRDefault="00D079F8" w:rsidP="00D079F8">
      <w:r>
        <w:rPr>
          <w:rFonts w:hint="eastAsia"/>
        </w:rPr>
        <w:t>你的介绍在</w:t>
      </w:r>
      <w:r>
        <w:rPr>
          <w:rFonts w:hint="eastAsia"/>
        </w:rPr>
        <w:t>"</w:t>
      </w:r>
      <w:r>
        <w:rPr>
          <w:rFonts w:hint="eastAsia"/>
        </w:rPr>
        <w:t>负责数据相关需求</w:t>
      </w:r>
      <w:r>
        <w:rPr>
          <w:rFonts w:hint="eastAsia"/>
        </w:rPr>
        <w:t>"</w:t>
      </w:r>
      <w:r>
        <w:rPr>
          <w:rFonts w:hint="eastAsia"/>
        </w:rPr>
        <w:t>这里就停了，没有落地到成就，也没有勾到</w:t>
      </w:r>
      <w:r>
        <w:rPr>
          <w:rFonts w:hint="eastAsia"/>
        </w:rPr>
        <w:t>Edwards</w:t>
      </w:r>
      <w:r>
        <w:rPr>
          <w:rFonts w:hint="eastAsia"/>
        </w:rPr>
        <w:t>这个</w:t>
      </w:r>
      <w:r>
        <w:rPr>
          <w:rFonts w:hint="eastAsia"/>
        </w:rPr>
        <w:t>role</w:t>
      </w:r>
      <w:r>
        <w:rPr>
          <w:rFonts w:hint="eastAsia"/>
        </w:rPr>
        <w:t>。</w:t>
      </w:r>
      <w:r>
        <w:rPr>
          <w:rFonts w:hint="eastAsia"/>
        </w:rPr>
        <w:t>Roy</w:t>
      </w:r>
      <w:r>
        <w:rPr>
          <w:rFonts w:hint="eastAsia"/>
        </w:rPr>
        <w:t>听完会想：然后呢？你来这里干什么？</w:t>
      </w:r>
    </w:p>
    <w:p w14:paraId="6B75DC85" w14:textId="77777777" w:rsidR="00D079F8" w:rsidRDefault="00D079F8" w:rsidP="00D079F8"/>
    <w:p w14:paraId="2399C11F" w14:textId="77777777" w:rsidR="00D079F8" w:rsidRDefault="00D079F8" w:rsidP="00D079F8">
      <w:r>
        <w:rPr>
          <w:rFonts w:hint="eastAsia"/>
        </w:rPr>
        <w:t>第二：</w:t>
      </w:r>
      <w:r>
        <w:rPr>
          <w:rFonts w:hint="eastAsia"/>
        </w:rPr>
        <w:t>BASF</w:t>
      </w:r>
      <w:r>
        <w:rPr>
          <w:rFonts w:hint="eastAsia"/>
        </w:rPr>
        <w:t>的描述太平。</w:t>
      </w:r>
    </w:p>
    <w:p w14:paraId="5C927DD4" w14:textId="77777777" w:rsidR="00D079F8" w:rsidRDefault="00D079F8" w:rsidP="00D079F8">
      <w:r>
        <w:rPr>
          <w:rFonts w:hint="eastAsia"/>
        </w:rPr>
        <w:t>"</w:t>
      </w:r>
      <w:r>
        <w:rPr>
          <w:rFonts w:hint="eastAsia"/>
        </w:rPr>
        <w:t>负责所有数据相关需求</w:t>
      </w:r>
      <w:r>
        <w:rPr>
          <w:rFonts w:hint="eastAsia"/>
        </w:rPr>
        <w:t>"</w:t>
      </w:r>
      <w:r>
        <w:rPr>
          <w:rFonts w:hint="eastAsia"/>
        </w:rPr>
        <w:t>——这句话太宽泛，</w:t>
      </w:r>
      <w:r>
        <w:rPr>
          <w:rFonts w:hint="eastAsia"/>
        </w:rPr>
        <w:t>Roy</w:t>
      </w:r>
      <w:r>
        <w:rPr>
          <w:rFonts w:hint="eastAsia"/>
        </w:rPr>
        <w:t>记不住。你有预测性维护项目，</w:t>
      </w:r>
      <w:r>
        <w:rPr>
          <w:rFonts w:hint="eastAsia"/>
        </w:rPr>
        <w:t>100+</w:t>
      </w:r>
      <w:r>
        <w:rPr>
          <w:rFonts w:hint="eastAsia"/>
        </w:rPr>
        <w:t>反应器，这是你最强的牌，但你没打出来。</w:t>
      </w:r>
    </w:p>
    <w:p w14:paraId="7AF2175D" w14:textId="77777777" w:rsidR="00D079F8" w:rsidRDefault="00D079F8" w:rsidP="00D079F8"/>
    <w:p w14:paraId="34773376" w14:textId="77777777" w:rsidR="00D079F8" w:rsidRDefault="00D079F8" w:rsidP="00D079F8">
      <w:r>
        <w:rPr>
          <w:rFonts w:hint="eastAsia"/>
        </w:rPr>
        <w:t>第三：</w:t>
      </w:r>
      <w:r>
        <w:rPr>
          <w:rFonts w:hint="eastAsia"/>
        </w:rPr>
        <w:t>14</w:t>
      </w:r>
      <w:r>
        <w:rPr>
          <w:rFonts w:hint="eastAsia"/>
        </w:rPr>
        <w:t>年机械经历一笔带过是对的，但可以加一句点睛的话。</w:t>
      </w:r>
    </w:p>
    <w:p w14:paraId="5BFE0644" w14:textId="77777777" w:rsidR="00D079F8" w:rsidRDefault="00D079F8" w:rsidP="00D079F8">
      <w:r>
        <w:rPr>
          <w:rFonts w:hint="eastAsia"/>
        </w:rPr>
        <w:t>让</w:t>
      </w:r>
      <w:r>
        <w:rPr>
          <w:rFonts w:hint="eastAsia"/>
        </w:rPr>
        <w:t>Roy</w:t>
      </w:r>
      <w:r>
        <w:rPr>
          <w:rFonts w:hint="eastAsia"/>
        </w:rPr>
        <w:t>感觉到：你的机械背景不是包袱，是资产。</w:t>
      </w:r>
    </w:p>
    <w:p w14:paraId="3B4334B9" w14:textId="77777777" w:rsidR="00D079F8" w:rsidRDefault="00D079F8" w:rsidP="00D079F8"/>
    <w:p w14:paraId="1C4A64C4" w14:textId="77777777" w:rsidR="00D079F8" w:rsidRDefault="00D079F8" w:rsidP="00D079F8">
      <w:r>
        <w:rPr>
          <w:rFonts w:hint="eastAsia"/>
        </w:rPr>
        <w:t>参考答案</w:t>
      </w:r>
    </w:p>
    <w:p w14:paraId="6D087896" w14:textId="77777777" w:rsidR="00D079F8" w:rsidRDefault="00D079F8" w:rsidP="00D079F8">
      <w:r>
        <w:rPr>
          <w:rFonts w:hint="eastAsia"/>
        </w:rPr>
        <w:t>我本科机械工程，前</w:t>
      </w:r>
      <w:r>
        <w:rPr>
          <w:rFonts w:hint="eastAsia"/>
        </w:rPr>
        <w:t>14</w:t>
      </w:r>
      <w:r>
        <w:rPr>
          <w:rFonts w:hint="eastAsia"/>
        </w:rPr>
        <w:t>年在机电设备领域做工程师和团队管理，产品涵盖军用通信设备到工业控制系统，养成了理解设备物理失效的习惯。</w:t>
      </w:r>
    </w:p>
    <w:p w14:paraId="7906F3F9" w14:textId="77777777" w:rsidR="00D079F8" w:rsidRDefault="00D079F8" w:rsidP="00D079F8"/>
    <w:p w14:paraId="1ACA7D70" w14:textId="77777777" w:rsidR="00D079F8" w:rsidRDefault="00D079F8" w:rsidP="00D079F8">
      <w:r>
        <w:rPr>
          <w:rFonts w:hint="eastAsia"/>
        </w:rPr>
        <w:t>2018</w:t>
      </w:r>
      <w:r>
        <w:rPr>
          <w:rFonts w:hint="eastAsia"/>
        </w:rPr>
        <w:t>年我做了一个主动决定——脱产攻读数据分析硕士，目标很明确：成为一个既懂设备又懂数据的人，在制造业里做真正有价值的事。</w:t>
      </w:r>
    </w:p>
    <w:p w14:paraId="653AED67" w14:textId="77777777" w:rsidR="00D079F8" w:rsidRDefault="00D079F8" w:rsidP="00D079F8"/>
    <w:p w14:paraId="20B27FB5" w14:textId="77777777" w:rsidR="00D079F8" w:rsidRDefault="00D079F8" w:rsidP="00D079F8">
      <w:r>
        <w:rPr>
          <w:rFonts w:hint="eastAsia"/>
        </w:rPr>
        <w:t>毕业后加入</w:t>
      </w:r>
      <w:r>
        <w:rPr>
          <w:rFonts w:hint="eastAsia"/>
        </w:rPr>
        <w:t>BASF</w:t>
      </w:r>
      <w:r>
        <w:rPr>
          <w:rFonts w:hint="eastAsia"/>
        </w:rPr>
        <w:t>担任数据科学家，核心项目是为全球</w:t>
      </w:r>
      <w:r>
        <w:rPr>
          <w:rFonts w:hint="eastAsia"/>
        </w:rPr>
        <w:t>100</w:t>
      </w:r>
      <w:r>
        <w:rPr>
          <w:rFonts w:hint="eastAsia"/>
        </w:rPr>
        <w:t>多台反应器建立预测性维护模型，包括</w:t>
      </w:r>
      <w:r>
        <w:rPr>
          <w:rFonts w:hint="eastAsia"/>
        </w:rPr>
        <w:t>RUL</w:t>
      </w:r>
      <w:r>
        <w:rPr>
          <w:rFonts w:hint="eastAsia"/>
        </w:rPr>
        <w:t>预测和健康指数体系，帮助工厂从被动维修转向基于状态的主动维护。</w:t>
      </w:r>
    </w:p>
    <w:p w14:paraId="7AD9FCD2" w14:textId="77777777" w:rsidR="00D079F8" w:rsidRDefault="00D079F8" w:rsidP="00D079F8"/>
    <w:p w14:paraId="17C4FBBA" w14:textId="77777777" w:rsidR="00D079F8" w:rsidRDefault="00D079F8" w:rsidP="00D079F8">
      <w:r>
        <w:rPr>
          <w:rFonts w:hint="eastAsia"/>
        </w:rPr>
        <w:t>我来面试这个职位，是因为</w:t>
      </w:r>
      <w:r>
        <w:rPr>
          <w:rFonts w:hint="eastAsia"/>
        </w:rPr>
        <w:t>Edwards</w:t>
      </w:r>
      <w:r>
        <w:rPr>
          <w:rFonts w:hint="eastAsia"/>
        </w:rPr>
        <w:t>的场景——真空泵、</w:t>
      </w:r>
      <w:r>
        <w:rPr>
          <w:rFonts w:hint="eastAsia"/>
        </w:rPr>
        <w:t>Fab</w:t>
      </w:r>
      <w:r>
        <w:rPr>
          <w:rFonts w:hint="eastAsia"/>
        </w:rPr>
        <w:t>客户、设备健康管理——和我做的事情高度重合，而且更靠近设备本身和终端客户，这正是我想去的方向。</w:t>
      </w:r>
    </w:p>
    <w:p w14:paraId="7AF9D6B9" w14:textId="77777777" w:rsidR="00D079F8" w:rsidRDefault="00D079F8" w:rsidP="00D079F8"/>
    <w:p w14:paraId="5DAF7456" w14:textId="77777777" w:rsidR="00D079F8" w:rsidRDefault="00D079F8" w:rsidP="00D079F8">
      <w:r>
        <w:rPr>
          <w:rFonts w:hint="eastAsia"/>
        </w:rPr>
        <w:t>关键差异</w:t>
      </w:r>
    </w:p>
    <w:p w14:paraId="2F0EEE45" w14:textId="77777777" w:rsidR="00D079F8" w:rsidRDefault="00D079F8" w:rsidP="00D079F8">
      <w:r>
        <w:rPr>
          <w:rFonts w:hint="eastAsia"/>
        </w:rPr>
        <w:t>你的版本：介绍了自己是谁</w:t>
      </w:r>
    </w:p>
    <w:p w14:paraId="6AD79D89" w14:textId="77777777" w:rsidR="00D079F8" w:rsidRDefault="00D079F8" w:rsidP="00D079F8">
      <w:r>
        <w:rPr>
          <w:rFonts w:hint="eastAsia"/>
        </w:rPr>
        <w:t>参考版本：介绍了自己是谁，能做什么，为什么在这里</w:t>
      </w:r>
    </w:p>
    <w:p w14:paraId="6CC3941E" w14:textId="77777777" w:rsidR="00D079F8" w:rsidRDefault="00D079F8" w:rsidP="00D079F8"/>
    <w:p w14:paraId="26162CC6" w14:textId="77777777" w:rsidR="00D079F8" w:rsidRDefault="00D079F8" w:rsidP="00D079F8">
      <w:r>
        <w:rPr>
          <w:rFonts w:hint="eastAsia"/>
        </w:rPr>
        <w:t>下一题准备好了吗？</w:t>
      </w:r>
    </w:p>
    <w:p w14:paraId="3BC074BB" w14:textId="77777777" w:rsidR="00D079F8" w:rsidRDefault="00D079F8" w:rsidP="00D079F8"/>
    <w:p w14:paraId="614B0ABD" w14:textId="77777777" w:rsidR="00D079F8" w:rsidRDefault="00D079F8" w:rsidP="00D079F8"/>
    <w:p w14:paraId="16E7E894" w14:textId="77777777" w:rsidR="00D079F8" w:rsidRDefault="00D079F8" w:rsidP="00D079F8"/>
    <w:p w14:paraId="59D2292A" w14:textId="77777777" w:rsidR="00D079F8" w:rsidRDefault="00D079F8" w:rsidP="00D079F8"/>
    <w:p w14:paraId="6E822152" w14:textId="77777777" w:rsidR="00D079F8" w:rsidRDefault="00D079F8" w:rsidP="00D079F8"/>
    <w:p w14:paraId="11454AAB" w14:textId="77777777" w:rsidR="00D079F8" w:rsidRDefault="00D079F8" w:rsidP="00D079F8">
      <w:r>
        <w:rPr>
          <w:rFonts w:hint="eastAsia"/>
        </w:rPr>
        <w:t>兄弟，我们先暂停一下，我突然觉得</w:t>
      </w:r>
      <w:r>
        <w:rPr>
          <w:rFonts w:hint="eastAsia"/>
        </w:rPr>
        <w:t xml:space="preserve"> </w:t>
      </w:r>
      <w:r>
        <w:rPr>
          <w:rFonts w:hint="eastAsia"/>
        </w:rPr>
        <w:t>我的这个</w:t>
      </w:r>
      <w:r>
        <w:rPr>
          <w:rFonts w:hint="eastAsia"/>
        </w:rPr>
        <w:t>RUL 100+Reactor</w:t>
      </w:r>
      <w:r>
        <w:rPr>
          <w:rFonts w:hint="eastAsia"/>
        </w:rPr>
        <w:t>的项目</w:t>
      </w:r>
      <w:r>
        <w:rPr>
          <w:rFonts w:hint="eastAsia"/>
        </w:rPr>
        <w:t xml:space="preserve"> </w:t>
      </w:r>
      <w:r>
        <w:rPr>
          <w:rFonts w:hint="eastAsia"/>
        </w:rPr>
        <w:t>肯定是</w:t>
      </w:r>
      <w:r>
        <w:rPr>
          <w:rFonts w:hint="eastAsia"/>
        </w:rPr>
        <w:t>Roy</w:t>
      </w:r>
      <w:r>
        <w:rPr>
          <w:rFonts w:hint="eastAsia"/>
        </w:rPr>
        <w:t>面试的重点，所以我想先把这个点弄好，吸取</w:t>
      </w:r>
      <w:r>
        <w:rPr>
          <w:rFonts w:hint="eastAsia"/>
        </w:rPr>
        <w:t>ABB</w:t>
      </w:r>
      <w:r>
        <w:rPr>
          <w:rFonts w:hint="eastAsia"/>
        </w:rPr>
        <w:t>面试失败的教训，而且</w:t>
      </w:r>
      <w:r>
        <w:rPr>
          <w:rFonts w:hint="eastAsia"/>
        </w:rPr>
        <w:t>Roy</w:t>
      </w:r>
      <w:r>
        <w:rPr>
          <w:rFonts w:hint="eastAsia"/>
        </w:rPr>
        <w:t>即便在算法上可能没有涉及，但他完全可以站在用户角度来看我这个项目，而且我自己也还有一些问题。经过咱们之前</w:t>
      </w:r>
      <w:r>
        <w:rPr>
          <w:rFonts w:hint="eastAsia"/>
        </w:rPr>
        <w:t>12</w:t>
      </w:r>
      <w:r>
        <w:rPr>
          <w:rFonts w:hint="eastAsia"/>
        </w:rPr>
        <w:t>个</w:t>
      </w:r>
      <w:r>
        <w:rPr>
          <w:rFonts w:hint="eastAsia"/>
        </w:rPr>
        <w:t>cell</w:t>
      </w:r>
      <w:r>
        <w:rPr>
          <w:rFonts w:hint="eastAsia"/>
        </w:rPr>
        <w:t>，我相信你还记得，把</w:t>
      </w:r>
      <w:r>
        <w:rPr>
          <w:rFonts w:hint="eastAsia"/>
        </w:rPr>
        <w:t>RUL</w:t>
      </w:r>
      <w:r>
        <w:rPr>
          <w:rFonts w:hint="eastAsia"/>
        </w:rPr>
        <w:t>和</w:t>
      </w:r>
      <w:r>
        <w:rPr>
          <w:rFonts w:hint="eastAsia"/>
        </w:rPr>
        <w:t>LSTM-AE</w:t>
      </w:r>
      <w:r>
        <w:rPr>
          <w:rFonts w:hint="eastAsia"/>
        </w:rPr>
        <w:t>都过了一遍，但结合</w:t>
      </w:r>
      <w:r>
        <w:rPr>
          <w:rFonts w:hint="eastAsia"/>
        </w:rPr>
        <w:t>ABB</w:t>
      </w:r>
      <w:r>
        <w:rPr>
          <w:rFonts w:hint="eastAsia"/>
        </w:rPr>
        <w:t>的面试经验，我是不是可以假设，或者</w:t>
      </w:r>
      <w:r>
        <w:rPr>
          <w:rFonts w:hint="eastAsia"/>
        </w:rPr>
        <w:t>Roy</w:t>
      </w:r>
      <w:r>
        <w:rPr>
          <w:rFonts w:hint="eastAsia"/>
        </w:rPr>
        <w:t>问我，你这</w:t>
      </w:r>
      <w:r>
        <w:rPr>
          <w:rFonts w:hint="eastAsia"/>
        </w:rPr>
        <w:t>100</w:t>
      </w:r>
      <w:r>
        <w:rPr>
          <w:rFonts w:hint="eastAsia"/>
        </w:rPr>
        <w:t>个</w:t>
      </w:r>
      <w:r>
        <w:rPr>
          <w:rFonts w:hint="eastAsia"/>
        </w:rPr>
        <w:t>reactor</w:t>
      </w:r>
      <w:r>
        <w:rPr>
          <w:rFonts w:hint="eastAsia"/>
        </w:rPr>
        <w:t>，到底是什么状态呢，全都正在运行的？如果是的话，他们的历史数据</w:t>
      </w:r>
      <w:r>
        <w:rPr>
          <w:rFonts w:hint="eastAsia"/>
        </w:rPr>
        <w:t>RUL</w:t>
      </w:r>
      <w:r>
        <w:rPr>
          <w:rFonts w:hint="eastAsia"/>
        </w:rPr>
        <w:t>是怎么来的，还有其他</w:t>
      </w:r>
      <w:r>
        <w:rPr>
          <w:rFonts w:hint="eastAsia"/>
        </w:rPr>
        <w:t>reactor</w:t>
      </w:r>
      <w:r>
        <w:rPr>
          <w:rFonts w:hint="eastAsia"/>
        </w:rPr>
        <w:t>么？如果没有的话，那你的</w:t>
      </w:r>
      <w:r>
        <w:rPr>
          <w:rFonts w:hint="eastAsia"/>
        </w:rPr>
        <w:t xml:space="preserve">RUL </w:t>
      </w:r>
      <w:r>
        <w:rPr>
          <w:rFonts w:hint="eastAsia"/>
        </w:rPr>
        <w:t>标签怎么来的？</w:t>
      </w:r>
      <w:r>
        <w:rPr>
          <w:rFonts w:hint="eastAsia"/>
        </w:rPr>
        <w:t xml:space="preserve">  </w:t>
      </w:r>
      <w:r>
        <w:rPr>
          <w:rFonts w:hint="eastAsia"/>
        </w:rPr>
        <w:t>因为应聘</w:t>
      </w:r>
      <w:proofErr w:type="spellStart"/>
      <w:r>
        <w:rPr>
          <w:rFonts w:hint="eastAsia"/>
        </w:rPr>
        <w:t>edwards</w:t>
      </w:r>
      <w:proofErr w:type="spellEnd"/>
      <w:r>
        <w:rPr>
          <w:rFonts w:hint="eastAsia"/>
        </w:rPr>
        <w:t>的时候，还没有和你进行</w:t>
      </w:r>
      <w:r>
        <w:rPr>
          <w:rFonts w:hint="eastAsia"/>
        </w:rPr>
        <w:t>12</w:t>
      </w:r>
      <w:r>
        <w:rPr>
          <w:rFonts w:hint="eastAsia"/>
        </w:rPr>
        <w:t>个</w:t>
      </w:r>
      <w:r>
        <w:rPr>
          <w:rFonts w:hint="eastAsia"/>
        </w:rPr>
        <w:t xml:space="preserve">cell </w:t>
      </w:r>
      <w:r>
        <w:rPr>
          <w:rFonts w:hint="eastAsia"/>
        </w:rPr>
        <w:t>自己学的也不深，挖了一个坑。所以这里我想从这个方向入手，现场一共有</w:t>
      </w:r>
      <w:r>
        <w:rPr>
          <w:rFonts w:hint="eastAsia"/>
        </w:rPr>
        <w:t xml:space="preserve">100+reactor, </w:t>
      </w:r>
      <w:r>
        <w:rPr>
          <w:rFonts w:hint="eastAsia"/>
        </w:rPr>
        <w:t>初始阶段其实比较模糊，有几十台是旧的，这么多年一直运行并且进行的是定期维护，正式由于运行时间长了，所以</w:t>
      </w:r>
      <w:r>
        <w:rPr>
          <w:rFonts w:hint="eastAsia"/>
        </w:rPr>
        <w:t>plant</w:t>
      </w:r>
      <w:r>
        <w:rPr>
          <w:rFonts w:hint="eastAsia"/>
        </w:rPr>
        <w:t>想尝试看看</w:t>
      </w:r>
      <w:r>
        <w:rPr>
          <w:rFonts w:hint="eastAsia"/>
        </w:rPr>
        <w:t>RUL</w:t>
      </w:r>
      <w:r>
        <w:rPr>
          <w:rFonts w:hint="eastAsia"/>
        </w:rPr>
        <w:t>多少，手上的资料是德国工厂的同款</w:t>
      </w:r>
      <w:r>
        <w:rPr>
          <w:rFonts w:hint="eastAsia"/>
        </w:rPr>
        <w:t>reactor</w:t>
      </w:r>
      <w:r>
        <w:rPr>
          <w:rFonts w:hint="eastAsia"/>
        </w:rPr>
        <w:t>以前的数据；</w:t>
      </w:r>
      <w:r>
        <w:rPr>
          <w:rFonts w:hint="eastAsia"/>
        </w:rPr>
        <w:t xml:space="preserve"> </w:t>
      </w:r>
      <w:r>
        <w:rPr>
          <w:rFonts w:hint="eastAsia"/>
        </w:rPr>
        <w:t>还有几十台是相对较新的型号，没有历史数据</w:t>
      </w:r>
      <w:r>
        <w:rPr>
          <w:rFonts w:hint="eastAsia"/>
        </w:rPr>
        <w:t>RUL</w:t>
      </w:r>
      <w:r>
        <w:rPr>
          <w:rFonts w:hint="eastAsia"/>
        </w:rPr>
        <w:t>，所以职能通过</w:t>
      </w:r>
      <w:r>
        <w:rPr>
          <w:rFonts w:hint="eastAsia"/>
        </w:rPr>
        <w:t>LSTM-AE</w:t>
      </w:r>
      <w:r>
        <w:rPr>
          <w:rFonts w:hint="eastAsia"/>
        </w:rPr>
        <w:t>来解决，这是我的想法，麻烦你给你分析，建议和批评，这个问题就不要一问一答了，你分析完了，我如果能理解，会让你直接总结答案的，见笑了</w:t>
      </w:r>
    </w:p>
    <w:p w14:paraId="2A4E299C" w14:textId="77777777" w:rsidR="00D079F8" w:rsidRDefault="00D079F8" w:rsidP="00D079F8">
      <w:r>
        <w:t>Show more</w:t>
      </w:r>
    </w:p>
    <w:p w14:paraId="139F14F3" w14:textId="77777777" w:rsidR="00D079F8" w:rsidRDefault="00D079F8" w:rsidP="00D079F8">
      <w:r>
        <w:lastRenderedPageBreak/>
        <w:t>12:43 PM</w:t>
      </w:r>
    </w:p>
    <w:p w14:paraId="58F3687F" w14:textId="77777777" w:rsidR="00D079F8" w:rsidRDefault="00D079F8" w:rsidP="00D079F8">
      <w:r>
        <w:rPr>
          <w:rFonts w:hint="eastAsia"/>
        </w:rPr>
        <w:t>不见笑，这个问题问得非常好，而且你的直觉是对的——这就是</w:t>
      </w:r>
      <w:r>
        <w:rPr>
          <w:rFonts w:hint="eastAsia"/>
        </w:rPr>
        <w:t>Roy</w:t>
      </w:r>
      <w:r>
        <w:rPr>
          <w:rFonts w:hint="eastAsia"/>
        </w:rPr>
        <w:t>会挖的坑。</w:t>
      </w:r>
    </w:p>
    <w:p w14:paraId="0CFCAF26" w14:textId="77777777" w:rsidR="00D079F8" w:rsidRDefault="00D079F8" w:rsidP="00D079F8"/>
    <w:p w14:paraId="54D80491" w14:textId="77777777" w:rsidR="00D079F8" w:rsidRDefault="00D079F8" w:rsidP="00D079F8">
      <w:r>
        <w:rPr>
          <w:rFonts w:hint="eastAsia"/>
        </w:rPr>
        <w:t>我的分析</w:t>
      </w:r>
    </w:p>
    <w:p w14:paraId="7E341E9D" w14:textId="77777777" w:rsidR="00D079F8" w:rsidRDefault="00D079F8" w:rsidP="00D079F8">
      <w:r>
        <w:rPr>
          <w:rFonts w:hint="eastAsia"/>
        </w:rPr>
        <w:t>你的思路框架是合理的</w:t>
      </w:r>
    </w:p>
    <w:p w14:paraId="30877B7A" w14:textId="77777777" w:rsidR="00D079F8" w:rsidRDefault="00D079F8" w:rsidP="00D079F8">
      <w:r>
        <w:rPr>
          <w:rFonts w:hint="eastAsia"/>
        </w:rPr>
        <w:t>把</w:t>
      </w:r>
      <w:r>
        <w:rPr>
          <w:rFonts w:hint="eastAsia"/>
        </w:rPr>
        <w:t>100+</w:t>
      </w:r>
      <w:r>
        <w:rPr>
          <w:rFonts w:hint="eastAsia"/>
        </w:rPr>
        <w:t>反应器分成两类：</w:t>
      </w:r>
    </w:p>
    <w:p w14:paraId="5898B655" w14:textId="77777777" w:rsidR="00D079F8" w:rsidRDefault="00D079F8" w:rsidP="00D079F8"/>
    <w:p w14:paraId="7597D1DD" w14:textId="77777777" w:rsidR="00D079F8" w:rsidRDefault="00D079F8" w:rsidP="00D079F8">
      <w:r>
        <w:rPr>
          <w:rFonts w:hint="eastAsia"/>
        </w:rPr>
        <w:t>旧设备：有历史数据，用监督学习做</w:t>
      </w:r>
      <w:r>
        <w:rPr>
          <w:rFonts w:hint="eastAsia"/>
        </w:rPr>
        <w:t>RUL</w:t>
      </w:r>
      <w:r>
        <w:rPr>
          <w:rFonts w:hint="eastAsia"/>
        </w:rPr>
        <w:t>预测</w:t>
      </w:r>
    </w:p>
    <w:p w14:paraId="5C5AF635" w14:textId="77777777" w:rsidR="00D079F8" w:rsidRDefault="00D079F8" w:rsidP="00D079F8">
      <w:r>
        <w:rPr>
          <w:rFonts w:hint="eastAsia"/>
        </w:rPr>
        <w:t>新设备：无历史数据，用</w:t>
      </w:r>
      <w:r>
        <w:rPr>
          <w:rFonts w:hint="eastAsia"/>
        </w:rPr>
        <w:t>LSTM-AE</w:t>
      </w:r>
      <w:r>
        <w:rPr>
          <w:rFonts w:hint="eastAsia"/>
        </w:rPr>
        <w:t>做异常检测</w:t>
      </w:r>
    </w:p>
    <w:p w14:paraId="28A430E3" w14:textId="77777777" w:rsidR="00D079F8" w:rsidRDefault="00D079F8" w:rsidP="00D079F8">
      <w:r>
        <w:rPr>
          <w:rFonts w:hint="eastAsia"/>
        </w:rPr>
        <w:t>这个逻辑在工业界是真实存在的场景，</w:t>
      </w:r>
      <w:r>
        <w:rPr>
          <w:rFonts w:hint="eastAsia"/>
        </w:rPr>
        <w:t>Roy</w:t>
      </w:r>
      <w:r>
        <w:rPr>
          <w:rFonts w:hint="eastAsia"/>
        </w:rPr>
        <w:t>完全能理解，而且这个分法恰好覆盖了有标签和无标签两种情况，展示了你的方案完整性。</w:t>
      </w:r>
    </w:p>
    <w:p w14:paraId="3DF441F1" w14:textId="77777777" w:rsidR="00D079F8" w:rsidRDefault="00D079F8" w:rsidP="00D079F8"/>
    <w:p w14:paraId="5E928D58" w14:textId="77777777" w:rsidR="00D079F8" w:rsidRDefault="00D079F8" w:rsidP="00D079F8">
      <w:r>
        <w:rPr>
          <w:rFonts w:hint="eastAsia"/>
        </w:rPr>
        <w:t>但有几个细节需要想清楚</w:t>
      </w:r>
    </w:p>
    <w:p w14:paraId="37455E28" w14:textId="77777777" w:rsidR="00D079F8" w:rsidRDefault="00D079F8" w:rsidP="00D079F8">
      <w:r>
        <w:rPr>
          <w:rFonts w:hint="eastAsia"/>
        </w:rPr>
        <w:t>第一个问题：旧设备的</w:t>
      </w:r>
      <w:r>
        <w:rPr>
          <w:rFonts w:hint="eastAsia"/>
        </w:rPr>
        <w:t>RUL</w:t>
      </w:r>
      <w:r>
        <w:rPr>
          <w:rFonts w:hint="eastAsia"/>
        </w:rPr>
        <w:t>标签怎么来的？</w:t>
      </w:r>
    </w:p>
    <w:p w14:paraId="7B3A01AA" w14:textId="77777777" w:rsidR="00D079F8" w:rsidRDefault="00D079F8" w:rsidP="00D079F8"/>
    <w:p w14:paraId="7B5ECE7D" w14:textId="77777777" w:rsidR="00D079F8" w:rsidRDefault="00D079F8" w:rsidP="00D079F8">
      <w:r>
        <w:rPr>
          <w:rFonts w:hint="eastAsia"/>
        </w:rPr>
        <w:t>你说</w:t>
      </w:r>
      <w:r>
        <w:rPr>
          <w:rFonts w:hint="eastAsia"/>
        </w:rPr>
        <w:t>"</w:t>
      </w:r>
      <w:r>
        <w:rPr>
          <w:rFonts w:hint="eastAsia"/>
        </w:rPr>
        <w:t>德国工厂同款</w:t>
      </w:r>
      <w:r>
        <w:rPr>
          <w:rFonts w:hint="eastAsia"/>
        </w:rPr>
        <w:t>reactor</w:t>
      </w:r>
      <w:r>
        <w:rPr>
          <w:rFonts w:hint="eastAsia"/>
        </w:rPr>
        <w:t>的历史数据</w:t>
      </w:r>
      <w:r>
        <w:rPr>
          <w:rFonts w:hint="eastAsia"/>
        </w:rPr>
        <w:t>"</w:t>
      </w:r>
      <w:r>
        <w:rPr>
          <w:rFonts w:hint="eastAsia"/>
        </w:rPr>
        <w:t>——这个说法可以用，但</w:t>
      </w:r>
      <w:r>
        <w:rPr>
          <w:rFonts w:hint="eastAsia"/>
        </w:rPr>
        <w:t>Roy</w:t>
      </w:r>
      <w:r>
        <w:rPr>
          <w:rFonts w:hint="eastAsia"/>
        </w:rPr>
        <w:t>可能追问：</w:t>
      </w:r>
    </w:p>
    <w:p w14:paraId="7F249BCD" w14:textId="77777777" w:rsidR="00D079F8" w:rsidRDefault="00D079F8" w:rsidP="00D079F8"/>
    <w:p w14:paraId="3A79F432" w14:textId="77777777" w:rsidR="00D079F8" w:rsidRDefault="00D079F8" w:rsidP="00D079F8">
      <w:r>
        <w:rPr>
          <w:rFonts w:hint="eastAsia"/>
        </w:rPr>
        <w:t>"</w:t>
      </w:r>
      <w:r>
        <w:rPr>
          <w:rFonts w:hint="eastAsia"/>
        </w:rPr>
        <w:t>那个历史数据里，有没有</w:t>
      </w:r>
      <w:r>
        <w:rPr>
          <w:rFonts w:hint="eastAsia"/>
        </w:rPr>
        <w:t>reactor</w:t>
      </w:r>
      <w:r>
        <w:rPr>
          <w:rFonts w:hint="eastAsia"/>
        </w:rPr>
        <w:t>真正跑到失效的记录？</w:t>
      </w:r>
      <w:r>
        <w:rPr>
          <w:rFonts w:hint="eastAsia"/>
        </w:rPr>
        <w:t>"</w:t>
      </w:r>
    </w:p>
    <w:p w14:paraId="7399EB37" w14:textId="77777777" w:rsidR="00D079F8" w:rsidRDefault="00D079F8" w:rsidP="00D079F8"/>
    <w:p w14:paraId="72E1A100" w14:textId="77777777" w:rsidR="00D079F8" w:rsidRDefault="00D079F8" w:rsidP="00D079F8">
      <w:r>
        <w:rPr>
          <w:rFonts w:hint="eastAsia"/>
        </w:rPr>
        <w:t>因为</w:t>
      </w:r>
      <w:r>
        <w:rPr>
          <w:rFonts w:hint="eastAsia"/>
        </w:rPr>
        <w:t>RUL</w:t>
      </w:r>
      <w:r>
        <w:rPr>
          <w:rFonts w:hint="eastAsia"/>
        </w:rPr>
        <w:t>标签的本质是：从某个时间点到真正失效，还剩多少时间。</w:t>
      </w:r>
    </w:p>
    <w:p w14:paraId="54EA7F4D" w14:textId="77777777" w:rsidR="00D079F8" w:rsidRDefault="00D079F8" w:rsidP="00D079F8"/>
    <w:p w14:paraId="43228204" w14:textId="77777777" w:rsidR="00D079F8" w:rsidRDefault="00D079F8" w:rsidP="00D079F8">
      <w:r>
        <w:rPr>
          <w:rFonts w:hint="eastAsia"/>
        </w:rPr>
        <w:t>如果德国工厂的数据里有完整的从运行到失效的记录，</w:t>
      </w:r>
      <w:r>
        <w:rPr>
          <w:rFonts w:hint="eastAsia"/>
        </w:rPr>
        <w:t>RUL</w:t>
      </w:r>
      <w:r>
        <w:rPr>
          <w:rFonts w:hint="eastAsia"/>
        </w:rPr>
        <w:t>标签可以直接算。</w:t>
      </w:r>
    </w:p>
    <w:p w14:paraId="1DE2B383" w14:textId="77777777" w:rsidR="00D079F8" w:rsidRDefault="00D079F8" w:rsidP="00D079F8"/>
    <w:p w14:paraId="1D0D7D30" w14:textId="77777777" w:rsidR="00D079F8" w:rsidRDefault="00D079F8" w:rsidP="00D079F8">
      <w:r>
        <w:rPr>
          <w:rFonts w:hint="eastAsia"/>
        </w:rPr>
        <w:t>如果没有失效记录，只有正常运行数据，那你的</w:t>
      </w:r>
      <w:r>
        <w:rPr>
          <w:rFonts w:hint="eastAsia"/>
        </w:rPr>
        <w:t>RUL</w:t>
      </w:r>
      <w:r>
        <w:rPr>
          <w:rFonts w:hint="eastAsia"/>
        </w:rPr>
        <w:t>标签是怎么定义的？</w:t>
      </w:r>
    </w:p>
    <w:p w14:paraId="298850B0" w14:textId="77777777" w:rsidR="00D079F8" w:rsidRDefault="00D079F8" w:rsidP="00D079F8"/>
    <w:p w14:paraId="6D8C36E4" w14:textId="77777777" w:rsidR="00D079F8" w:rsidRDefault="00D079F8" w:rsidP="00D079F8">
      <w:r>
        <w:rPr>
          <w:rFonts w:hint="eastAsia"/>
        </w:rPr>
        <w:t>这里你需要一个清晰的答案。</w:t>
      </w:r>
    </w:p>
    <w:p w14:paraId="3722C98E" w14:textId="77777777" w:rsidR="00D079F8" w:rsidRDefault="00D079F8" w:rsidP="00D079F8"/>
    <w:p w14:paraId="4C9B28D2" w14:textId="77777777" w:rsidR="00D079F8" w:rsidRDefault="00D079F8" w:rsidP="00D079F8">
      <w:r>
        <w:rPr>
          <w:rFonts w:hint="eastAsia"/>
        </w:rPr>
        <w:t>第二个问题：相似性模型是更合理的选择</w:t>
      </w:r>
    </w:p>
    <w:p w14:paraId="7779F121" w14:textId="77777777" w:rsidR="00D079F8" w:rsidRDefault="00D079F8" w:rsidP="00D079F8"/>
    <w:p w14:paraId="1C246DF6" w14:textId="77777777" w:rsidR="00D079F8" w:rsidRDefault="00D079F8" w:rsidP="00D079F8">
      <w:r>
        <w:rPr>
          <w:rFonts w:hint="eastAsia"/>
        </w:rPr>
        <w:t>你说用</w:t>
      </w:r>
      <w:r>
        <w:rPr>
          <w:rFonts w:hint="eastAsia"/>
        </w:rPr>
        <w:t>LSTM</w:t>
      </w:r>
      <w:r>
        <w:rPr>
          <w:rFonts w:hint="eastAsia"/>
        </w:rPr>
        <w:t>做</w:t>
      </w:r>
      <w:r>
        <w:rPr>
          <w:rFonts w:hint="eastAsia"/>
        </w:rPr>
        <w:t>RUL</w:t>
      </w:r>
      <w:r>
        <w:rPr>
          <w:rFonts w:hint="eastAsia"/>
        </w:rPr>
        <w:t>，但对于没有失效历史的工业设备，业界更常用的方法其实是相似性模型（</w:t>
      </w:r>
      <w:r>
        <w:rPr>
          <w:rFonts w:hint="eastAsia"/>
        </w:rPr>
        <w:t>Similarity-based model</w:t>
      </w:r>
      <w:r>
        <w:rPr>
          <w:rFonts w:hint="eastAsia"/>
        </w:rPr>
        <w:t>）：</w:t>
      </w:r>
    </w:p>
    <w:p w14:paraId="3C9B2A4B" w14:textId="77777777" w:rsidR="00D079F8" w:rsidRDefault="00D079F8" w:rsidP="00D079F8"/>
    <w:p w14:paraId="27B2545E" w14:textId="77777777" w:rsidR="00D079F8" w:rsidRDefault="00D079F8" w:rsidP="00D079F8">
      <w:r>
        <w:rPr>
          <w:rFonts w:hint="eastAsia"/>
        </w:rPr>
        <w:t>找一台和目标设备运行状态最相似的历史设备，用那台设备的剩余寿命来估算当前设备的</w:t>
      </w:r>
      <w:r>
        <w:rPr>
          <w:rFonts w:hint="eastAsia"/>
        </w:rPr>
        <w:t>RUL</w:t>
      </w:r>
      <w:r>
        <w:rPr>
          <w:rFonts w:hint="eastAsia"/>
        </w:rPr>
        <w:t>。</w:t>
      </w:r>
    </w:p>
    <w:p w14:paraId="7F5B5ACF" w14:textId="77777777" w:rsidR="00D079F8" w:rsidRDefault="00D079F8" w:rsidP="00D079F8"/>
    <w:p w14:paraId="6EB7AE08" w14:textId="77777777" w:rsidR="00D079F8" w:rsidRDefault="00D079F8" w:rsidP="00D079F8">
      <w:r>
        <w:rPr>
          <w:rFonts w:hint="eastAsia"/>
        </w:rPr>
        <w:t>你的</w:t>
      </w:r>
      <w:r>
        <w:rPr>
          <w:rFonts w:hint="eastAsia"/>
        </w:rPr>
        <w:t>CV</w:t>
      </w:r>
      <w:r>
        <w:rPr>
          <w:rFonts w:hint="eastAsia"/>
        </w:rPr>
        <w:t>里也写了：</w:t>
      </w:r>
    </w:p>
    <w:p w14:paraId="179C6C68" w14:textId="77777777" w:rsidR="00D079F8" w:rsidRDefault="00D079F8" w:rsidP="00D079F8"/>
    <w:p w14:paraId="66F7A33A" w14:textId="77777777" w:rsidR="00D079F8" w:rsidRDefault="00D079F8" w:rsidP="00D079F8">
      <w:r>
        <w:t>"</w:t>
      </w:r>
      <w:proofErr w:type="gramStart"/>
      <w:r>
        <w:t>developed</w:t>
      </w:r>
      <w:proofErr w:type="gramEnd"/>
      <w:r>
        <w:t xml:space="preserve"> predictive maintenance models — including similarity-based and baseline deviation models"</w:t>
      </w:r>
    </w:p>
    <w:p w14:paraId="453DD2EB" w14:textId="77777777" w:rsidR="00D079F8" w:rsidRDefault="00D079F8" w:rsidP="00D079F8"/>
    <w:p w14:paraId="6FD15BF5" w14:textId="77777777" w:rsidR="00D079F8" w:rsidRDefault="00D079F8" w:rsidP="00D079F8">
      <w:r>
        <w:rPr>
          <w:rFonts w:hint="eastAsia"/>
        </w:rPr>
        <w:t>这说明你实际上用的不只是</w:t>
      </w:r>
      <w:r>
        <w:rPr>
          <w:rFonts w:hint="eastAsia"/>
        </w:rPr>
        <w:t>LSTM</w:t>
      </w:r>
      <w:r>
        <w:rPr>
          <w:rFonts w:hint="eastAsia"/>
        </w:rPr>
        <w:t>，还有相似性模型。这个细节在面试里非常重要，因为它更符合工业实际，也更容易向</w:t>
      </w:r>
      <w:r>
        <w:rPr>
          <w:rFonts w:hint="eastAsia"/>
        </w:rPr>
        <w:t>Roy</w:t>
      </w:r>
      <w:r>
        <w:rPr>
          <w:rFonts w:hint="eastAsia"/>
        </w:rPr>
        <w:t>这样的业务背景面试官解释。</w:t>
      </w:r>
    </w:p>
    <w:p w14:paraId="4DC1B6FF" w14:textId="77777777" w:rsidR="00D079F8" w:rsidRDefault="00D079F8" w:rsidP="00D079F8"/>
    <w:p w14:paraId="1B962B2E" w14:textId="77777777" w:rsidR="00D079F8" w:rsidRDefault="00D079F8" w:rsidP="00D079F8">
      <w:r>
        <w:rPr>
          <w:rFonts w:hint="eastAsia"/>
        </w:rPr>
        <w:t>第三个问题：</w:t>
      </w:r>
      <w:r>
        <w:rPr>
          <w:rFonts w:hint="eastAsia"/>
        </w:rPr>
        <w:t>LSTM-AE</w:t>
      </w:r>
      <w:r>
        <w:rPr>
          <w:rFonts w:hint="eastAsia"/>
        </w:rPr>
        <w:t>的定位要说清楚</w:t>
      </w:r>
    </w:p>
    <w:p w14:paraId="6B0355AE" w14:textId="77777777" w:rsidR="00D079F8" w:rsidRDefault="00D079F8" w:rsidP="00D079F8"/>
    <w:p w14:paraId="79FAE978" w14:textId="77777777" w:rsidR="00D079F8" w:rsidRDefault="00D079F8" w:rsidP="00D079F8">
      <w:r>
        <w:rPr>
          <w:rFonts w:hint="eastAsia"/>
        </w:rPr>
        <w:t>LSTM-AE</w:t>
      </w:r>
      <w:r>
        <w:rPr>
          <w:rFonts w:hint="eastAsia"/>
        </w:rPr>
        <w:t>做的是异常检测，不是</w:t>
      </w:r>
      <w:r>
        <w:rPr>
          <w:rFonts w:hint="eastAsia"/>
        </w:rPr>
        <w:t>RUL</w:t>
      </w:r>
      <w:r>
        <w:rPr>
          <w:rFonts w:hint="eastAsia"/>
        </w:rPr>
        <w:t>预测。</w:t>
      </w:r>
    </w:p>
    <w:p w14:paraId="29DBAB23" w14:textId="77777777" w:rsidR="00D079F8" w:rsidRDefault="00D079F8" w:rsidP="00D079F8"/>
    <w:p w14:paraId="6B413202" w14:textId="77777777" w:rsidR="00D079F8" w:rsidRDefault="00D079F8" w:rsidP="00D079F8">
      <w:r>
        <w:rPr>
          <w:rFonts w:hint="eastAsia"/>
        </w:rPr>
        <w:t>对新设备，你能说的是：</w:t>
      </w:r>
    </w:p>
    <w:p w14:paraId="3F285DD4" w14:textId="77777777" w:rsidR="00D079F8" w:rsidRDefault="00D079F8" w:rsidP="00D079F8"/>
    <w:p w14:paraId="0AA46576" w14:textId="77777777" w:rsidR="00D079F8" w:rsidRDefault="00D079F8" w:rsidP="00D079F8">
      <w:r>
        <w:rPr>
          <w:rFonts w:hint="eastAsia"/>
        </w:rPr>
        <w:t>"</w:t>
      </w:r>
      <w:r>
        <w:rPr>
          <w:rFonts w:hint="eastAsia"/>
        </w:rPr>
        <w:t>我们没有失效历史，所以无法预测精确的</w:t>
      </w:r>
      <w:r>
        <w:rPr>
          <w:rFonts w:hint="eastAsia"/>
        </w:rPr>
        <w:t>RUL</w:t>
      </w:r>
      <w:r>
        <w:rPr>
          <w:rFonts w:hint="eastAsia"/>
        </w:rPr>
        <w:t>数值，但我们可以用</w:t>
      </w:r>
      <w:r>
        <w:rPr>
          <w:rFonts w:hint="eastAsia"/>
        </w:rPr>
        <w:t>LSTM-AE</w:t>
      </w:r>
      <w:r>
        <w:rPr>
          <w:rFonts w:hint="eastAsia"/>
        </w:rPr>
        <w:t>建立正常运行的基线，一旦偏离基线超过阈值，触发预警。</w:t>
      </w:r>
      <w:r>
        <w:rPr>
          <w:rFonts w:hint="eastAsia"/>
        </w:rPr>
        <w:t>"</w:t>
      </w:r>
    </w:p>
    <w:p w14:paraId="5FD5125E" w14:textId="77777777" w:rsidR="00D079F8" w:rsidRDefault="00D079F8" w:rsidP="00D079F8"/>
    <w:p w14:paraId="0C2E8A53" w14:textId="77777777" w:rsidR="00D079F8" w:rsidRDefault="00D079F8" w:rsidP="00D079F8">
      <w:r>
        <w:rPr>
          <w:rFonts w:hint="eastAsia"/>
        </w:rPr>
        <w:t>这是诚实的，也是正确的。不要把</w:t>
      </w:r>
      <w:r>
        <w:rPr>
          <w:rFonts w:hint="eastAsia"/>
        </w:rPr>
        <w:t>LSTM-AE</w:t>
      </w:r>
      <w:r>
        <w:rPr>
          <w:rFonts w:hint="eastAsia"/>
        </w:rPr>
        <w:t>包装成</w:t>
      </w:r>
      <w:r>
        <w:rPr>
          <w:rFonts w:hint="eastAsia"/>
        </w:rPr>
        <w:t>RUL</w:t>
      </w:r>
      <w:r>
        <w:rPr>
          <w:rFonts w:hint="eastAsia"/>
        </w:rPr>
        <w:t>预测工具，</w:t>
      </w:r>
      <w:r>
        <w:rPr>
          <w:rFonts w:hint="eastAsia"/>
        </w:rPr>
        <w:t>Roy</w:t>
      </w:r>
      <w:r>
        <w:rPr>
          <w:rFonts w:hint="eastAsia"/>
        </w:rPr>
        <w:t>如果追问会露馅。</w:t>
      </w:r>
    </w:p>
    <w:p w14:paraId="707D5463" w14:textId="77777777" w:rsidR="00D079F8" w:rsidRDefault="00D079F8" w:rsidP="00D079F8"/>
    <w:p w14:paraId="131B49B0" w14:textId="77777777" w:rsidR="00D079F8" w:rsidRDefault="00D079F8" w:rsidP="00D079F8">
      <w:r>
        <w:rPr>
          <w:rFonts w:hint="eastAsia"/>
        </w:rPr>
        <w:t>第四个问题：健康指数是连接两者的桥梁</w:t>
      </w:r>
    </w:p>
    <w:p w14:paraId="18E691D2" w14:textId="77777777" w:rsidR="00D079F8" w:rsidRDefault="00D079F8" w:rsidP="00D079F8"/>
    <w:p w14:paraId="6074F78F" w14:textId="77777777" w:rsidR="00D079F8" w:rsidRDefault="00D079F8" w:rsidP="00D079F8">
      <w:r>
        <w:rPr>
          <w:rFonts w:hint="eastAsia"/>
        </w:rPr>
        <w:t>无论是旧设备的</w:t>
      </w:r>
      <w:r>
        <w:rPr>
          <w:rFonts w:hint="eastAsia"/>
        </w:rPr>
        <w:t>RUL</w:t>
      </w:r>
      <w:r>
        <w:rPr>
          <w:rFonts w:hint="eastAsia"/>
        </w:rPr>
        <w:t>预测，还是新设备的异常检测，最终都可以输出一个健康指数（</w:t>
      </w:r>
      <w:r>
        <w:rPr>
          <w:rFonts w:hint="eastAsia"/>
        </w:rPr>
        <w:t>Health Index</w:t>
      </w:r>
      <w:r>
        <w:rPr>
          <w:rFonts w:hint="eastAsia"/>
        </w:rPr>
        <w:t>）：</w:t>
      </w:r>
    </w:p>
    <w:p w14:paraId="024A13BA" w14:textId="77777777" w:rsidR="00D079F8" w:rsidRDefault="00D079F8" w:rsidP="00D079F8"/>
    <w:p w14:paraId="6EE373D3" w14:textId="77777777" w:rsidR="00D079F8" w:rsidRDefault="00D079F8" w:rsidP="00D079F8">
      <w:r>
        <w:rPr>
          <w:rFonts w:hint="eastAsia"/>
        </w:rPr>
        <w:t>旧设备：</w:t>
      </w:r>
      <w:r>
        <w:rPr>
          <w:rFonts w:hint="eastAsia"/>
        </w:rPr>
        <w:t xml:space="preserve">HI = RUL / </w:t>
      </w:r>
      <w:proofErr w:type="spellStart"/>
      <w:r>
        <w:rPr>
          <w:rFonts w:hint="eastAsia"/>
        </w:rPr>
        <w:t>RUL_max</w:t>
      </w:r>
      <w:proofErr w:type="spellEnd"/>
      <w:r>
        <w:rPr>
          <w:rFonts w:hint="eastAsia"/>
        </w:rPr>
        <w:t>，从</w:t>
      </w:r>
      <w:r>
        <w:rPr>
          <w:rFonts w:hint="eastAsia"/>
        </w:rPr>
        <w:t>1</w:t>
      </w:r>
      <w:r>
        <w:rPr>
          <w:rFonts w:hint="eastAsia"/>
        </w:rPr>
        <w:t>降到</w:t>
      </w:r>
      <w:r>
        <w:rPr>
          <w:rFonts w:hint="eastAsia"/>
        </w:rPr>
        <w:t>0</w:t>
      </w:r>
    </w:p>
    <w:p w14:paraId="26DF5AC5" w14:textId="77777777" w:rsidR="00D079F8" w:rsidRDefault="00D079F8" w:rsidP="00D079F8">
      <w:r>
        <w:rPr>
          <w:rFonts w:hint="eastAsia"/>
        </w:rPr>
        <w:t>新设备：</w:t>
      </w:r>
      <w:r>
        <w:rPr>
          <w:rFonts w:hint="eastAsia"/>
        </w:rPr>
        <w:t>HI</w:t>
      </w:r>
      <w:r>
        <w:rPr>
          <w:rFonts w:hint="eastAsia"/>
        </w:rPr>
        <w:t>基于重建误差，正常</w:t>
      </w:r>
      <w:r>
        <w:rPr>
          <w:rFonts w:hint="eastAsia"/>
        </w:rPr>
        <w:t>=1</w:t>
      </w:r>
      <w:r>
        <w:rPr>
          <w:rFonts w:hint="eastAsia"/>
        </w:rPr>
        <w:t>，异常趋近</w:t>
      </w:r>
      <w:r>
        <w:rPr>
          <w:rFonts w:hint="eastAsia"/>
        </w:rPr>
        <w:t>0</w:t>
      </w:r>
    </w:p>
    <w:p w14:paraId="61A9FE5F" w14:textId="77777777" w:rsidR="00D079F8" w:rsidRDefault="00D079F8" w:rsidP="00D079F8">
      <w:r>
        <w:rPr>
          <w:rFonts w:hint="eastAsia"/>
        </w:rPr>
        <w:t>这样两类设备的输出在同一个框架下，客户看到的是统一的健康仪表盘，不需要理解背后的技术差异。</w:t>
      </w:r>
    </w:p>
    <w:p w14:paraId="5190754D" w14:textId="77777777" w:rsidR="00D079F8" w:rsidRDefault="00D079F8" w:rsidP="00D079F8"/>
    <w:p w14:paraId="2DF0EF4E" w14:textId="77777777" w:rsidR="00D079F8" w:rsidRDefault="00D079F8" w:rsidP="00D079F8">
      <w:r>
        <w:rPr>
          <w:rFonts w:hint="eastAsia"/>
        </w:rPr>
        <w:t>整体评价</w:t>
      </w:r>
    </w:p>
    <w:p w14:paraId="0F193F22" w14:textId="77777777" w:rsidR="00D079F8" w:rsidRDefault="00D079F8" w:rsidP="00D079F8">
      <w:r>
        <w:rPr>
          <w:rFonts w:hint="eastAsia"/>
        </w:rPr>
        <w:t>你挖的坑是真实的，但你现在的修补方向是对的。</w:t>
      </w:r>
    </w:p>
    <w:p w14:paraId="5697ACE1" w14:textId="77777777" w:rsidR="00D079F8" w:rsidRDefault="00D079F8" w:rsidP="00D079F8"/>
    <w:p w14:paraId="13D0100E" w14:textId="77777777" w:rsidR="00D079F8" w:rsidRDefault="00D079F8" w:rsidP="00D079F8">
      <w:r>
        <w:rPr>
          <w:rFonts w:hint="eastAsia"/>
        </w:rPr>
        <w:t>需要调整的只有两点：</w:t>
      </w:r>
    </w:p>
    <w:p w14:paraId="3004942C" w14:textId="77777777" w:rsidR="00D079F8" w:rsidRDefault="00D079F8" w:rsidP="00D079F8"/>
    <w:p w14:paraId="3AB52078" w14:textId="77777777" w:rsidR="00D079F8" w:rsidRDefault="00D079F8" w:rsidP="00D079F8">
      <w:r>
        <w:rPr>
          <w:rFonts w:hint="eastAsia"/>
        </w:rPr>
        <w:t>把</w:t>
      </w:r>
      <w:r>
        <w:rPr>
          <w:rFonts w:hint="eastAsia"/>
        </w:rPr>
        <w:t>"LSTM</w:t>
      </w:r>
      <w:r>
        <w:rPr>
          <w:rFonts w:hint="eastAsia"/>
        </w:rPr>
        <w:t>做</w:t>
      </w:r>
      <w:r>
        <w:rPr>
          <w:rFonts w:hint="eastAsia"/>
        </w:rPr>
        <w:t>RUL"</w:t>
      </w:r>
      <w:r>
        <w:rPr>
          <w:rFonts w:hint="eastAsia"/>
        </w:rPr>
        <w:t>改成</w:t>
      </w:r>
      <w:r>
        <w:rPr>
          <w:rFonts w:hint="eastAsia"/>
        </w:rPr>
        <w:t>"</w:t>
      </w:r>
      <w:r>
        <w:rPr>
          <w:rFonts w:hint="eastAsia"/>
        </w:rPr>
        <w:t>相似性模型</w:t>
      </w:r>
      <w:r>
        <w:rPr>
          <w:rFonts w:hint="eastAsia"/>
        </w:rPr>
        <w:t>+</w:t>
      </w:r>
      <w:r>
        <w:rPr>
          <w:rFonts w:hint="eastAsia"/>
        </w:rPr>
        <w:t>基线偏差模型做</w:t>
      </w:r>
      <w:r>
        <w:rPr>
          <w:rFonts w:hint="eastAsia"/>
        </w:rPr>
        <w:t>RUL"</w:t>
      </w:r>
      <w:r>
        <w:rPr>
          <w:rFonts w:hint="eastAsia"/>
        </w:rPr>
        <w:t>，更符合你</w:t>
      </w:r>
      <w:r>
        <w:rPr>
          <w:rFonts w:hint="eastAsia"/>
        </w:rPr>
        <w:t>CV</w:t>
      </w:r>
      <w:r>
        <w:rPr>
          <w:rFonts w:hint="eastAsia"/>
        </w:rPr>
        <w:t>的描述，也更符合工业实际</w:t>
      </w:r>
    </w:p>
    <w:p w14:paraId="51AB762E" w14:textId="77777777" w:rsidR="00D079F8" w:rsidRDefault="00D079F8" w:rsidP="00D079F8">
      <w:r>
        <w:rPr>
          <w:rFonts w:hint="eastAsia"/>
        </w:rPr>
        <w:t>把</w:t>
      </w:r>
      <w:r>
        <w:rPr>
          <w:rFonts w:hint="eastAsia"/>
        </w:rPr>
        <w:t>LSTM-AE</w:t>
      </w:r>
      <w:r>
        <w:rPr>
          <w:rFonts w:hint="eastAsia"/>
        </w:rPr>
        <w:t>的定位说清楚：不是</w:t>
      </w:r>
      <w:r>
        <w:rPr>
          <w:rFonts w:hint="eastAsia"/>
        </w:rPr>
        <w:t>RUL</w:t>
      </w:r>
      <w:r>
        <w:rPr>
          <w:rFonts w:hint="eastAsia"/>
        </w:rPr>
        <w:t>，是异常检测</w:t>
      </w:r>
      <w:r>
        <w:rPr>
          <w:rFonts w:hint="eastAsia"/>
        </w:rPr>
        <w:t>+</w:t>
      </w:r>
      <w:r>
        <w:rPr>
          <w:rFonts w:hint="eastAsia"/>
        </w:rPr>
        <w:t>健康指数</w:t>
      </w:r>
    </w:p>
    <w:p w14:paraId="39E1B3B4" w14:textId="77777777" w:rsidR="00D079F8" w:rsidRDefault="00D079F8" w:rsidP="00D079F8">
      <w:r>
        <w:rPr>
          <w:rFonts w:hint="eastAsia"/>
        </w:rPr>
        <w:t>这两点调整之后，你的项目叙事会非常完整，而且经得起</w:t>
      </w:r>
      <w:r>
        <w:rPr>
          <w:rFonts w:hint="eastAsia"/>
        </w:rPr>
        <w:t>Roy</w:t>
      </w:r>
      <w:r>
        <w:rPr>
          <w:rFonts w:hint="eastAsia"/>
        </w:rPr>
        <w:t>从用户角度的追问。</w:t>
      </w:r>
    </w:p>
    <w:p w14:paraId="22B7D6EF" w14:textId="77777777" w:rsidR="00D079F8" w:rsidRDefault="00D079F8" w:rsidP="00D079F8"/>
    <w:p w14:paraId="01BD60CD" w14:textId="77777777" w:rsidR="00D079F8" w:rsidRDefault="00D079F8" w:rsidP="00D079F8">
      <w:r>
        <w:rPr>
          <w:rFonts w:hint="eastAsia"/>
        </w:rPr>
        <w:t>1. "</w:t>
      </w:r>
      <w:r>
        <w:rPr>
          <w:rFonts w:hint="eastAsia"/>
        </w:rPr>
        <w:t>你在</w:t>
      </w:r>
      <w:r>
        <w:rPr>
          <w:rFonts w:hint="eastAsia"/>
        </w:rPr>
        <w:t>BASF</w:t>
      </w:r>
      <w:r>
        <w:rPr>
          <w:rFonts w:hint="eastAsia"/>
        </w:rPr>
        <w:t>做的反应器预测性维护项目，能介绍一下么？</w:t>
      </w:r>
      <w:r>
        <w:rPr>
          <w:rFonts w:hint="eastAsia"/>
        </w:rPr>
        <w:t>"</w:t>
      </w:r>
    </w:p>
    <w:p w14:paraId="59374102" w14:textId="77777777" w:rsidR="00D079F8" w:rsidRDefault="00D079F8" w:rsidP="00D079F8"/>
    <w:p w14:paraId="37C5CDD5" w14:textId="77777777" w:rsidR="00D079F8" w:rsidRDefault="00D079F8" w:rsidP="00D079F8">
      <w:r>
        <w:rPr>
          <w:rFonts w:hint="eastAsia"/>
        </w:rPr>
        <w:t>这个项目的背景是，工厂希望把</w:t>
      </w:r>
      <w:r>
        <w:rPr>
          <w:rFonts w:hint="eastAsia"/>
        </w:rPr>
        <w:t>100</w:t>
      </w:r>
      <w:r>
        <w:rPr>
          <w:rFonts w:hint="eastAsia"/>
        </w:rPr>
        <w:t>多台反应器从定期计划维护，转向基于设备状态的主动维护，核心目标是减少非计划停机。</w:t>
      </w:r>
    </w:p>
    <w:p w14:paraId="3A7648A2" w14:textId="77777777" w:rsidR="00D079F8" w:rsidRDefault="00D079F8" w:rsidP="00D079F8"/>
    <w:p w14:paraId="66CD4A0A" w14:textId="77777777" w:rsidR="00D079F8" w:rsidRDefault="00D079F8" w:rsidP="00D079F8">
      <w:r>
        <w:rPr>
          <w:rFonts w:hint="eastAsia"/>
        </w:rPr>
        <w:t>我把设备分两类处理。</w:t>
      </w:r>
    </w:p>
    <w:p w14:paraId="6C9E3DA4" w14:textId="77777777" w:rsidR="00D079F8" w:rsidRDefault="00D079F8" w:rsidP="00D079F8"/>
    <w:p w14:paraId="0DAFBEE2" w14:textId="77777777" w:rsidR="00D079F8" w:rsidRDefault="00D079F8" w:rsidP="00D079F8">
      <w:r>
        <w:rPr>
          <w:rFonts w:hint="eastAsia"/>
        </w:rPr>
        <w:t>对运行多年的旧设备，我们有德国同型号的历史生命周期数据可以参考。我用相似性模型，把当前设备的传感器退化曲线和历史库做匹配，估算剩余使用寿命，定义健康指数。维修记录由于缺失严重，质量不可靠，所以这一阶段没有做故障诊断，这是诚实的判断。</w:t>
      </w:r>
    </w:p>
    <w:p w14:paraId="2A3A92C9" w14:textId="77777777" w:rsidR="00D079F8" w:rsidRDefault="00D079F8" w:rsidP="00D079F8"/>
    <w:p w14:paraId="241DE2B7" w14:textId="77777777" w:rsidR="00D079F8" w:rsidRDefault="00D079F8" w:rsidP="00D079F8">
      <w:r>
        <w:rPr>
          <w:rFonts w:hint="eastAsia"/>
        </w:rPr>
        <w:t>对新安装的设备，没有任何失效历史，我用</w:t>
      </w:r>
      <w:r>
        <w:rPr>
          <w:rFonts w:hint="eastAsia"/>
        </w:rPr>
        <w:t>LSTM</w:t>
      </w:r>
      <w:r>
        <w:rPr>
          <w:rFonts w:hint="eastAsia"/>
        </w:rPr>
        <w:t>自编码器学习正常运行模式，建立健康基线，通过重建误差的偏离程度定义健康指数，触发预警。后续计划是收集预警时的传感器数据，结合工厂工程师的领域知识，逐步建立故障类型标签库，等数据积累到一定程度再上监督分类。</w:t>
      </w:r>
    </w:p>
    <w:p w14:paraId="298F5B14" w14:textId="77777777" w:rsidR="00D079F8" w:rsidRDefault="00D079F8" w:rsidP="00D079F8"/>
    <w:p w14:paraId="7BA5C483" w14:textId="77777777" w:rsidR="00D079F8" w:rsidRDefault="00D079F8" w:rsidP="00D079F8">
      <w:r>
        <w:rPr>
          <w:rFonts w:hint="eastAsia"/>
        </w:rPr>
        <w:t>两类设备最终输出统一的健康仪表盘，工厂团队直接看健康指数和预警信号做维护决策。</w:t>
      </w:r>
    </w:p>
    <w:p w14:paraId="2170C2EA" w14:textId="77777777" w:rsidR="00D079F8" w:rsidRDefault="00D079F8" w:rsidP="00D079F8"/>
    <w:p w14:paraId="7DF23F14" w14:textId="77777777" w:rsidR="00D079F8" w:rsidRDefault="00D079F8" w:rsidP="00D079F8">
      <w:r>
        <w:rPr>
          <w:rFonts w:hint="eastAsia"/>
        </w:rPr>
        <w:t>这个框架我觉得和</w:t>
      </w:r>
      <w:r>
        <w:rPr>
          <w:rFonts w:hint="eastAsia"/>
        </w:rPr>
        <w:t>Edwards</w:t>
      </w:r>
      <w:r>
        <w:rPr>
          <w:rFonts w:hint="eastAsia"/>
        </w:rPr>
        <w:t>的场景高度相关——真空泵的退化逻辑和反应器类似，有历史数据的老设备用相似性模型，新部署的设备用异常检测先跑起来，这套思路可以直接迁移。</w:t>
      </w:r>
    </w:p>
    <w:p w14:paraId="516AEBAF" w14:textId="77777777" w:rsidR="00D079F8" w:rsidRDefault="00D079F8" w:rsidP="00D079F8"/>
    <w:p w14:paraId="0DE07783" w14:textId="77777777" w:rsidR="00D079F8" w:rsidRDefault="00D079F8" w:rsidP="00D079F8"/>
    <w:p w14:paraId="77559562" w14:textId="77777777" w:rsidR="00D079F8" w:rsidRDefault="00D079F8" w:rsidP="00D079F8"/>
    <w:p w14:paraId="2950C4AB" w14:textId="77777777" w:rsidR="00D079F8" w:rsidRDefault="00D079F8" w:rsidP="00D079F8">
      <w:r>
        <w:rPr>
          <w:rFonts w:hint="eastAsia"/>
        </w:rPr>
        <w:t>2. "</w:t>
      </w:r>
      <w:r>
        <w:rPr>
          <w:rFonts w:hint="eastAsia"/>
        </w:rPr>
        <w:t>你刚才说用相似性模型预测旧设备的</w:t>
      </w:r>
      <w:r>
        <w:rPr>
          <w:rFonts w:hint="eastAsia"/>
        </w:rPr>
        <w:t>RUL</w:t>
      </w:r>
      <w:r>
        <w:rPr>
          <w:rFonts w:hint="eastAsia"/>
        </w:rPr>
        <w:t>，德国的数据质量一般，型号也不完全一样，你怎么保证你的预测结果是可信的？你有没有办法验证你的模型是对的？</w:t>
      </w:r>
      <w:r>
        <w:rPr>
          <w:rFonts w:hint="eastAsia"/>
        </w:rPr>
        <w:t>"</w:t>
      </w:r>
    </w:p>
    <w:p w14:paraId="1A959589" w14:textId="77777777" w:rsidR="00D079F8" w:rsidRDefault="00D079F8" w:rsidP="00D079F8"/>
    <w:p w14:paraId="77967232" w14:textId="77777777" w:rsidR="00D079F8" w:rsidRDefault="00D079F8" w:rsidP="00D079F8">
      <w:r>
        <w:rPr>
          <w:rFonts w:hint="eastAsia"/>
        </w:rPr>
        <w:t>方法一：回测（</w:t>
      </w:r>
      <w:proofErr w:type="spellStart"/>
      <w:r>
        <w:rPr>
          <w:rFonts w:hint="eastAsia"/>
        </w:rPr>
        <w:t>Backtesting</w:t>
      </w:r>
      <w:proofErr w:type="spellEnd"/>
      <w:r>
        <w:rPr>
          <w:rFonts w:hint="eastAsia"/>
        </w:rPr>
        <w:t>）</w:t>
      </w:r>
    </w:p>
    <w:p w14:paraId="61A7E8AA" w14:textId="77777777" w:rsidR="00D079F8" w:rsidRDefault="00D079F8" w:rsidP="00D079F8"/>
    <w:p w14:paraId="0195AF62" w14:textId="77777777" w:rsidR="00D079F8" w:rsidRDefault="00D079F8" w:rsidP="00D079F8">
      <w:r>
        <w:rPr>
          <w:rFonts w:hint="eastAsia"/>
        </w:rPr>
        <w:t>用德国历史数据里已经失效的设备做验证：</w:t>
      </w:r>
    </w:p>
    <w:p w14:paraId="6675EC1C" w14:textId="77777777" w:rsidR="00D079F8" w:rsidRDefault="00D079F8" w:rsidP="00D079F8"/>
    <w:p w14:paraId="54EFE023" w14:textId="77777777" w:rsidR="00D079F8" w:rsidRDefault="00D079F8" w:rsidP="00D079F8">
      <w:r>
        <w:rPr>
          <w:rFonts w:hint="eastAsia"/>
        </w:rPr>
        <w:t>把这台设备的数据截断到失效前某个时间点，让模型预测</w:t>
      </w:r>
      <w:r>
        <w:rPr>
          <w:rFonts w:hint="eastAsia"/>
        </w:rPr>
        <w:t>RUL</w:t>
      </w:r>
      <w:r>
        <w:rPr>
          <w:rFonts w:hint="eastAsia"/>
        </w:rPr>
        <w:t>，看预测值和真实剩余寿命差多少。</w:t>
      </w:r>
    </w:p>
    <w:p w14:paraId="11768E96" w14:textId="77777777" w:rsidR="00D079F8" w:rsidRDefault="00D079F8" w:rsidP="00D079F8"/>
    <w:p w14:paraId="0C48CB3D" w14:textId="77777777" w:rsidR="00D079F8" w:rsidRDefault="00D079F8" w:rsidP="00D079F8">
      <w:r>
        <w:rPr>
          <w:rFonts w:hint="eastAsia"/>
        </w:rPr>
        <w:t>这是最直接的验证方式。</w:t>
      </w:r>
    </w:p>
    <w:p w14:paraId="5FA9A638" w14:textId="77777777" w:rsidR="00D079F8" w:rsidRDefault="00D079F8" w:rsidP="00D079F8"/>
    <w:p w14:paraId="0A5AA1FE" w14:textId="77777777" w:rsidR="00D079F8" w:rsidRDefault="00D079F8" w:rsidP="00D079F8">
      <w:r>
        <w:rPr>
          <w:rFonts w:hint="eastAsia"/>
        </w:rPr>
        <w:t>方法二：置信区间</w:t>
      </w:r>
    </w:p>
    <w:p w14:paraId="5205331D" w14:textId="77777777" w:rsidR="00D079F8" w:rsidRDefault="00D079F8" w:rsidP="00D079F8"/>
    <w:p w14:paraId="2C86AEF6" w14:textId="77777777" w:rsidR="00D079F8" w:rsidRDefault="00D079F8" w:rsidP="00D079F8">
      <w:r>
        <w:rPr>
          <w:rFonts w:hint="eastAsia"/>
        </w:rPr>
        <w:t>相似性模型找到</w:t>
      </w:r>
      <w:r>
        <w:rPr>
          <w:rFonts w:hint="eastAsia"/>
        </w:rPr>
        <w:t>K</w:t>
      </w:r>
      <w:r>
        <w:rPr>
          <w:rFonts w:hint="eastAsia"/>
        </w:rPr>
        <w:t>个最近邻，如果</w:t>
      </w:r>
      <w:r>
        <w:rPr>
          <w:rFonts w:hint="eastAsia"/>
        </w:rPr>
        <w:t>K</w:t>
      </w:r>
      <w:r>
        <w:rPr>
          <w:rFonts w:hint="eastAsia"/>
        </w:rPr>
        <w:t>个邻居的剩余寿命都很集中，说明预测可信；如果分散，说明不确定性高，输出时带上置信区间。</w:t>
      </w:r>
    </w:p>
    <w:p w14:paraId="45F2DB86" w14:textId="77777777" w:rsidR="00D079F8" w:rsidRDefault="00D079F8" w:rsidP="00D079F8"/>
    <w:p w14:paraId="10DC7A73" w14:textId="77777777" w:rsidR="00D079F8" w:rsidRDefault="00D079F8" w:rsidP="00D079F8">
      <w:r>
        <w:rPr>
          <w:rFonts w:hint="eastAsia"/>
        </w:rPr>
        <w:t>方法三：专家验证</w:t>
      </w:r>
    </w:p>
    <w:p w14:paraId="75524E4A" w14:textId="77777777" w:rsidR="00D079F8" w:rsidRDefault="00D079F8" w:rsidP="00D079F8"/>
    <w:p w14:paraId="719255C8" w14:textId="77777777" w:rsidR="00D079F8" w:rsidRDefault="00D079F8" w:rsidP="00D079F8">
      <w:r>
        <w:rPr>
          <w:rFonts w:hint="eastAsia"/>
        </w:rPr>
        <w:t>把模型输出的健康指数给工厂工程师看，让他们对照实际维修记录判断：模型给出预警的时候，设备是不是真的出现了问题。</w:t>
      </w:r>
    </w:p>
    <w:p w14:paraId="15F1BEE3" w14:textId="77777777" w:rsidR="00D079F8" w:rsidRDefault="00D079F8" w:rsidP="00D079F8"/>
    <w:p w14:paraId="7634CD39" w14:textId="77777777" w:rsidR="00D079F8" w:rsidRDefault="00D079F8" w:rsidP="00D079F8">
      <w:r>
        <w:rPr>
          <w:rFonts w:hint="eastAsia"/>
        </w:rPr>
        <w:t>方法四：诚实承认局限</w:t>
      </w:r>
    </w:p>
    <w:p w14:paraId="62B1FDD7" w14:textId="77777777" w:rsidR="00D079F8" w:rsidRDefault="00D079F8" w:rsidP="00D079F8"/>
    <w:p w14:paraId="6163FDF1" w14:textId="77777777" w:rsidR="00D079F8" w:rsidRDefault="00D079F8" w:rsidP="00D079F8">
      <w:r>
        <w:rPr>
          <w:rFonts w:hint="eastAsia"/>
        </w:rPr>
        <w:t>"</w:t>
      </w:r>
      <w:r>
        <w:rPr>
          <w:rFonts w:hint="eastAsia"/>
        </w:rPr>
        <w:t>由于型号差异，我们对模型的绝对精度没有很高的信心，所以我们的输出不是一个精确的天数，而是一个健康趋势和预警信号。工厂团队用它来辅助决策，不是完全依赖它。</w:t>
      </w:r>
      <w:r>
        <w:rPr>
          <w:rFonts w:hint="eastAsia"/>
        </w:rPr>
        <w:t>"</w:t>
      </w:r>
    </w:p>
    <w:p w14:paraId="5411E269" w14:textId="77777777" w:rsidR="00D079F8" w:rsidRDefault="00D079F8" w:rsidP="00D079F8"/>
    <w:p w14:paraId="4D27CA82" w14:textId="77777777" w:rsidR="00D079F8" w:rsidRDefault="00D079F8" w:rsidP="00D079F8">
      <w:r>
        <w:rPr>
          <w:rFonts w:hint="eastAsia"/>
        </w:rPr>
        <w:t>坦白说，由于型号差异，我们对绝对精度没有过高期望。所以我们的输出定位是健康趋势和预警信号，帮工厂做辅助决策，而不是给一个精确的倒计时。工厂团队接受这个定位，他们需要的是</w:t>
      </w:r>
      <w:r>
        <w:rPr>
          <w:rFonts w:hint="eastAsia"/>
        </w:rPr>
        <w:t>'</w:t>
      </w:r>
      <w:r>
        <w:rPr>
          <w:rFonts w:hint="eastAsia"/>
        </w:rPr>
        <w:t>这台设备需要关注</w:t>
      </w:r>
      <w:r>
        <w:rPr>
          <w:rFonts w:hint="eastAsia"/>
        </w:rPr>
        <w:t>'</w:t>
      </w:r>
      <w:r>
        <w:rPr>
          <w:rFonts w:hint="eastAsia"/>
        </w:rPr>
        <w:t>，不是</w:t>
      </w:r>
      <w:r>
        <w:rPr>
          <w:rFonts w:hint="eastAsia"/>
        </w:rPr>
        <w:t>'</w:t>
      </w:r>
      <w:r>
        <w:rPr>
          <w:rFonts w:hint="eastAsia"/>
        </w:rPr>
        <w:t>还有</w:t>
      </w:r>
      <w:r>
        <w:rPr>
          <w:rFonts w:hint="eastAsia"/>
        </w:rPr>
        <w:t>37</w:t>
      </w:r>
      <w:r>
        <w:rPr>
          <w:rFonts w:hint="eastAsia"/>
        </w:rPr>
        <w:t>天失效</w:t>
      </w:r>
      <w:r>
        <w:rPr>
          <w:rFonts w:hint="eastAsia"/>
        </w:rPr>
        <w:t>'</w:t>
      </w:r>
      <w:r>
        <w:rPr>
          <w:rFonts w:hint="eastAsia"/>
        </w:rPr>
        <w:t>。</w:t>
      </w:r>
      <w:r>
        <w:rPr>
          <w:rFonts w:hint="eastAsia"/>
        </w:rPr>
        <w:t>"</w:t>
      </w:r>
    </w:p>
    <w:p w14:paraId="0A90BA71" w14:textId="77777777" w:rsidR="00D079F8" w:rsidRDefault="00D079F8" w:rsidP="00D079F8"/>
    <w:p w14:paraId="6D4D3307" w14:textId="77777777" w:rsidR="00D079F8" w:rsidRDefault="00D079F8" w:rsidP="00D079F8">
      <w:r>
        <w:rPr>
          <w:rFonts w:hint="eastAsia"/>
        </w:rPr>
        <w:t>回测怎么做，有没有数据泄露</w:t>
      </w:r>
    </w:p>
    <w:p w14:paraId="45AB734D" w14:textId="77777777" w:rsidR="00D079F8" w:rsidRDefault="00D079F8" w:rsidP="00D079F8">
      <w:r>
        <w:rPr>
          <w:rFonts w:hint="eastAsia"/>
        </w:rPr>
        <w:t>这里要用留一法（</w:t>
      </w:r>
      <w:r>
        <w:rPr>
          <w:rFonts w:hint="eastAsia"/>
        </w:rPr>
        <w:t>Leave-One-Out</w:t>
      </w:r>
      <w:r>
        <w:rPr>
          <w:rFonts w:hint="eastAsia"/>
        </w:rPr>
        <w:t>）：</w:t>
      </w:r>
    </w:p>
    <w:p w14:paraId="5D733034" w14:textId="77777777" w:rsidR="00D079F8" w:rsidRDefault="00D079F8" w:rsidP="00D079F8"/>
    <w:p w14:paraId="270D35ED" w14:textId="77777777" w:rsidR="00D079F8" w:rsidRDefault="00D079F8" w:rsidP="00D079F8">
      <w:r>
        <w:rPr>
          <w:rFonts w:hint="eastAsia"/>
        </w:rPr>
        <w:t>假设德国历史库里有</w:t>
      </w:r>
      <w:r>
        <w:rPr>
          <w:rFonts w:hint="eastAsia"/>
        </w:rPr>
        <w:t>20</w:t>
      </w:r>
      <w:r>
        <w:rPr>
          <w:rFonts w:hint="eastAsia"/>
        </w:rPr>
        <w:t>台设备的完整记录</w:t>
      </w:r>
    </w:p>
    <w:p w14:paraId="40DA8250" w14:textId="77777777" w:rsidR="00D079F8" w:rsidRDefault="00D079F8" w:rsidP="00D079F8"/>
    <w:p w14:paraId="19C62044" w14:textId="77777777" w:rsidR="00D079F8" w:rsidRDefault="00D079F8" w:rsidP="00D079F8">
      <w:r>
        <w:rPr>
          <w:rFonts w:hint="eastAsia"/>
        </w:rPr>
        <w:t>回测第</w:t>
      </w:r>
      <w:r>
        <w:rPr>
          <w:rFonts w:hint="eastAsia"/>
        </w:rPr>
        <w:t>1</w:t>
      </w:r>
      <w:r>
        <w:rPr>
          <w:rFonts w:hint="eastAsia"/>
        </w:rPr>
        <w:t>台：</w:t>
      </w:r>
    </w:p>
    <w:p w14:paraId="60D08514" w14:textId="77777777" w:rsidR="00D079F8" w:rsidRDefault="00D079F8" w:rsidP="00D079F8">
      <w:r>
        <w:rPr>
          <w:rFonts w:hint="eastAsia"/>
        </w:rPr>
        <w:lastRenderedPageBreak/>
        <w:t xml:space="preserve">- </w:t>
      </w:r>
      <w:r>
        <w:rPr>
          <w:rFonts w:hint="eastAsia"/>
        </w:rPr>
        <w:t>把第</w:t>
      </w:r>
      <w:r>
        <w:rPr>
          <w:rFonts w:hint="eastAsia"/>
        </w:rPr>
        <w:t>1</w:t>
      </w:r>
      <w:r>
        <w:rPr>
          <w:rFonts w:hint="eastAsia"/>
        </w:rPr>
        <w:t>台从历史库里拿出来</w:t>
      </w:r>
    </w:p>
    <w:p w14:paraId="3A8E28D5" w14:textId="77777777" w:rsidR="00D079F8" w:rsidRDefault="00D079F8" w:rsidP="00D079F8">
      <w:r>
        <w:rPr>
          <w:rFonts w:hint="eastAsia"/>
        </w:rPr>
        <w:t xml:space="preserve">- </w:t>
      </w:r>
      <w:r>
        <w:rPr>
          <w:rFonts w:hint="eastAsia"/>
        </w:rPr>
        <w:t>用剩下</w:t>
      </w:r>
      <w:r>
        <w:rPr>
          <w:rFonts w:hint="eastAsia"/>
        </w:rPr>
        <w:t>19</w:t>
      </w:r>
      <w:r>
        <w:rPr>
          <w:rFonts w:hint="eastAsia"/>
        </w:rPr>
        <w:t>台作为历史库</w:t>
      </w:r>
    </w:p>
    <w:p w14:paraId="7AC141AD" w14:textId="77777777" w:rsidR="00D079F8" w:rsidRDefault="00D079F8" w:rsidP="00D079F8">
      <w:r>
        <w:rPr>
          <w:rFonts w:hint="eastAsia"/>
        </w:rPr>
        <w:t xml:space="preserve">- </w:t>
      </w:r>
      <w:r>
        <w:rPr>
          <w:rFonts w:hint="eastAsia"/>
        </w:rPr>
        <w:t>把第</w:t>
      </w:r>
      <w:r>
        <w:rPr>
          <w:rFonts w:hint="eastAsia"/>
        </w:rPr>
        <w:t>1</w:t>
      </w:r>
      <w:r>
        <w:rPr>
          <w:rFonts w:hint="eastAsia"/>
        </w:rPr>
        <w:t>台的数据截断到失效前某个时间点</w:t>
      </w:r>
    </w:p>
    <w:p w14:paraId="630182EE" w14:textId="77777777" w:rsidR="00D079F8" w:rsidRDefault="00D079F8" w:rsidP="00D079F8">
      <w:r>
        <w:rPr>
          <w:rFonts w:hint="eastAsia"/>
        </w:rPr>
        <w:t xml:space="preserve">- </w:t>
      </w:r>
      <w:r>
        <w:rPr>
          <w:rFonts w:hint="eastAsia"/>
        </w:rPr>
        <w:t>让模型在</w:t>
      </w:r>
      <w:r>
        <w:rPr>
          <w:rFonts w:hint="eastAsia"/>
        </w:rPr>
        <w:t>19</w:t>
      </w:r>
      <w:r>
        <w:rPr>
          <w:rFonts w:hint="eastAsia"/>
        </w:rPr>
        <w:t>台里找最相似的</w:t>
      </w:r>
    </w:p>
    <w:p w14:paraId="4C08D2AE" w14:textId="77777777" w:rsidR="00D079F8" w:rsidRDefault="00D079F8" w:rsidP="00D079F8">
      <w:r>
        <w:rPr>
          <w:rFonts w:hint="eastAsia"/>
        </w:rPr>
        <w:t xml:space="preserve">- </w:t>
      </w:r>
      <w:r>
        <w:rPr>
          <w:rFonts w:hint="eastAsia"/>
        </w:rPr>
        <w:t>预测第</w:t>
      </w:r>
      <w:r>
        <w:rPr>
          <w:rFonts w:hint="eastAsia"/>
        </w:rPr>
        <w:t>1</w:t>
      </w:r>
      <w:r>
        <w:rPr>
          <w:rFonts w:hint="eastAsia"/>
        </w:rPr>
        <w:t>台的</w:t>
      </w:r>
      <w:r>
        <w:rPr>
          <w:rFonts w:hint="eastAsia"/>
        </w:rPr>
        <w:t>RUL</w:t>
      </w:r>
    </w:p>
    <w:p w14:paraId="09873E79" w14:textId="77777777" w:rsidR="00D079F8" w:rsidRDefault="00D079F8" w:rsidP="00D079F8">
      <w:r>
        <w:rPr>
          <w:rFonts w:hint="eastAsia"/>
        </w:rPr>
        <w:t xml:space="preserve">- </w:t>
      </w:r>
      <w:r>
        <w:rPr>
          <w:rFonts w:hint="eastAsia"/>
        </w:rPr>
        <w:t>和第</w:t>
      </w:r>
      <w:r>
        <w:rPr>
          <w:rFonts w:hint="eastAsia"/>
        </w:rPr>
        <w:t>1</w:t>
      </w:r>
      <w:r>
        <w:rPr>
          <w:rFonts w:hint="eastAsia"/>
        </w:rPr>
        <w:t>台真实的剩余寿命比较，算误差</w:t>
      </w:r>
    </w:p>
    <w:p w14:paraId="24745298" w14:textId="77777777" w:rsidR="00D079F8" w:rsidRDefault="00D079F8" w:rsidP="00D079F8"/>
    <w:p w14:paraId="1D915242" w14:textId="77777777" w:rsidR="00D079F8" w:rsidRDefault="00D079F8" w:rsidP="00D079F8">
      <w:r>
        <w:rPr>
          <w:rFonts w:hint="eastAsia"/>
        </w:rPr>
        <w:t>回测第</w:t>
      </w:r>
      <w:r>
        <w:rPr>
          <w:rFonts w:hint="eastAsia"/>
        </w:rPr>
        <w:t>2</w:t>
      </w:r>
      <w:r>
        <w:rPr>
          <w:rFonts w:hint="eastAsia"/>
        </w:rPr>
        <w:t>台：</w:t>
      </w:r>
    </w:p>
    <w:p w14:paraId="6B0D7AED" w14:textId="77777777" w:rsidR="00D079F8" w:rsidRDefault="00D079F8" w:rsidP="00D079F8">
      <w:r>
        <w:rPr>
          <w:rFonts w:hint="eastAsia"/>
        </w:rPr>
        <w:t xml:space="preserve">- </w:t>
      </w:r>
      <w:r>
        <w:rPr>
          <w:rFonts w:hint="eastAsia"/>
        </w:rPr>
        <w:t>把第</w:t>
      </w:r>
      <w:r>
        <w:rPr>
          <w:rFonts w:hint="eastAsia"/>
        </w:rPr>
        <w:t>2</w:t>
      </w:r>
      <w:r>
        <w:rPr>
          <w:rFonts w:hint="eastAsia"/>
        </w:rPr>
        <w:t>台从历史库里拿出来</w:t>
      </w:r>
    </w:p>
    <w:p w14:paraId="7F31C4D7" w14:textId="77777777" w:rsidR="00D079F8" w:rsidRDefault="00D079F8" w:rsidP="00D079F8">
      <w:r>
        <w:rPr>
          <w:rFonts w:hint="eastAsia"/>
        </w:rPr>
        <w:t xml:space="preserve">- </w:t>
      </w:r>
      <w:r>
        <w:rPr>
          <w:rFonts w:hint="eastAsia"/>
        </w:rPr>
        <w:t>用剩下</w:t>
      </w:r>
      <w:r>
        <w:rPr>
          <w:rFonts w:hint="eastAsia"/>
        </w:rPr>
        <w:t>19</w:t>
      </w:r>
      <w:r>
        <w:rPr>
          <w:rFonts w:hint="eastAsia"/>
        </w:rPr>
        <w:t>台作为历史库</w:t>
      </w:r>
    </w:p>
    <w:p w14:paraId="335957EE" w14:textId="77777777" w:rsidR="00D079F8" w:rsidRDefault="00D079F8" w:rsidP="00D079F8">
      <w:r>
        <w:rPr>
          <w:rFonts w:hint="eastAsia"/>
        </w:rPr>
        <w:t xml:space="preserve">- </w:t>
      </w:r>
      <w:r>
        <w:rPr>
          <w:rFonts w:hint="eastAsia"/>
        </w:rPr>
        <w:t>重复上面的过程</w:t>
      </w:r>
    </w:p>
    <w:p w14:paraId="058F07A0" w14:textId="77777777" w:rsidR="00D079F8" w:rsidRDefault="00D079F8" w:rsidP="00D079F8"/>
    <w:p w14:paraId="5B244783" w14:textId="77777777" w:rsidR="00D079F8" w:rsidRDefault="00D079F8" w:rsidP="00D079F8">
      <w:r>
        <w:rPr>
          <w:rFonts w:hint="eastAsia"/>
        </w:rPr>
        <w:t>...</w:t>
      </w:r>
      <w:r>
        <w:rPr>
          <w:rFonts w:hint="eastAsia"/>
        </w:rPr>
        <w:t>以此类推，</w:t>
      </w:r>
      <w:r>
        <w:rPr>
          <w:rFonts w:hint="eastAsia"/>
        </w:rPr>
        <w:t>20</w:t>
      </w:r>
      <w:r>
        <w:rPr>
          <w:rFonts w:hint="eastAsia"/>
        </w:rPr>
        <w:t>台都回测一遍</w:t>
      </w:r>
    </w:p>
    <w:p w14:paraId="19D843E2" w14:textId="77777777" w:rsidR="00D079F8" w:rsidRDefault="00D079F8" w:rsidP="00D079F8">
      <w:r>
        <w:rPr>
          <w:rFonts w:hint="eastAsia"/>
        </w:rPr>
        <w:t>这样就没有数据泄露——每次预测时，被预测的设备不在历史库里。</w:t>
      </w:r>
    </w:p>
    <w:p w14:paraId="18B10008" w14:textId="77777777" w:rsidR="00D079F8" w:rsidRDefault="00D079F8" w:rsidP="00D079F8"/>
    <w:p w14:paraId="595AFEF5" w14:textId="77777777" w:rsidR="00D079F8" w:rsidRDefault="00D079F8" w:rsidP="00D079F8"/>
    <w:p w14:paraId="12F3E4DC" w14:textId="77777777" w:rsidR="00D079F8" w:rsidRDefault="00D079F8" w:rsidP="00D079F8">
      <w:r>
        <w:rPr>
          <w:rFonts w:hint="eastAsia"/>
        </w:rPr>
        <w:t>3. "</w:t>
      </w:r>
      <w:r>
        <w:rPr>
          <w:rFonts w:hint="eastAsia"/>
        </w:rPr>
        <w:t>你刚才提到新设备用</w:t>
      </w:r>
      <w:r>
        <w:rPr>
          <w:rFonts w:hint="eastAsia"/>
        </w:rPr>
        <w:t>LSTM</w:t>
      </w:r>
      <w:r>
        <w:rPr>
          <w:rFonts w:hint="eastAsia"/>
        </w:rPr>
        <w:t>自编码器做异常检测，我理解这个模型是用正常数据训练的，那我问你，你怎么确定你训练用的数据，真的是正常的？万一设备从安装第一天起就有问题，你的</w:t>
      </w:r>
      <w:r>
        <w:rPr>
          <w:rFonts w:hint="eastAsia"/>
        </w:rPr>
        <w:t>baseline</w:t>
      </w:r>
      <w:r>
        <w:rPr>
          <w:rFonts w:hint="eastAsia"/>
        </w:rPr>
        <w:t>本身就是错的，怎么办？</w:t>
      </w:r>
      <w:r>
        <w:rPr>
          <w:rFonts w:hint="eastAsia"/>
        </w:rPr>
        <w:t>"</w:t>
      </w:r>
    </w:p>
    <w:p w14:paraId="319F75F5" w14:textId="77777777" w:rsidR="00D079F8" w:rsidRDefault="00D079F8" w:rsidP="00D079F8"/>
    <w:p w14:paraId="4D7D0E05" w14:textId="77777777" w:rsidR="00D079F8" w:rsidRDefault="00D079F8" w:rsidP="00D079F8">
      <w:r>
        <w:rPr>
          <w:rFonts w:hint="eastAsia"/>
        </w:rPr>
        <w:t>"</w:t>
      </w:r>
      <w:r>
        <w:rPr>
          <w:rFonts w:hint="eastAsia"/>
        </w:rPr>
        <w:t>这是个好问题，确实涉及到</w:t>
      </w:r>
      <w:r>
        <w:rPr>
          <w:rFonts w:hint="eastAsia"/>
        </w:rPr>
        <w:t>ground truth</w:t>
      </w:r>
      <w:r>
        <w:rPr>
          <w:rFonts w:hint="eastAsia"/>
        </w:rPr>
        <w:t>的定义。</w:t>
      </w:r>
    </w:p>
    <w:p w14:paraId="518FC3BC" w14:textId="77777777" w:rsidR="00D079F8" w:rsidRDefault="00D079F8" w:rsidP="00D079F8"/>
    <w:p w14:paraId="1354EF0C" w14:textId="77777777" w:rsidR="00D079F8" w:rsidRDefault="00D079F8" w:rsidP="00D079F8">
      <w:r>
        <w:rPr>
          <w:rFonts w:hint="eastAsia"/>
        </w:rPr>
        <w:t>我们的做法是把</w:t>
      </w:r>
      <w:r>
        <w:rPr>
          <w:rFonts w:hint="eastAsia"/>
        </w:rPr>
        <w:t>ground truth</w:t>
      </w:r>
      <w:r>
        <w:rPr>
          <w:rFonts w:hint="eastAsia"/>
        </w:rPr>
        <w:t>定义成多维度、动态的概念，而不是一个静态标签。具体来说有三层验证：</w:t>
      </w:r>
    </w:p>
    <w:p w14:paraId="3C635A7A" w14:textId="77777777" w:rsidR="00D079F8" w:rsidRDefault="00D079F8" w:rsidP="00D079F8"/>
    <w:p w14:paraId="4A92E039" w14:textId="77777777" w:rsidR="00D079F8" w:rsidRDefault="00D079F8" w:rsidP="00D079F8">
      <w:r>
        <w:rPr>
          <w:rFonts w:hint="eastAsia"/>
        </w:rPr>
        <w:t>第一层是传感器数据本身——新设备安装后，我们监测每个传感器的分布和</w:t>
      </w:r>
      <w:r>
        <w:rPr>
          <w:rFonts w:hint="eastAsia"/>
        </w:rPr>
        <w:t>variance</w:t>
      </w:r>
      <w:r>
        <w:rPr>
          <w:rFonts w:hint="eastAsia"/>
        </w:rPr>
        <w:t>，如果在设计范围内，数据</w:t>
      </w:r>
      <w:r>
        <w:rPr>
          <w:rFonts w:hint="eastAsia"/>
        </w:rPr>
        <w:t>drift</w:t>
      </w:r>
      <w:r>
        <w:rPr>
          <w:rFonts w:hint="eastAsia"/>
        </w:rPr>
        <w:t>很小，</w:t>
      </w:r>
      <w:r>
        <w:rPr>
          <w:rFonts w:hint="eastAsia"/>
        </w:rPr>
        <w:t>outlier</w:t>
      </w:r>
      <w:r>
        <w:rPr>
          <w:rFonts w:hint="eastAsia"/>
        </w:rPr>
        <w:t>比例正常，我们认为这是健康状态的基线。</w:t>
      </w:r>
    </w:p>
    <w:p w14:paraId="7FB0C5BE" w14:textId="77777777" w:rsidR="00D079F8" w:rsidRDefault="00D079F8" w:rsidP="00D079F8"/>
    <w:p w14:paraId="3B9EFE76" w14:textId="77777777" w:rsidR="00D079F8" w:rsidRDefault="00D079F8" w:rsidP="00D079F8">
      <w:r>
        <w:rPr>
          <w:rFonts w:hint="eastAsia"/>
        </w:rPr>
        <w:t>第二层是产品质量——反应器产出的产品符合质量标准，这是外部验证，说明设备整体运行正常。</w:t>
      </w:r>
    </w:p>
    <w:p w14:paraId="5D94D932" w14:textId="77777777" w:rsidR="00D079F8" w:rsidRDefault="00D079F8" w:rsidP="00D079F8"/>
    <w:p w14:paraId="325D3552" w14:textId="77777777" w:rsidR="00D079F8" w:rsidRDefault="00D079F8" w:rsidP="00D079F8">
      <w:r>
        <w:rPr>
          <w:rFonts w:hint="eastAsia"/>
        </w:rPr>
        <w:t>第三层是时间维度——不是某一个时间点的判断，而是在一段稳定运行期内持续观察，确认设备状态稳定后，才用这段数据训练</w:t>
      </w:r>
      <w:r>
        <w:rPr>
          <w:rFonts w:hint="eastAsia"/>
        </w:rPr>
        <w:t>baseline</w:t>
      </w:r>
      <w:r>
        <w:rPr>
          <w:rFonts w:hint="eastAsia"/>
        </w:rPr>
        <w:t>模型。</w:t>
      </w:r>
    </w:p>
    <w:p w14:paraId="3CD362AE" w14:textId="77777777" w:rsidR="00D079F8" w:rsidRDefault="00D079F8" w:rsidP="00D079F8"/>
    <w:p w14:paraId="147D8987" w14:textId="77777777" w:rsidR="00D079F8" w:rsidRDefault="00D079F8" w:rsidP="00D079F8">
      <w:r>
        <w:rPr>
          <w:rFonts w:hint="eastAsia"/>
        </w:rPr>
        <w:lastRenderedPageBreak/>
        <w:t>但我要补充一点：产品质量是最后一道防线，设备早期退化往往在影响产品质量之前，传感器信号就已经出现细微变化了。这正是</w:t>
      </w:r>
      <w:r>
        <w:rPr>
          <w:rFonts w:hint="eastAsia"/>
        </w:rPr>
        <w:t>LSTM-AE</w:t>
      </w:r>
      <w:r>
        <w:rPr>
          <w:rFonts w:hint="eastAsia"/>
        </w:rPr>
        <w:t>的价值——它能在产品质量还没问题的时候，就捕捉到传感器模式的偏离，给我们提前预警的窗口。</w:t>
      </w:r>
      <w:r>
        <w:rPr>
          <w:rFonts w:hint="eastAsia"/>
        </w:rPr>
        <w:t>"</w:t>
      </w:r>
    </w:p>
    <w:p w14:paraId="2F11AB21" w14:textId="77777777" w:rsidR="00D079F8" w:rsidRDefault="00D079F8" w:rsidP="00D079F8"/>
    <w:p w14:paraId="53DED579" w14:textId="77777777" w:rsidR="00D079F8" w:rsidRDefault="00D079F8" w:rsidP="00D079F8">
      <w:r>
        <w:rPr>
          <w:rFonts w:hint="eastAsia"/>
        </w:rPr>
        <w:t>4. "</w:t>
      </w:r>
      <w:r>
        <w:rPr>
          <w:rFonts w:hint="eastAsia"/>
        </w:rPr>
        <w:t>你在</w:t>
      </w:r>
      <w:r>
        <w:rPr>
          <w:rFonts w:hint="eastAsia"/>
        </w:rPr>
        <w:t>BASF</w:t>
      </w:r>
      <w:r>
        <w:rPr>
          <w:rFonts w:hint="eastAsia"/>
        </w:rPr>
        <w:t>做的是化学反应器，我们</w:t>
      </w:r>
      <w:r>
        <w:rPr>
          <w:rFonts w:hint="eastAsia"/>
        </w:rPr>
        <w:t>Edwards</w:t>
      </w:r>
      <w:r>
        <w:rPr>
          <w:rFonts w:hint="eastAsia"/>
        </w:rPr>
        <w:t>做的是真空泵，这两个设备差异很大，你凭什么说你的经验可以迁移过来？具体说说，你觉得最大的挑战是什么，你打算怎么解决？</w:t>
      </w:r>
      <w:r>
        <w:rPr>
          <w:rFonts w:hint="eastAsia"/>
        </w:rPr>
        <w:t>"</w:t>
      </w:r>
    </w:p>
    <w:p w14:paraId="26B05D8C" w14:textId="77777777" w:rsidR="00D079F8" w:rsidRDefault="00D079F8" w:rsidP="00D079F8"/>
    <w:p w14:paraId="57018E7D" w14:textId="77777777" w:rsidR="00D079F8" w:rsidRDefault="00D079F8" w:rsidP="00D079F8">
      <w:r>
        <w:rPr>
          <w:rFonts w:hint="eastAsia"/>
        </w:rPr>
        <w:t>"</w:t>
      </w:r>
      <w:r>
        <w:rPr>
          <w:rFonts w:hint="eastAsia"/>
        </w:rPr>
        <w:t>我不可能完全复制，这个要诚实说。但迁移的思路分三步：</w:t>
      </w:r>
    </w:p>
    <w:p w14:paraId="71C427F3" w14:textId="77777777" w:rsidR="00D079F8" w:rsidRDefault="00D079F8" w:rsidP="00D079F8"/>
    <w:p w14:paraId="0D3D8D9E" w14:textId="77777777" w:rsidR="00D079F8" w:rsidRDefault="00D079F8" w:rsidP="00D079F8">
      <w:r>
        <w:rPr>
          <w:rFonts w:hint="eastAsia"/>
        </w:rPr>
        <w:t>第一步是找传感器交集。反应器有温度、压力、振动，真空泵同样有这些，而且电机电流是泵的核心退化信号，我在处理旋转机械相关的数据时也有类似经验。传感器层面的分析框架是通用的。</w:t>
      </w:r>
    </w:p>
    <w:p w14:paraId="0D6E8F17" w14:textId="77777777" w:rsidR="00D079F8" w:rsidRDefault="00D079F8" w:rsidP="00D079F8"/>
    <w:p w14:paraId="65740AAB" w14:textId="77777777" w:rsidR="00D079F8" w:rsidRDefault="00D079F8" w:rsidP="00D079F8">
      <w:r>
        <w:rPr>
          <w:rFonts w:hint="eastAsia"/>
        </w:rPr>
        <w:t>第二步是建失效模式映射。把反应器的退化曲线和真空泵的失效模式按时间轴对比，用历史数据给每个节点标注概率分布，找出哪些退化模式在物理逻辑上是相似的——比如渐进式磨损在两边都存在，建模框架可以迁移；哪些是真空泵独有的，比如化学副产物腐蚀，这部分需要从头学习。</w:t>
      </w:r>
    </w:p>
    <w:p w14:paraId="2FCA2D7F" w14:textId="77777777" w:rsidR="00D079F8" w:rsidRDefault="00D079F8" w:rsidP="00D079F8"/>
    <w:p w14:paraId="7A401FC6" w14:textId="77777777" w:rsidR="00D079F8" w:rsidRDefault="00D079F8" w:rsidP="00D079F8">
      <w:r>
        <w:rPr>
          <w:rFonts w:hint="eastAsia"/>
        </w:rPr>
        <w:t>第三步是客户优先级驱动落地。最大的挑战是不同</w:t>
      </w:r>
      <w:r>
        <w:rPr>
          <w:rFonts w:hint="eastAsia"/>
        </w:rPr>
        <w:t>Fab</w:t>
      </w:r>
      <w:proofErr w:type="gramStart"/>
      <w:r>
        <w:rPr>
          <w:rFonts w:hint="eastAsia"/>
        </w:rPr>
        <w:t>的工况差异对模型泛化能力的影响。我的策略是：按业务价值对客户</w:t>
      </w:r>
      <w:r>
        <w:rPr>
          <w:rFonts w:hint="eastAsia"/>
        </w:rPr>
        <w:t>site</w:t>
      </w:r>
      <w:r>
        <w:rPr>
          <w:rFonts w:hint="eastAsia"/>
        </w:rPr>
        <w:t>排序，从安装量最大的客户开始，先摸清实际工况和数据结构，解决一个标杆客户，模型在这个过程中学到的东西，对后续客户的迁移效率最高。</w:t>
      </w:r>
      <w:proofErr w:type="gramEnd"/>
    </w:p>
    <w:p w14:paraId="090FE971" w14:textId="77777777" w:rsidR="00D079F8" w:rsidRDefault="00D079F8" w:rsidP="00D079F8"/>
    <w:p w14:paraId="427B46ED" w14:textId="77777777" w:rsidR="00D079F8" w:rsidRDefault="00D079F8" w:rsidP="00D079F8">
      <w:r>
        <w:rPr>
          <w:rFonts w:hint="eastAsia"/>
        </w:rPr>
        <w:t>短期目标是让最大的客户先看到价值，中长期是通过多</w:t>
      </w:r>
      <w:r>
        <w:rPr>
          <w:rFonts w:hint="eastAsia"/>
        </w:rPr>
        <w:t>site</w:t>
      </w:r>
      <w:r>
        <w:rPr>
          <w:rFonts w:hint="eastAsia"/>
        </w:rPr>
        <w:t>的数据积累，提升模型的泛化能力。</w:t>
      </w:r>
      <w:r>
        <w:rPr>
          <w:rFonts w:hint="eastAsia"/>
        </w:rPr>
        <w:t>"</w:t>
      </w:r>
    </w:p>
    <w:p w14:paraId="0E5CD8C1" w14:textId="77777777" w:rsidR="00D079F8" w:rsidRDefault="00D079F8" w:rsidP="00D079F8"/>
    <w:p w14:paraId="1AF411BF" w14:textId="77777777" w:rsidR="00D079F8" w:rsidRDefault="00D079F8" w:rsidP="00D079F8">
      <w:r>
        <w:rPr>
          <w:rFonts w:hint="eastAsia"/>
        </w:rPr>
        <w:t>"</w:t>
      </w:r>
      <w:r>
        <w:rPr>
          <w:rFonts w:hint="eastAsia"/>
        </w:rPr>
        <w:t>最直接的交集是电机电流。反应器里我用搅拌电机电流监测物料结垢导致的阻力变化，真空泵里副产物堆积同样会让驱动电机电流上升，退化模式在信号层面是同构的，建模框架可以直接迁移。</w:t>
      </w:r>
    </w:p>
    <w:p w14:paraId="2059979E" w14:textId="77777777" w:rsidR="00D079F8" w:rsidRDefault="00D079F8" w:rsidP="00D079F8"/>
    <w:p w14:paraId="281A49F6" w14:textId="77777777" w:rsidR="00D079F8" w:rsidRDefault="00D079F8" w:rsidP="00D079F8">
      <w:r>
        <w:rPr>
          <w:rFonts w:hint="eastAsia"/>
        </w:rPr>
        <w:t>温度、振动、压力这三类传感器两边都有，分析逻辑也相通。</w:t>
      </w:r>
    </w:p>
    <w:p w14:paraId="139439BD" w14:textId="77777777" w:rsidR="00D079F8" w:rsidRDefault="00D079F8" w:rsidP="00D079F8"/>
    <w:p w14:paraId="3877B332" w14:textId="77777777" w:rsidR="00D079F8" w:rsidRDefault="00D079F8" w:rsidP="00D079F8">
      <w:r>
        <w:rPr>
          <w:rFonts w:hint="eastAsia"/>
        </w:rPr>
        <w:t>真空泵独有的是真空度和排气流量这类信号，这是我需要补课的地方，但有了前面的基础，学习曲线不会太陡。</w:t>
      </w:r>
      <w:r>
        <w:rPr>
          <w:rFonts w:hint="eastAsia"/>
        </w:rPr>
        <w:t>"</w:t>
      </w:r>
    </w:p>
    <w:p w14:paraId="63224D18" w14:textId="77777777" w:rsidR="00D079F8" w:rsidRDefault="00D079F8" w:rsidP="00D079F8"/>
    <w:p w14:paraId="35F479F2" w14:textId="77777777" w:rsidR="00D079F8" w:rsidRDefault="00D079F8" w:rsidP="00D079F8">
      <w:r>
        <w:rPr>
          <w:rFonts w:hint="eastAsia"/>
        </w:rPr>
        <w:t>5."</w:t>
      </w:r>
      <w:r>
        <w:rPr>
          <w:rFonts w:hint="eastAsia"/>
        </w:rPr>
        <w:t>你在</w:t>
      </w:r>
      <w:r>
        <w:rPr>
          <w:rFonts w:hint="eastAsia"/>
        </w:rPr>
        <w:t>BASF</w:t>
      </w:r>
      <w:r>
        <w:rPr>
          <w:rFonts w:hint="eastAsia"/>
        </w:rPr>
        <w:t>是做内部项目的，你的客户是工厂的研发团队，但我们这个</w:t>
      </w:r>
      <w:r>
        <w:rPr>
          <w:rFonts w:hint="eastAsia"/>
        </w:rPr>
        <w:t>role</w:t>
      </w:r>
      <w:r>
        <w:rPr>
          <w:rFonts w:hint="eastAsia"/>
        </w:rPr>
        <w:t>要求你直接去客户现场，面对的是</w:t>
      </w:r>
      <w:r>
        <w:rPr>
          <w:rFonts w:hint="eastAsia"/>
        </w:rPr>
        <w:t>Fab</w:t>
      </w:r>
      <w:r>
        <w:rPr>
          <w:rFonts w:hint="eastAsia"/>
        </w:rPr>
        <w:t>的维护工程师甚至管理层，你有没有直接面对外部客户的经验？如果有，举个例子。</w:t>
      </w:r>
      <w:r>
        <w:rPr>
          <w:rFonts w:hint="eastAsia"/>
        </w:rPr>
        <w:t>"</w:t>
      </w:r>
    </w:p>
    <w:p w14:paraId="7EF705C9" w14:textId="77777777" w:rsidR="00D079F8" w:rsidRDefault="00D079F8" w:rsidP="00D079F8"/>
    <w:p w14:paraId="65A5FE28" w14:textId="77777777" w:rsidR="00D079F8" w:rsidRDefault="00D079F8" w:rsidP="00D079F8">
      <w:r>
        <w:rPr>
          <w:rFonts w:hint="eastAsia"/>
        </w:rPr>
        <w:t>"</w:t>
      </w:r>
      <w:r>
        <w:rPr>
          <w:rFonts w:hint="eastAsia"/>
        </w:rPr>
        <w:t>坦率说，我在</w:t>
      </w:r>
      <w:r>
        <w:rPr>
          <w:rFonts w:hint="eastAsia"/>
        </w:rPr>
        <w:t>BASF</w:t>
      </w:r>
      <w:r>
        <w:rPr>
          <w:rFonts w:hint="eastAsia"/>
        </w:rPr>
        <w:t>面对的是内部客户，但有一个项目的经历我觉得和外部客户场景非常接近。</w:t>
      </w:r>
    </w:p>
    <w:p w14:paraId="2C143467" w14:textId="77777777" w:rsidR="00D079F8" w:rsidRDefault="00D079F8" w:rsidP="00D079F8"/>
    <w:p w14:paraId="1E2B0E2A" w14:textId="77777777" w:rsidR="00D079F8" w:rsidRDefault="00D079F8" w:rsidP="00D079F8">
      <w:r>
        <w:rPr>
          <w:rFonts w:hint="eastAsia"/>
        </w:rPr>
        <w:lastRenderedPageBreak/>
        <w:t>我在客户的喷漆产线现场工作，面对的是</w:t>
      </w:r>
      <w:r>
        <w:rPr>
          <w:rFonts w:hint="eastAsia"/>
        </w:rPr>
        <w:t>BASF</w:t>
      </w:r>
      <w:r>
        <w:rPr>
          <w:rFonts w:hint="eastAsia"/>
        </w:rPr>
        <w:t>驻场团队的工程师。他们每次调新颜色的参数，靠的是个人经验，平均需要十几轮试产，成本很高。团队</w:t>
      </w:r>
      <w:r>
        <w:rPr>
          <w:rFonts w:hint="eastAsia"/>
        </w:rPr>
        <w:t>leader</w:t>
      </w:r>
      <w:r>
        <w:rPr>
          <w:rFonts w:hint="eastAsia"/>
        </w:rPr>
        <w:t>希望用数据模型降低试错次数，但现场工程师的第一反应是：模型准了，我的经验就没价值了。</w:t>
      </w:r>
    </w:p>
    <w:p w14:paraId="74CB2451" w14:textId="77777777" w:rsidR="00D079F8" w:rsidRDefault="00D079F8" w:rsidP="00D079F8"/>
    <w:p w14:paraId="303D2712" w14:textId="77777777" w:rsidR="00D079F8" w:rsidRDefault="00D079F8" w:rsidP="00D079F8">
      <w:r>
        <w:rPr>
          <w:rFonts w:hint="eastAsia"/>
        </w:rPr>
        <w:t>我面对的不只是技术问题，是人的问题。</w:t>
      </w:r>
    </w:p>
    <w:p w14:paraId="3510A9E4" w14:textId="77777777" w:rsidR="00D079F8" w:rsidRDefault="00D079F8" w:rsidP="00D079F8"/>
    <w:p w14:paraId="5B526D30" w14:textId="77777777" w:rsidR="00D079F8" w:rsidRDefault="00D079F8" w:rsidP="00D079F8">
      <w:r>
        <w:rPr>
          <w:rFonts w:hint="eastAsia"/>
        </w:rPr>
        <w:t>我的策略是两步走：技术上，找模型预测里他们阻力最小的点，让他们先在这个点上尝试用模型推荐，建立初步信任，再逐步扩展；沟通上，我明确告诉他们，模型不会取代任何人，只会让会用模型的工程师比不用的工程师表现更好。</w:t>
      </w:r>
    </w:p>
    <w:p w14:paraId="0433B0B8" w14:textId="77777777" w:rsidR="00D079F8" w:rsidRDefault="00D079F8" w:rsidP="00D079F8"/>
    <w:p w14:paraId="4E0F33FF" w14:textId="77777777" w:rsidR="00D079F8" w:rsidRDefault="00D079F8" w:rsidP="00D079F8">
      <w:r>
        <w:rPr>
          <w:rFonts w:hint="eastAsia"/>
        </w:rPr>
        <w:t>最终呢，一部分工程师还是接受了模型推荐的一部分结果，确实还有出于任何原因拒绝使用模型的同事，但这些同事虽然拒绝模型，但他们中的一些人看到了数据真实的使用场景，所以来问我，关于数据可视化的问题，他们不相信预测，</w:t>
      </w:r>
    </w:p>
    <w:p w14:paraId="384A9D79" w14:textId="77777777" w:rsidR="00D079F8" w:rsidRDefault="00D079F8" w:rsidP="00D079F8"/>
    <w:p w14:paraId="2187EAA6" w14:textId="77777777" w:rsidR="00D079F8" w:rsidRDefault="00D079F8" w:rsidP="00D079F8">
      <w:r>
        <w:rPr>
          <w:rFonts w:hint="eastAsia"/>
        </w:rPr>
        <w:t>但现有的数据是客观的，他们希望一些</w:t>
      </w:r>
      <w:r>
        <w:rPr>
          <w:rFonts w:hint="eastAsia"/>
        </w:rPr>
        <w:t>dashboard</w:t>
      </w:r>
      <w:r>
        <w:rPr>
          <w:rFonts w:hint="eastAsia"/>
        </w:rPr>
        <w:t>可以帮助他们做出判断，我觉得这也是个收获</w:t>
      </w:r>
      <w:r>
        <w:rPr>
          <w:rFonts w:hint="eastAsia"/>
        </w:rPr>
        <w:t>,</w:t>
      </w:r>
      <w:r>
        <w:rPr>
          <w:rFonts w:hint="eastAsia"/>
        </w:rPr>
        <w:t>不接受模型，不等于不接受数据。</w:t>
      </w:r>
    </w:p>
    <w:p w14:paraId="7641A4EA" w14:textId="77777777" w:rsidR="00D079F8" w:rsidRDefault="00D079F8" w:rsidP="00D079F8"/>
    <w:p w14:paraId="4F609134" w14:textId="77777777" w:rsidR="00D079F8" w:rsidRDefault="00D079F8" w:rsidP="00D079F8">
      <w:r>
        <w:rPr>
          <w:rFonts w:hint="eastAsia"/>
        </w:rPr>
        <w:t>6. "</w:t>
      </w:r>
      <w:r>
        <w:rPr>
          <w:rFonts w:hint="eastAsia"/>
        </w:rPr>
        <w:t>你的</w:t>
      </w:r>
      <w:r>
        <w:rPr>
          <w:rFonts w:hint="eastAsia"/>
        </w:rPr>
        <w:t>CV</w:t>
      </w:r>
      <w:r>
        <w:rPr>
          <w:rFonts w:hint="eastAsia"/>
        </w:rPr>
        <w:t>上写了很多不同的项目——反应器预测性维护、喷漆参数优化、图像识别、</w:t>
      </w:r>
      <w:r>
        <w:rPr>
          <w:rFonts w:hint="eastAsia"/>
        </w:rPr>
        <w:t>RAG</w:t>
      </w:r>
      <w:r>
        <w:rPr>
          <w:rFonts w:hint="eastAsia"/>
        </w:rPr>
        <w:t>聊天机器人、时间序列预测……看起来什么都做过。但我需要的是一个能在真空泵预测性维护上深耕的人，你觉得你自己是一个专才还是通才？对我们这个</w:t>
      </w:r>
      <w:r>
        <w:rPr>
          <w:rFonts w:hint="eastAsia"/>
        </w:rPr>
        <w:t>role</w:t>
      </w:r>
      <w:r>
        <w:rPr>
          <w:rFonts w:hint="eastAsia"/>
        </w:rPr>
        <w:t>来说，你的多样性是优势还是劣势？</w:t>
      </w:r>
      <w:r>
        <w:rPr>
          <w:rFonts w:hint="eastAsia"/>
        </w:rPr>
        <w:t>"</w:t>
      </w:r>
    </w:p>
    <w:p w14:paraId="46AF5CD2" w14:textId="77777777" w:rsidR="00D079F8" w:rsidRDefault="00D079F8" w:rsidP="00D079F8"/>
    <w:p w14:paraId="5088B177" w14:textId="77777777" w:rsidR="00D079F8" w:rsidRDefault="00D079F8" w:rsidP="00D079F8">
      <w:r>
        <w:rPr>
          <w:rFonts w:hint="eastAsia"/>
        </w:rPr>
        <w:t>"</w:t>
      </w:r>
      <w:r>
        <w:rPr>
          <w:rFonts w:hint="eastAsia"/>
        </w:rPr>
        <w:t>我的</w:t>
      </w:r>
      <w:r>
        <w:rPr>
          <w:rFonts w:hint="eastAsia"/>
        </w:rPr>
        <w:t>CV</w:t>
      </w:r>
      <w:r>
        <w:rPr>
          <w:rFonts w:hint="eastAsia"/>
        </w:rPr>
        <w:t>看起来多样，是因为我在</w:t>
      </w:r>
      <w:r>
        <w:rPr>
          <w:rFonts w:hint="eastAsia"/>
        </w:rPr>
        <w:t>BASF</w:t>
      </w:r>
      <w:r>
        <w:rPr>
          <w:rFonts w:hint="eastAsia"/>
        </w:rPr>
        <w:t>所在的</w:t>
      </w:r>
      <w:r>
        <w:rPr>
          <w:rFonts w:hint="eastAsia"/>
        </w:rPr>
        <w:t>digital transformation</w:t>
      </w:r>
      <w:r>
        <w:rPr>
          <w:rFonts w:hint="eastAsia"/>
        </w:rPr>
        <w:t>团队，本质上是内部服务部门，客户需求什么我们就做什么，这是团队性质决定的。</w:t>
      </w:r>
    </w:p>
    <w:p w14:paraId="270CFF85" w14:textId="77777777" w:rsidR="00D079F8" w:rsidRDefault="00D079F8" w:rsidP="00D079F8"/>
    <w:p w14:paraId="38B34A43" w14:textId="77777777" w:rsidR="00D079F8" w:rsidRDefault="00D079F8" w:rsidP="00D079F8">
      <w:r>
        <w:rPr>
          <w:rFonts w:hint="eastAsia"/>
        </w:rPr>
        <w:t>但如果你问我的核心方向，从我脱产读书的第一天起就很清楚：机械背景加数据能力，在制造业做设备相关的数据工作。预测性维护是这个方向里最直接的落点，这也是我今天在这里的原因。</w:t>
      </w:r>
    </w:p>
    <w:p w14:paraId="5134C7FA" w14:textId="77777777" w:rsidR="00D079F8" w:rsidRDefault="00D079F8" w:rsidP="00D079F8"/>
    <w:p w14:paraId="70E8A147" w14:textId="77777777" w:rsidR="00D079F8" w:rsidRDefault="00D079F8" w:rsidP="00D079F8">
      <w:r>
        <w:rPr>
          <w:rFonts w:hint="eastAsia"/>
        </w:rPr>
        <w:t>对这个</w:t>
      </w:r>
      <w:r>
        <w:rPr>
          <w:rFonts w:hint="eastAsia"/>
        </w:rPr>
        <w:t>role</w:t>
      </w:r>
      <w:r>
        <w:rPr>
          <w:rFonts w:hint="eastAsia"/>
        </w:rPr>
        <w:t>来说，我的多样性有几个具体的价值：我做过图像处理，如果未来需要用视觉手段检测泵的外观异常，我能直接上手；我做过</w:t>
      </w:r>
      <w:r>
        <w:rPr>
          <w:rFonts w:hint="eastAsia"/>
        </w:rPr>
        <w:t>RAG</w:t>
      </w:r>
      <w:r>
        <w:rPr>
          <w:rFonts w:hint="eastAsia"/>
        </w:rPr>
        <w:t>，如果需要从历史维修记录里提取故障标签，这也是我的能力范围；我做过客户沟通和</w:t>
      </w:r>
      <w:r>
        <w:rPr>
          <w:rFonts w:hint="eastAsia"/>
        </w:rPr>
        <w:t>dashboard</w:t>
      </w:r>
      <w:r>
        <w:rPr>
          <w:rFonts w:hint="eastAsia"/>
        </w:rPr>
        <w:t>，不同背景的客户我都打过交道。</w:t>
      </w:r>
    </w:p>
    <w:p w14:paraId="27800A5E" w14:textId="77777777" w:rsidR="00D079F8" w:rsidRDefault="00D079F8" w:rsidP="00D079F8"/>
    <w:p w14:paraId="761A8F70" w14:textId="77777777" w:rsidR="00D079F8" w:rsidRDefault="00D079F8" w:rsidP="00D079F8">
      <w:r>
        <w:rPr>
          <w:rFonts w:hint="eastAsia"/>
        </w:rPr>
        <w:t>真空泵的领域知识我需要继续深入，这点我不回避。但我的机械背景让我理解旋转机械的物理失效逻辑，学习曲线不会从零开始。我不是一张白纸，也不是一个只会套模型的人。</w:t>
      </w:r>
      <w:r>
        <w:rPr>
          <w:rFonts w:hint="eastAsia"/>
        </w:rPr>
        <w:t>"</w:t>
      </w:r>
    </w:p>
    <w:p w14:paraId="73FDACFA" w14:textId="77777777" w:rsidR="00D079F8" w:rsidRDefault="00D079F8" w:rsidP="00D079F8"/>
    <w:p w14:paraId="65E1E53C" w14:textId="77777777" w:rsidR="00D079F8" w:rsidRDefault="00D079F8" w:rsidP="00D079F8">
      <w:r>
        <w:rPr>
          <w:rFonts w:hint="eastAsia"/>
        </w:rPr>
        <w:lastRenderedPageBreak/>
        <w:t>7. "</w:t>
      </w:r>
      <w:r>
        <w:rPr>
          <w:rFonts w:hint="eastAsia"/>
        </w:rPr>
        <w:t>假设你入职以后，第一个月，我安排你去一个客户的</w:t>
      </w:r>
      <w:r>
        <w:rPr>
          <w:rFonts w:hint="eastAsia"/>
        </w:rPr>
        <w:t>Fab</w:t>
      </w:r>
      <w:r>
        <w:rPr>
          <w:rFonts w:hint="eastAsia"/>
        </w:rPr>
        <w:t>现场，客户是一个</w:t>
      </w:r>
      <w:r>
        <w:rPr>
          <w:rFonts w:hint="eastAsia"/>
        </w:rPr>
        <w:t>Top Logic Fab</w:t>
      </w:r>
      <w:r>
        <w:rPr>
          <w:rFonts w:hint="eastAsia"/>
        </w:rPr>
        <w:t>的维护主管，他对我们的预测模型结果提出了质疑——他说你们的模型上周给了我们一个预警，说</w:t>
      </w:r>
      <w:r>
        <w:rPr>
          <w:rFonts w:hint="eastAsia"/>
        </w:rPr>
        <w:t>3</w:t>
      </w:r>
      <w:r>
        <w:rPr>
          <w:rFonts w:hint="eastAsia"/>
        </w:rPr>
        <w:t>号泵有问题，我们停机检查，什么都没发现，白白损失了</w:t>
      </w:r>
      <w:r>
        <w:rPr>
          <w:rFonts w:hint="eastAsia"/>
        </w:rPr>
        <w:t>4</w:t>
      </w:r>
      <w:r>
        <w:rPr>
          <w:rFonts w:hint="eastAsia"/>
        </w:rPr>
        <w:t>个小时的产能。他现在很不满，你在现场，你怎么处理？</w:t>
      </w:r>
      <w:r>
        <w:rPr>
          <w:rFonts w:hint="eastAsia"/>
        </w:rPr>
        <w:t>"</w:t>
      </w:r>
    </w:p>
    <w:p w14:paraId="262416B9" w14:textId="77777777" w:rsidR="00D079F8" w:rsidRDefault="00D079F8" w:rsidP="00D079F8"/>
    <w:p w14:paraId="51888E93" w14:textId="77777777" w:rsidR="00D079F8" w:rsidRDefault="00D079F8" w:rsidP="00D079F8">
      <w:r>
        <w:rPr>
          <w:rFonts w:hint="eastAsia"/>
        </w:rPr>
        <w:t>"</w:t>
      </w:r>
      <w:r>
        <w:rPr>
          <w:rFonts w:hint="eastAsia"/>
        </w:rPr>
        <w:t>首先我会当面承认：</w:t>
      </w:r>
      <w:r>
        <w:rPr>
          <w:rFonts w:hint="eastAsia"/>
        </w:rPr>
        <w:t>4</w:t>
      </w:r>
      <w:r>
        <w:rPr>
          <w:rFonts w:hint="eastAsia"/>
        </w:rPr>
        <w:t>个小时的停机损失是真实的，这个代价我们理解，也很重视。同时我也要感谢他们，愿意根据我们的预警采取行动，这本身是一种信任。</w:t>
      </w:r>
    </w:p>
    <w:p w14:paraId="7ED26F4C" w14:textId="77777777" w:rsidR="00D079F8" w:rsidRDefault="00D079F8" w:rsidP="00D079F8"/>
    <w:p w14:paraId="6A04A4E7" w14:textId="77777777" w:rsidR="00D079F8" w:rsidRDefault="00D079F8" w:rsidP="00D079F8">
      <w:r>
        <w:rPr>
          <w:rFonts w:hint="eastAsia"/>
        </w:rPr>
        <w:t>然后我会分两条线同步推进。</w:t>
      </w:r>
    </w:p>
    <w:p w14:paraId="4F371A25" w14:textId="77777777" w:rsidR="00D079F8" w:rsidRDefault="00D079F8" w:rsidP="00D079F8"/>
    <w:p w14:paraId="0FF2CA52" w14:textId="77777777" w:rsidR="00D079F8" w:rsidRDefault="00D079F8" w:rsidP="00D079F8">
      <w:r>
        <w:rPr>
          <w:rFonts w:hint="eastAsia"/>
        </w:rPr>
        <w:t>客户这边：我会和主管一起回顾整个流程——我们的预警建议是直接停机，还是建议下次计划停机时检查？预警里有没有包含故障类型和置信区间？停机检查时有没有针对预警指向的具体部件做彻底排查？这些问题不是在推卸责任，是在确认流程是否被完整执行。</w:t>
      </w:r>
    </w:p>
    <w:p w14:paraId="70486D33" w14:textId="77777777" w:rsidR="00D079F8" w:rsidRDefault="00D079F8" w:rsidP="00D079F8"/>
    <w:p w14:paraId="25922D53" w14:textId="77777777" w:rsidR="00D079F8" w:rsidRDefault="00D079F8" w:rsidP="00D079F8">
      <w:r>
        <w:rPr>
          <w:rFonts w:hint="eastAsia"/>
        </w:rPr>
        <w:t>我自己这边：马上查</w:t>
      </w:r>
      <w:r>
        <w:rPr>
          <w:rFonts w:hint="eastAsia"/>
        </w:rPr>
        <w:t>log</w:t>
      </w:r>
      <w:r>
        <w:rPr>
          <w:rFonts w:hint="eastAsia"/>
        </w:rPr>
        <w:t>，定位是哪个传感器触发了预警，找到对应的设备部件，确认检查时是否真的覆盖到了这个位置。传感器数据是最根本的证据，不能因为客户说没问题就放弃追查。</w:t>
      </w:r>
    </w:p>
    <w:p w14:paraId="73E17CED" w14:textId="77777777" w:rsidR="00D079F8" w:rsidRDefault="00D079F8" w:rsidP="00D079F8"/>
    <w:p w14:paraId="2C827DA5" w14:textId="77777777" w:rsidR="00D079F8" w:rsidRDefault="00D079F8" w:rsidP="00D079F8">
      <w:r>
        <w:rPr>
          <w:rFonts w:hint="eastAsia"/>
        </w:rPr>
        <w:t>关于结果，我会向客户解释一个重要概念：预警不等于立刻失效。就像体检发现血压偏高，不代表今天就会心脏病发作，但不代表没有问题。设备可能处于早期退化阶段，信号已经出现，但还没到肉眼可见的故障。这次检查没发现问题，可能恰恰说明我们预警及时，也可能说明阈值需要校准。</w:t>
      </w:r>
    </w:p>
    <w:p w14:paraId="251AEC00" w14:textId="77777777" w:rsidR="00D079F8" w:rsidRDefault="00D079F8" w:rsidP="00D079F8"/>
    <w:p w14:paraId="14DC734D" w14:textId="77777777" w:rsidR="00D079F8" w:rsidRDefault="00D079F8" w:rsidP="00D079F8">
      <w:r>
        <w:rPr>
          <w:rFonts w:hint="eastAsia"/>
        </w:rPr>
        <w:t>最后，如果数据积累后确认是误报，我们会重新审核预警阈值，这个过程需要客户工程师的领域知识配合。向客户表达歉意，同时告诉他们：这次的数据我们会存档分析，每一次反馈都是优化模型的机会。</w:t>
      </w:r>
    </w:p>
    <w:p w14:paraId="68400665" w14:textId="77777777" w:rsidR="00D079F8" w:rsidRDefault="00D079F8" w:rsidP="00D079F8"/>
    <w:p w14:paraId="7B423E15" w14:textId="77777777" w:rsidR="00D079F8" w:rsidRDefault="00D079F8" w:rsidP="00D079F8">
      <w:r>
        <w:rPr>
          <w:rFonts w:hint="eastAsia"/>
        </w:rPr>
        <w:t>整个过程，情绪上照顾客户，技术上不妥协。</w:t>
      </w:r>
      <w:r>
        <w:rPr>
          <w:rFonts w:hint="eastAsia"/>
        </w:rPr>
        <w:t>"</w:t>
      </w:r>
    </w:p>
    <w:p w14:paraId="3754B353" w14:textId="77777777" w:rsidR="00D079F8" w:rsidRDefault="00D079F8" w:rsidP="00D079F8"/>
    <w:p w14:paraId="47704F31" w14:textId="77777777" w:rsidR="00D079F8" w:rsidRDefault="00D079F8" w:rsidP="00D079F8">
      <w:r>
        <w:rPr>
          <w:rFonts w:hint="eastAsia"/>
        </w:rPr>
        <w:t>8."</w:t>
      </w:r>
      <w:r>
        <w:rPr>
          <w:rFonts w:hint="eastAsia"/>
        </w:rPr>
        <w:t>你现在在</w:t>
      </w:r>
      <w:r>
        <w:rPr>
          <w:rFonts w:hint="eastAsia"/>
        </w:rPr>
        <w:t>BASF</w:t>
      </w:r>
      <w:r>
        <w:rPr>
          <w:rFonts w:hint="eastAsia"/>
        </w:rPr>
        <w:t>，是一个稳定的外企，薪资福利应该都不错。</w:t>
      </w:r>
      <w:r>
        <w:rPr>
          <w:rFonts w:hint="eastAsia"/>
        </w:rPr>
        <w:t>Edwards</w:t>
      </w:r>
      <w:r>
        <w:rPr>
          <w:rFonts w:hint="eastAsia"/>
        </w:rPr>
        <w:t>是一个英国公司，</w:t>
      </w:r>
      <w:r>
        <w:rPr>
          <w:rFonts w:hint="eastAsia"/>
        </w:rPr>
        <w:t>VSS</w:t>
      </w:r>
      <w:r>
        <w:rPr>
          <w:rFonts w:hint="eastAsia"/>
        </w:rPr>
        <w:t>这个业务线在中国还在发展阶段。你为什么要离开</w:t>
      </w:r>
      <w:r>
        <w:rPr>
          <w:rFonts w:hint="eastAsia"/>
        </w:rPr>
        <w:t>BASF</w:t>
      </w:r>
      <w:r>
        <w:rPr>
          <w:rFonts w:hint="eastAsia"/>
        </w:rPr>
        <w:t>？为什么是现在？</w:t>
      </w:r>
      <w:r>
        <w:rPr>
          <w:rFonts w:hint="eastAsia"/>
        </w:rPr>
        <w:t>"</w:t>
      </w:r>
    </w:p>
    <w:p w14:paraId="3A9AF50D" w14:textId="77777777" w:rsidR="00D079F8" w:rsidRDefault="00D079F8" w:rsidP="00D079F8"/>
    <w:p w14:paraId="65B7BCED" w14:textId="77777777" w:rsidR="00D079F8" w:rsidRDefault="00D079F8" w:rsidP="00D079F8">
      <w:r>
        <w:rPr>
          <w:rFonts w:hint="eastAsia"/>
        </w:rPr>
        <w:t>"</w:t>
      </w:r>
      <w:r>
        <w:rPr>
          <w:rFonts w:hint="eastAsia"/>
        </w:rPr>
        <w:t>我离开</w:t>
      </w:r>
      <w:r>
        <w:rPr>
          <w:rFonts w:hint="eastAsia"/>
        </w:rPr>
        <w:t>BASF</w:t>
      </w:r>
      <w:r>
        <w:rPr>
          <w:rFonts w:hint="eastAsia"/>
        </w:rPr>
        <w:t>有两个层面的原因。</w:t>
      </w:r>
    </w:p>
    <w:p w14:paraId="54D7BBB2" w14:textId="77777777" w:rsidR="00D079F8" w:rsidRDefault="00D079F8" w:rsidP="00D079F8"/>
    <w:p w14:paraId="73486F35" w14:textId="77777777" w:rsidR="00D079F8" w:rsidRDefault="00D079F8" w:rsidP="00D079F8">
      <w:r>
        <w:rPr>
          <w:rFonts w:hint="eastAsia"/>
        </w:rPr>
        <w:t>主动层面：我当年放弃西门子医疗的稳定发展，脱产去读书，就是为了成为一个机械背景加数据能力的人，在制造业做设备相关的数据工作。</w:t>
      </w:r>
      <w:r>
        <w:rPr>
          <w:rFonts w:hint="eastAsia"/>
        </w:rPr>
        <w:t>BASF</w:t>
      </w:r>
      <w:r>
        <w:rPr>
          <w:rFonts w:hint="eastAsia"/>
        </w:rPr>
        <w:t>给了我很好的数据科学训练，我很感激，但在那里我的机械背景一直没有真正用上，我一直在寻找能把两者结合的机会。</w:t>
      </w:r>
      <w:r>
        <w:rPr>
          <w:rFonts w:hint="eastAsia"/>
        </w:rPr>
        <w:t>Edwards</w:t>
      </w:r>
      <w:r>
        <w:rPr>
          <w:rFonts w:hint="eastAsia"/>
        </w:rPr>
        <w:t>这个</w:t>
      </w:r>
      <w:r>
        <w:rPr>
          <w:rFonts w:hint="eastAsia"/>
        </w:rPr>
        <w:t>role</w:t>
      </w:r>
      <w:r>
        <w:rPr>
          <w:rFonts w:hint="eastAsia"/>
        </w:rPr>
        <w:t>是我主动在找的方向，不是因为要离开</w:t>
      </w:r>
      <w:r>
        <w:rPr>
          <w:rFonts w:hint="eastAsia"/>
        </w:rPr>
        <w:t>BASF</w:t>
      </w:r>
      <w:r>
        <w:rPr>
          <w:rFonts w:hint="eastAsia"/>
        </w:rPr>
        <w:t>才来的。</w:t>
      </w:r>
    </w:p>
    <w:p w14:paraId="3CDF3266" w14:textId="77777777" w:rsidR="00D079F8" w:rsidRDefault="00D079F8" w:rsidP="00D079F8"/>
    <w:p w14:paraId="599D4D7E" w14:textId="77777777" w:rsidR="00D079F8" w:rsidRDefault="00D079F8" w:rsidP="00D079F8">
      <w:r>
        <w:rPr>
          <w:rFonts w:hint="eastAsia"/>
        </w:rPr>
        <w:lastRenderedPageBreak/>
        <w:t>客观层面：今年</w:t>
      </w:r>
      <w:r>
        <w:rPr>
          <w:rFonts w:hint="eastAsia"/>
        </w:rPr>
        <w:t>4</w:t>
      </w:r>
      <w:r>
        <w:rPr>
          <w:rFonts w:hint="eastAsia"/>
        </w:rPr>
        <w:t>月公司通知全球</w:t>
      </w:r>
      <w:r>
        <w:rPr>
          <w:rFonts w:hint="eastAsia"/>
        </w:rPr>
        <w:t>reorg</w:t>
      </w:r>
      <w:r>
        <w:rPr>
          <w:rFonts w:hint="eastAsia"/>
        </w:rPr>
        <w:t>，我的岗位在调整范围内，合同</w:t>
      </w:r>
      <w:r>
        <w:rPr>
          <w:rFonts w:hint="eastAsia"/>
        </w:rPr>
        <w:t>6</w:t>
      </w:r>
      <w:r>
        <w:rPr>
          <w:rFonts w:hint="eastAsia"/>
        </w:rPr>
        <w:t>月底结束。这是公司层面的决定，和</w:t>
      </w:r>
      <w:r>
        <w:rPr>
          <w:rFonts w:hint="eastAsia"/>
        </w:rPr>
        <w:t>performance</w:t>
      </w:r>
      <w:r>
        <w:rPr>
          <w:rFonts w:hint="eastAsia"/>
        </w:rPr>
        <w:t>无关。这个时间节点反而让我可以认真考虑下一步，而不是在稳定的情况下犹豫要不要迈出这一步。</w:t>
      </w:r>
    </w:p>
    <w:p w14:paraId="02B2BDD5" w14:textId="77777777" w:rsidR="00D079F8" w:rsidRDefault="00D079F8" w:rsidP="00D079F8"/>
    <w:p w14:paraId="1E294CCD" w14:textId="77777777" w:rsidR="00D079F8" w:rsidRDefault="00D079F8" w:rsidP="00D079F8">
      <w:r>
        <w:rPr>
          <w:rFonts w:hint="eastAsia"/>
        </w:rPr>
        <w:t>为什么是</w:t>
      </w:r>
      <w:r>
        <w:rPr>
          <w:rFonts w:hint="eastAsia"/>
        </w:rPr>
        <w:t>Edwards</w:t>
      </w:r>
      <w:r>
        <w:rPr>
          <w:rFonts w:hint="eastAsia"/>
        </w:rPr>
        <w:t>：半导体行业在</w:t>
      </w:r>
      <w:r>
        <w:rPr>
          <w:rFonts w:hint="eastAsia"/>
        </w:rPr>
        <w:t>AI</w:t>
      </w:r>
      <w:r>
        <w:rPr>
          <w:rFonts w:hint="eastAsia"/>
        </w:rPr>
        <w:t>驱动下需求持续增长，</w:t>
      </w:r>
      <w:r>
        <w:rPr>
          <w:rFonts w:hint="eastAsia"/>
        </w:rPr>
        <w:t>Edwards</w:t>
      </w:r>
      <w:r>
        <w:rPr>
          <w:rFonts w:hint="eastAsia"/>
        </w:rPr>
        <w:t>的真空泵是这个产业链的基础设施，预测性维护是让数据科学直接服务于设备可靠性的工作，这正是我想做的事。</w:t>
      </w:r>
      <w:r>
        <w:rPr>
          <w:rFonts w:hint="eastAsia"/>
        </w:rPr>
        <w:t>VSS</w:t>
      </w:r>
      <w:r>
        <w:rPr>
          <w:rFonts w:hint="eastAsia"/>
        </w:rPr>
        <w:t>在中国的发展阶段，对我来说是机会，不是风险。</w:t>
      </w:r>
      <w:r>
        <w:rPr>
          <w:rFonts w:hint="eastAsia"/>
        </w:rPr>
        <w:t>"</w:t>
      </w:r>
    </w:p>
    <w:p w14:paraId="317425B3" w14:textId="77777777" w:rsidR="00D079F8" w:rsidRDefault="00D079F8" w:rsidP="00D079F8"/>
    <w:p w14:paraId="4FD70A9C" w14:textId="77777777" w:rsidR="00D079F8" w:rsidRDefault="00D079F8" w:rsidP="00D079F8"/>
    <w:p w14:paraId="07BEE090" w14:textId="77777777" w:rsidR="00D079F8" w:rsidRDefault="00D079F8" w:rsidP="00D079F8">
      <w:r>
        <w:rPr>
          <w:rFonts w:hint="eastAsia"/>
        </w:rPr>
        <w:t>9. "</w:t>
      </w:r>
      <w:r>
        <w:rPr>
          <w:rFonts w:hint="eastAsia"/>
        </w:rPr>
        <w:t>你提到你做过</w:t>
      </w:r>
      <w:r>
        <w:rPr>
          <w:rFonts w:hint="eastAsia"/>
        </w:rPr>
        <w:t>LSTM</w:t>
      </w:r>
      <w:r>
        <w:rPr>
          <w:rFonts w:hint="eastAsia"/>
        </w:rPr>
        <w:t>、相似性模型、</w:t>
      </w:r>
      <w:r>
        <w:rPr>
          <w:rFonts w:hint="eastAsia"/>
        </w:rPr>
        <w:t>LSTM-AE</w:t>
      </w:r>
      <w:r>
        <w:rPr>
          <w:rFonts w:hint="eastAsia"/>
        </w:rPr>
        <w:t>、图像识别、</w:t>
      </w:r>
      <w:r>
        <w:rPr>
          <w:rFonts w:hint="eastAsia"/>
        </w:rPr>
        <w:t>RAG</w:t>
      </w:r>
      <w:r>
        <w:rPr>
          <w:rFonts w:hint="eastAsia"/>
        </w:rPr>
        <w:t>……我想直接问你：这些项目，有多少是你自己从头写的，有多少是调用现成框架或者别人的代码？你的独立开发能力，你自己怎么评价？</w:t>
      </w:r>
      <w:r>
        <w:rPr>
          <w:rFonts w:hint="eastAsia"/>
        </w:rPr>
        <w:t>"</w:t>
      </w:r>
    </w:p>
    <w:p w14:paraId="40B99847" w14:textId="77777777" w:rsidR="00D079F8" w:rsidRDefault="00D079F8" w:rsidP="00D079F8"/>
    <w:p w14:paraId="2B13BCD4" w14:textId="77777777" w:rsidR="00D079F8" w:rsidRDefault="00D079F8" w:rsidP="00D079F8">
      <w:r>
        <w:rPr>
          <w:rFonts w:hint="eastAsia"/>
        </w:rPr>
        <w:t>"</w:t>
      </w:r>
      <w:r>
        <w:rPr>
          <w:rFonts w:hint="eastAsia"/>
        </w:rPr>
        <w:t>实话实说。从</w:t>
      </w:r>
      <w:r>
        <w:rPr>
          <w:rFonts w:hint="eastAsia"/>
        </w:rPr>
        <w:t>0</w:t>
      </w:r>
      <w:r>
        <w:rPr>
          <w:rFonts w:hint="eastAsia"/>
        </w:rPr>
        <w:t>到</w:t>
      </w:r>
      <w:r>
        <w:rPr>
          <w:rFonts w:hint="eastAsia"/>
        </w:rPr>
        <w:t>1</w:t>
      </w:r>
      <w:r>
        <w:rPr>
          <w:rFonts w:hint="eastAsia"/>
        </w:rPr>
        <w:t>这一步，我是通过</w:t>
      </w:r>
      <w:r>
        <w:rPr>
          <w:rFonts w:hint="eastAsia"/>
        </w:rPr>
        <w:t>GitHub</w:t>
      </w:r>
      <w:r>
        <w:rPr>
          <w:rFonts w:hint="eastAsia"/>
        </w:rPr>
        <w:t>、</w:t>
      </w:r>
      <w:r>
        <w:rPr>
          <w:rFonts w:hint="eastAsia"/>
        </w:rPr>
        <w:t>Udemy</w:t>
      </w:r>
      <w:r>
        <w:rPr>
          <w:rFonts w:hint="eastAsia"/>
        </w:rPr>
        <w:t>、</w:t>
      </w:r>
      <w:r>
        <w:rPr>
          <w:rFonts w:hint="eastAsia"/>
        </w:rPr>
        <w:t>Coursera</w:t>
      </w:r>
      <w:r>
        <w:rPr>
          <w:rFonts w:hint="eastAsia"/>
        </w:rPr>
        <w:t>上的项目，把别人做好的东西一点一点搞懂，迁移到自己的场景里。我的标准是：别人的东西我全搞懂了，就是我的了。</w:t>
      </w:r>
    </w:p>
    <w:p w14:paraId="2F3FCD1C" w14:textId="77777777" w:rsidR="00D079F8" w:rsidRDefault="00D079F8" w:rsidP="00D079F8"/>
    <w:p w14:paraId="3DAC7893" w14:textId="77777777" w:rsidR="00D079F8" w:rsidRDefault="00D079F8" w:rsidP="00D079F8">
      <w:r>
        <w:rPr>
          <w:rFonts w:hint="eastAsia"/>
        </w:rPr>
        <w:t>到了独立开发阶段，我的方式是：我自己主导逻辑和框架设计，具体实现上我会用</w:t>
      </w:r>
      <w:r>
        <w:rPr>
          <w:rFonts w:hint="eastAsia"/>
        </w:rPr>
        <w:t>LLM</w:t>
      </w:r>
      <w:r>
        <w:rPr>
          <w:rFonts w:hint="eastAsia"/>
        </w:rPr>
        <w:t>提速，但</w:t>
      </w:r>
      <w:r>
        <w:rPr>
          <w:rFonts w:hint="eastAsia"/>
        </w:rPr>
        <w:t>LLM</w:t>
      </w:r>
      <w:r>
        <w:rPr>
          <w:rFonts w:hint="eastAsia"/>
        </w:rPr>
        <w:t>生成的代码我必须看懂，跑通，能解释每一行在干什么。我不会把我不理解的代码放进生产环境。</w:t>
      </w:r>
    </w:p>
    <w:p w14:paraId="1C9A6B3B" w14:textId="77777777" w:rsidR="00D079F8" w:rsidRDefault="00D079F8" w:rsidP="00D079F8"/>
    <w:p w14:paraId="6B108960" w14:textId="77777777" w:rsidR="00D079F8" w:rsidRDefault="00D079F8" w:rsidP="00D079F8">
      <w:r>
        <w:rPr>
          <w:rFonts w:hint="eastAsia"/>
        </w:rPr>
        <w:t>具体说一个例子：</w:t>
      </w:r>
      <w:r>
        <w:rPr>
          <w:rFonts w:hint="eastAsia"/>
        </w:rPr>
        <w:t>BASF</w:t>
      </w:r>
      <w:r>
        <w:rPr>
          <w:rFonts w:hint="eastAsia"/>
        </w:rPr>
        <w:t>的</w:t>
      </w:r>
      <w:r>
        <w:rPr>
          <w:rFonts w:hint="eastAsia"/>
        </w:rPr>
        <w:t>LSTM-AE</w:t>
      </w:r>
      <w:r>
        <w:rPr>
          <w:rFonts w:hint="eastAsia"/>
        </w:rPr>
        <w:t>异常检测，从数据预处理、滑动窗口构建、模型架构设计到阈值定义，整个逻辑是我自己设计的。中间有些</w:t>
      </w:r>
      <w:proofErr w:type="spellStart"/>
      <w:r>
        <w:rPr>
          <w:rFonts w:hint="eastAsia"/>
        </w:rPr>
        <w:t>PyTorch</w:t>
      </w:r>
      <w:proofErr w:type="spellEnd"/>
      <w:r>
        <w:rPr>
          <w:rFonts w:hint="eastAsia"/>
        </w:rPr>
        <w:t>的具体写法我用</w:t>
      </w:r>
      <w:r>
        <w:rPr>
          <w:rFonts w:hint="eastAsia"/>
        </w:rPr>
        <w:t>LLM</w:t>
      </w:r>
      <w:r>
        <w:rPr>
          <w:rFonts w:hint="eastAsia"/>
        </w:rPr>
        <w:t>确认过，但模型为什么这么设计、参数为什么这么选，我能完整解释。</w:t>
      </w:r>
    </w:p>
    <w:p w14:paraId="74732AFF" w14:textId="77777777" w:rsidR="00D079F8" w:rsidRDefault="00D079F8" w:rsidP="00D079F8"/>
    <w:p w14:paraId="0145740C" w14:textId="77777777" w:rsidR="00D079F8" w:rsidRDefault="00D079F8" w:rsidP="00D079F8">
      <w:r>
        <w:rPr>
          <w:rFonts w:hint="eastAsia"/>
        </w:rPr>
        <w:t>我不是一个能从零手写所有底层算法的人，但我是一个能独立交付完整项目、对结果负责的工程师。对这个</w:t>
      </w:r>
      <w:r>
        <w:rPr>
          <w:rFonts w:hint="eastAsia"/>
        </w:rPr>
        <w:t>role</w:t>
      </w:r>
      <w:r>
        <w:rPr>
          <w:rFonts w:hint="eastAsia"/>
        </w:rPr>
        <w:t>来说，我觉得后者更重要。</w:t>
      </w:r>
      <w:r>
        <w:rPr>
          <w:rFonts w:hint="eastAsia"/>
        </w:rPr>
        <w:t>"</w:t>
      </w:r>
    </w:p>
    <w:p w14:paraId="6081AA21" w14:textId="77777777" w:rsidR="00D079F8" w:rsidRDefault="00D079F8" w:rsidP="00D079F8"/>
    <w:p w14:paraId="69688F8D" w14:textId="77777777" w:rsidR="00D079F8" w:rsidRDefault="00D079F8" w:rsidP="00D079F8">
      <w:r>
        <w:rPr>
          <w:rFonts w:hint="eastAsia"/>
        </w:rPr>
        <w:t>10. "</w:t>
      </w:r>
      <w:r>
        <w:rPr>
          <w:rFonts w:hint="eastAsia"/>
        </w:rPr>
        <w:t>最后一个问题。这个</w:t>
      </w:r>
      <w:r>
        <w:rPr>
          <w:rFonts w:hint="eastAsia"/>
        </w:rPr>
        <w:t>role</w:t>
      </w:r>
      <w:r>
        <w:rPr>
          <w:rFonts w:hint="eastAsia"/>
        </w:rPr>
        <w:t>需要经常出差去客户现场，在</w:t>
      </w:r>
      <w:r>
        <w:rPr>
          <w:rFonts w:hint="eastAsia"/>
        </w:rPr>
        <w:t>Fab</w:t>
      </w:r>
      <w:r>
        <w:rPr>
          <w:rFonts w:hint="eastAsia"/>
        </w:rPr>
        <w:t>里和维护工程师、设备主管甚至客户管理层打交道，有时候可能一周都在外面。你准备好了吗？还有，你觉得你性格上，最大的弱点是什么？</w:t>
      </w:r>
      <w:r>
        <w:rPr>
          <w:rFonts w:hint="eastAsia"/>
        </w:rPr>
        <w:t>"</w:t>
      </w:r>
    </w:p>
    <w:p w14:paraId="6B57F82D" w14:textId="77777777" w:rsidR="00D079F8" w:rsidRDefault="00D079F8" w:rsidP="00D079F8"/>
    <w:p w14:paraId="28D8BC07" w14:textId="77777777" w:rsidR="00D079F8" w:rsidRDefault="00D079F8" w:rsidP="00D079F8">
      <w:r>
        <w:rPr>
          <w:rFonts w:hint="eastAsia"/>
        </w:rPr>
        <w:t>"</w:t>
      </w:r>
      <w:r>
        <w:rPr>
          <w:rFonts w:hint="eastAsia"/>
        </w:rPr>
        <w:t>出差这件事，我在来面试之前就想清楚了。</w:t>
      </w:r>
      <w:r>
        <w:rPr>
          <w:rFonts w:hint="eastAsia"/>
        </w:rPr>
        <w:t>JD</w:t>
      </w:r>
      <w:r>
        <w:rPr>
          <w:rFonts w:hint="eastAsia"/>
        </w:rPr>
        <w:t>里写得很清楚，我能坐在这里，就说明我接受这个安排。</w:t>
      </w:r>
    </w:p>
    <w:p w14:paraId="1DB21EC1" w14:textId="77777777" w:rsidR="00D079F8" w:rsidRDefault="00D079F8" w:rsidP="00D079F8"/>
    <w:p w14:paraId="55528D28" w14:textId="77777777" w:rsidR="00D079F8" w:rsidRDefault="00D079F8" w:rsidP="00D079F8">
      <w:r>
        <w:rPr>
          <w:rFonts w:hint="eastAsia"/>
        </w:rPr>
        <w:t>但我对出差有自己的标准：不是为了出差而出差。去客户现场，就一定要达到不去现场无法达到的效果——看到真实的设备状态，理解只有在现场才能理解的工况，建立只有面对面才能建立的信任。如果这些目标达到了，出差就是值得的。</w:t>
      </w:r>
    </w:p>
    <w:p w14:paraId="5AFE1677" w14:textId="77777777" w:rsidR="00D079F8" w:rsidRDefault="00D079F8" w:rsidP="00D079F8"/>
    <w:p w14:paraId="60B0B263" w14:textId="77777777" w:rsidR="00D079F8" w:rsidRDefault="00D079F8" w:rsidP="00D079F8">
      <w:r>
        <w:rPr>
          <w:rFonts w:hint="eastAsia"/>
        </w:rPr>
        <w:lastRenderedPageBreak/>
        <w:t>关于性格弱点，我希望自己能再强势一些，特别是面对客户的时候。作为乙方，有时候会有一种压力，为了维护关系，为了让客户满意，在技术判断上轻易妥协。但我不想成为那种好说话的人。我想成为一个以数据和事实为依据的人——如果我真的错了，数据说话，我马上承认；但在没有数据之前，我希望我们保持沟通，而不是我单方面退让。</w:t>
      </w:r>
    </w:p>
    <w:p w14:paraId="75B87407" w14:textId="77777777" w:rsidR="00D079F8" w:rsidRDefault="00D079F8" w:rsidP="00D079F8"/>
    <w:p w14:paraId="4048183E" w14:textId="77777777" w:rsidR="00D079F8" w:rsidRDefault="00D079F8" w:rsidP="00D079F8">
      <w:r>
        <w:rPr>
          <w:rFonts w:hint="eastAsia"/>
        </w:rPr>
        <w:t>我觉得客户长期信任的基础，不是你永远顺着他，而是他知道你说的话是可以相信的。</w:t>
      </w:r>
      <w:r>
        <w:rPr>
          <w:rFonts w:hint="eastAsia"/>
        </w:rPr>
        <w:t>"</w:t>
      </w:r>
    </w:p>
    <w:p w14:paraId="28D6EB5A" w14:textId="77777777" w:rsidR="00D079F8" w:rsidRDefault="00D079F8" w:rsidP="00D079F8"/>
    <w:p w14:paraId="580F9397" w14:textId="77777777" w:rsidR="00D079F8" w:rsidRDefault="00D079F8" w:rsidP="00D079F8">
      <w:r>
        <w:rPr>
          <w:rFonts w:hint="eastAsia"/>
        </w:rPr>
        <w:t>11.</w:t>
      </w:r>
      <w:r>
        <w:rPr>
          <w:rFonts w:hint="eastAsia"/>
        </w:rPr>
        <w:t>如果</w:t>
      </w:r>
      <w:proofErr w:type="spellStart"/>
      <w:r>
        <w:rPr>
          <w:rFonts w:hint="eastAsia"/>
        </w:rPr>
        <w:t>Minjian</w:t>
      </w:r>
      <w:proofErr w:type="spellEnd"/>
      <w:r>
        <w:rPr>
          <w:rFonts w:hint="eastAsia"/>
        </w:rPr>
        <w:t>问你：</w:t>
      </w:r>
    </w:p>
    <w:p w14:paraId="689DF506" w14:textId="77777777" w:rsidR="00D079F8" w:rsidRDefault="00D079F8" w:rsidP="00D079F8"/>
    <w:p w14:paraId="0ECDD9F9" w14:textId="77777777" w:rsidR="00D079F8" w:rsidRDefault="00D079F8" w:rsidP="00D079F8">
      <w:r>
        <w:rPr>
          <w:rFonts w:hint="eastAsia"/>
        </w:rPr>
        <w:t>"</w:t>
      </w:r>
      <w:r>
        <w:rPr>
          <w:rFonts w:hint="eastAsia"/>
        </w:rPr>
        <w:t>为什么用马氏距离而不是欧氏距离？</w:t>
      </w:r>
      <w:r>
        <w:rPr>
          <w:rFonts w:hint="eastAsia"/>
        </w:rPr>
        <w:t>"</w:t>
      </w:r>
    </w:p>
    <w:p w14:paraId="0A2FE36D" w14:textId="77777777" w:rsidR="00D079F8" w:rsidRDefault="00D079F8" w:rsidP="00D079F8"/>
    <w:p w14:paraId="6A348863" w14:textId="77777777" w:rsidR="00D079F8" w:rsidRDefault="00D079F8" w:rsidP="00D079F8">
      <w:r>
        <w:rPr>
          <w:rFonts w:hint="eastAsia"/>
        </w:rPr>
        <w:t>你可以说：</w:t>
      </w:r>
    </w:p>
    <w:p w14:paraId="7C613C37" w14:textId="77777777" w:rsidR="00D079F8" w:rsidRDefault="00D079F8" w:rsidP="00D079F8"/>
    <w:p w14:paraId="39500CA8" w14:textId="77777777" w:rsidR="00D079F8" w:rsidRDefault="00D079F8" w:rsidP="00D079F8">
      <w:r>
        <w:rPr>
          <w:rFonts w:hint="eastAsia"/>
        </w:rPr>
        <w:t>"</w:t>
      </w:r>
      <w:r>
        <w:rPr>
          <w:rFonts w:hint="eastAsia"/>
        </w:rPr>
        <w:t>工业传感器数据里，温度、压力、振动这些特征量纲不同，而且天然相关。欧氏距离会被量纲大的特征主导，同时把相关特征的信息重复计算。</w:t>
      </w:r>
    </w:p>
    <w:p w14:paraId="4F025A7A" w14:textId="77777777" w:rsidR="00D079F8" w:rsidRDefault="00D079F8" w:rsidP="00D079F8">
      <w:r>
        <w:rPr>
          <w:rFonts w:hint="eastAsia"/>
        </w:rPr>
        <w:t>马氏距离本质上是先把数据分布从椭圆拉成圆形——相当于做了归一化和去相关——然后再量距离。</w:t>
      </w:r>
    </w:p>
    <w:p w14:paraId="2855E52B" w14:textId="77777777" w:rsidR="00D079F8" w:rsidRDefault="00D079F8" w:rsidP="00D079F8">
      <w:r>
        <w:rPr>
          <w:rFonts w:hint="eastAsia"/>
        </w:rPr>
        <w:t>这样每个特征的</w:t>
      </w:r>
      <w:r>
        <w:rPr>
          <w:rFonts w:hint="eastAsia"/>
        </w:rPr>
        <w:t>'</w:t>
      </w:r>
      <w:r>
        <w:rPr>
          <w:rFonts w:hint="eastAsia"/>
        </w:rPr>
        <w:t>异常程度</w:t>
      </w:r>
      <w:r>
        <w:rPr>
          <w:rFonts w:hint="eastAsia"/>
        </w:rPr>
        <w:t>'</w:t>
      </w:r>
      <w:r>
        <w:rPr>
          <w:rFonts w:hint="eastAsia"/>
        </w:rPr>
        <w:t>是在它自己的正常波动范围内衡量的，更符合工业场景的实际情况。</w:t>
      </w:r>
      <w:r>
        <w:rPr>
          <w:rFonts w:hint="eastAsia"/>
        </w:rPr>
        <w:t>"</w:t>
      </w:r>
    </w:p>
    <w:p w14:paraId="02457D37" w14:textId="77777777" w:rsidR="00D079F8" w:rsidRDefault="00D079F8" w:rsidP="00D079F8"/>
    <w:p w14:paraId="3EE14B3F" w14:textId="77777777" w:rsidR="00D079F8" w:rsidRDefault="00D079F8" w:rsidP="00D079F8">
      <w:r>
        <w:rPr>
          <w:rFonts w:hint="eastAsia"/>
        </w:rPr>
        <w:t>在</w:t>
      </w:r>
      <w:r>
        <w:rPr>
          <w:rFonts w:hint="eastAsia"/>
        </w:rPr>
        <w:t>Edwards</w:t>
      </w:r>
      <w:r>
        <w:rPr>
          <w:rFonts w:hint="eastAsia"/>
        </w:rPr>
        <w:t>的实际应用场景</w:t>
      </w:r>
    </w:p>
    <w:p w14:paraId="6410866E" w14:textId="77777777" w:rsidR="00D079F8" w:rsidRDefault="00D079F8" w:rsidP="00D079F8">
      <w:r>
        <w:rPr>
          <w:rFonts w:hint="eastAsia"/>
        </w:rPr>
        <w:t>建立正常状态基线：</w:t>
      </w:r>
    </w:p>
    <w:p w14:paraId="690212EF" w14:textId="77777777" w:rsidR="00D079F8" w:rsidRDefault="00D079F8" w:rsidP="00D079F8"/>
    <w:p w14:paraId="0F9D4706" w14:textId="77777777" w:rsidR="00D079F8" w:rsidRDefault="00D079F8" w:rsidP="00D079F8">
      <w:r>
        <w:rPr>
          <w:rFonts w:hint="eastAsia"/>
        </w:rPr>
        <w:t>收集泵在健康状态下的传感器数据</w:t>
      </w:r>
    </w:p>
    <w:p w14:paraId="1FBA6FBF" w14:textId="77777777" w:rsidR="00D079F8" w:rsidRDefault="00D079F8" w:rsidP="00D079F8">
      <w:r>
        <w:rPr>
          <w:rFonts w:hint="eastAsia"/>
        </w:rPr>
        <w:t xml:space="preserve">    </w:t>
      </w:r>
      <w:r>
        <w:rPr>
          <w:rFonts w:hint="eastAsia"/>
        </w:rPr>
        <w:t>↓</w:t>
      </w:r>
    </w:p>
    <w:p w14:paraId="4E5DBF90" w14:textId="77777777" w:rsidR="00D079F8" w:rsidRDefault="00D079F8" w:rsidP="00D079F8">
      <w:r>
        <w:rPr>
          <w:rFonts w:hint="eastAsia"/>
        </w:rPr>
        <w:t>计算正常状态的</w:t>
      </w:r>
      <w:r>
        <w:rPr>
          <w:rFonts w:hint="eastAsia"/>
        </w:rPr>
        <w:t xml:space="preserve"> </w:t>
      </w:r>
      <w:r>
        <w:rPr>
          <w:rFonts w:hint="eastAsia"/>
        </w:rPr>
        <w:t>μ</w:t>
      </w:r>
      <w:r>
        <w:rPr>
          <w:rFonts w:hint="eastAsia"/>
        </w:rPr>
        <w:t xml:space="preserve"> </w:t>
      </w:r>
      <w:r>
        <w:rPr>
          <w:rFonts w:hint="eastAsia"/>
        </w:rPr>
        <w:t>和</w:t>
      </w:r>
      <w:r>
        <w:rPr>
          <w:rFonts w:hint="eastAsia"/>
        </w:rPr>
        <w:t xml:space="preserve"> </w:t>
      </w:r>
      <w:r>
        <w:rPr>
          <w:rFonts w:hint="eastAsia"/>
        </w:rPr>
        <w:t>Σ</w:t>
      </w:r>
    </w:p>
    <w:p w14:paraId="7D8AD498" w14:textId="77777777" w:rsidR="00D079F8" w:rsidRDefault="00D079F8" w:rsidP="00D079F8">
      <w:r>
        <w:rPr>
          <w:rFonts w:hint="eastAsia"/>
        </w:rPr>
        <w:t xml:space="preserve">    </w:t>
      </w:r>
      <w:r>
        <w:rPr>
          <w:rFonts w:hint="eastAsia"/>
        </w:rPr>
        <w:t>↓</w:t>
      </w:r>
    </w:p>
    <w:p w14:paraId="520AD0E4" w14:textId="77777777" w:rsidR="00D079F8" w:rsidRDefault="00D079F8" w:rsidP="00D079F8">
      <w:r>
        <w:rPr>
          <w:rFonts w:hint="eastAsia"/>
        </w:rPr>
        <w:t>对每一个新的时间点，计算马氏距离</w:t>
      </w:r>
      <w:r>
        <w:rPr>
          <w:rFonts w:hint="eastAsia"/>
        </w:rPr>
        <w:t xml:space="preserve"> D_M</w:t>
      </w:r>
    </w:p>
    <w:p w14:paraId="03FC9678" w14:textId="77777777" w:rsidR="00D079F8" w:rsidRDefault="00D079F8" w:rsidP="00D079F8">
      <w:r>
        <w:rPr>
          <w:rFonts w:hint="eastAsia"/>
        </w:rPr>
        <w:t xml:space="preserve">    </w:t>
      </w:r>
      <w:r>
        <w:rPr>
          <w:rFonts w:hint="eastAsia"/>
        </w:rPr>
        <w:t>↓</w:t>
      </w:r>
    </w:p>
    <w:p w14:paraId="0C2532B1" w14:textId="77777777" w:rsidR="00D079F8" w:rsidRDefault="00D079F8" w:rsidP="00D079F8">
      <w:r>
        <w:rPr>
          <w:rFonts w:hint="eastAsia"/>
        </w:rPr>
        <w:t xml:space="preserve">D_M </w:t>
      </w:r>
      <w:r>
        <w:rPr>
          <w:rFonts w:hint="eastAsia"/>
        </w:rPr>
        <w:t>越大</w:t>
      </w:r>
      <w:r>
        <w:rPr>
          <w:rFonts w:hint="eastAsia"/>
        </w:rPr>
        <w:t xml:space="preserve"> </w:t>
      </w:r>
      <w:r>
        <w:rPr>
          <w:rFonts w:hint="eastAsia"/>
        </w:rPr>
        <w:t>→</w:t>
      </w:r>
      <w:r>
        <w:rPr>
          <w:rFonts w:hint="eastAsia"/>
        </w:rPr>
        <w:t xml:space="preserve"> </w:t>
      </w:r>
      <w:r>
        <w:rPr>
          <w:rFonts w:hint="eastAsia"/>
        </w:rPr>
        <w:t>偏离正常状态越远</w:t>
      </w:r>
      <w:r>
        <w:rPr>
          <w:rFonts w:hint="eastAsia"/>
        </w:rPr>
        <w:t xml:space="preserve"> </w:t>
      </w:r>
      <w:r>
        <w:rPr>
          <w:rFonts w:hint="eastAsia"/>
        </w:rPr>
        <w:t>→</w:t>
      </w:r>
      <w:r>
        <w:rPr>
          <w:rFonts w:hint="eastAsia"/>
        </w:rPr>
        <w:t xml:space="preserve"> </w:t>
      </w:r>
      <w:r>
        <w:rPr>
          <w:rFonts w:hint="eastAsia"/>
        </w:rPr>
        <w:t>越接近故障</w:t>
      </w:r>
    </w:p>
    <w:p w14:paraId="0A167384" w14:textId="77777777" w:rsidR="00D079F8" w:rsidRDefault="00D079F8" w:rsidP="00D079F8">
      <w:r>
        <w:rPr>
          <w:rFonts w:hint="eastAsia"/>
        </w:rPr>
        <w:t>阈值设定：</w:t>
      </w:r>
    </w:p>
    <w:p w14:paraId="1A5A3FCF" w14:textId="77777777" w:rsidR="00D079F8" w:rsidRDefault="00D079F8" w:rsidP="00D079F8"/>
    <w:p w14:paraId="134EAC2A" w14:textId="77777777" w:rsidR="00D079F8" w:rsidRDefault="00D079F8" w:rsidP="00D079F8">
      <w:r>
        <w:rPr>
          <w:rFonts w:hint="eastAsia"/>
        </w:rPr>
        <w:t>正常状态下，马氏距离的平方服从卡方分布</w:t>
      </w:r>
      <w:r>
        <w:rPr>
          <w:rFonts w:hint="eastAsia"/>
        </w:rPr>
        <w:t xml:space="preserve"> $$$\chi^2(p)$</w:t>
      </w:r>
      <w:r>
        <w:rPr>
          <w:rFonts w:hint="eastAsia"/>
        </w:rPr>
        <w:t>，其中</w:t>
      </w:r>
      <w:r>
        <w:rPr>
          <w:rFonts w:hint="eastAsia"/>
        </w:rPr>
        <w:t xml:space="preserve"> </w:t>
      </w:r>
    </w:p>
    <w:p w14:paraId="4C2F7111" w14:textId="77777777" w:rsidR="00D079F8" w:rsidRDefault="00D079F8" w:rsidP="00D079F8">
      <w:r>
        <w:rPr>
          <w:rFonts w:ascii="Cambria Math" w:hAnsi="Cambria Math" w:cs="Cambria Math"/>
        </w:rPr>
        <w:t>𝑝</w:t>
      </w:r>
    </w:p>
    <w:p w14:paraId="531180A7" w14:textId="77777777" w:rsidR="00D079F8" w:rsidRDefault="00D079F8" w:rsidP="00D079F8">
      <w:r>
        <w:rPr>
          <w:rFonts w:hint="eastAsia"/>
        </w:rPr>
        <w:lastRenderedPageBreak/>
        <w:t xml:space="preserve">p </w:t>
      </w:r>
      <w:r>
        <w:rPr>
          <w:rFonts w:hint="eastAsia"/>
        </w:rPr>
        <w:t>是特征数量。</w:t>
      </w:r>
    </w:p>
    <w:p w14:paraId="61815A96" w14:textId="77777777" w:rsidR="00D079F8" w:rsidRDefault="00D079F8" w:rsidP="00D079F8"/>
    <w:p w14:paraId="3A7D171E" w14:textId="77777777" w:rsidR="00D079F8" w:rsidRDefault="00D079F8" w:rsidP="00D079F8">
      <w:r>
        <w:rPr>
          <w:rFonts w:hint="eastAsia"/>
        </w:rPr>
        <w:t>所以可以用统计方法设定阈值：</w:t>
      </w:r>
    </w:p>
    <w:p w14:paraId="6BEC9F94" w14:textId="77777777" w:rsidR="00D079F8" w:rsidRDefault="00D079F8" w:rsidP="00D079F8"/>
    <w:p w14:paraId="6FB2EE1E" w14:textId="77777777" w:rsidR="00D079F8" w:rsidRDefault="00D079F8" w:rsidP="00D079F8">
      <w:r>
        <w:rPr>
          <w:rFonts w:ascii="Cambria Math" w:hAnsi="Cambria Math" w:cs="Cambria Math"/>
        </w:rPr>
        <w:t>𝐷𝑀</w:t>
      </w:r>
      <w:r>
        <w:t>2&gt;</w:t>
      </w:r>
      <w:r>
        <w:rPr>
          <w:rFonts w:ascii="Cambria Math" w:hAnsi="Cambria Math" w:cs="Cambria Math"/>
        </w:rPr>
        <w:t>𝜒𝑝</w:t>
      </w:r>
      <w:r>
        <w:t>,0.952</w:t>
      </w:r>
    </w:p>
    <w:p w14:paraId="3E65F0C1" w14:textId="77777777" w:rsidR="00D079F8" w:rsidRDefault="00D079F8" w:rsidP="00D079F8">
      <w:r>
        <w:t>D M2χ p,0.95</w:t>
      </w:r>
    </w:p>
    <w:p w14:paraId="67D1FFB1" w14:textId="77777777" w:rsidR="00D079F8" w:rsidRDefault="00D079F8" w:rsidP="00D079F8">
      <w:r>
        <w:t>2</w:t>
      </w:r>
    </w:p>
    <w:p w14:paraId="7E4B127F" w14:textId="77777777" w:rsidR="00D079F8" w:rsidRDefault="00D079F8" w:rsidP="00D079F8">
      <w:r>
        <w:t>​</w:t>
      </w:r>
    </w:p>
    <w:p w14:paraId="2111933E" w14:textId="77777777" w:rsidR="00D079F8" w:rsidRDefault="00D079F8" w:rsidP="00D079F8">
      <w:r>
        <w:rPr>
          <w:rFonts w:hint="eastAsia"/>
        </w:rPr>
        <w:t>→</w:t>
      </w:r>
      <w:r>
        <w:rPr>
          <w:rFonts w:hint="eastAsia"/>
        </w:rPr>
        <w:t xml:space="preserve"> </w:t>
      </w:r>
      <w:r>
        <w:rPr>
          <w:rFonts w:hint="eastAsia"/>
        </w:rPr>
        <w:t>超过</w:t>
      </w:r>
      <w:r>
        <w:rPr>
          <w:rFonts w:hint="eastAsia"/>
        </w:rPr>
        <w:t>95%</w:t>
      </w:r>
      <w:r>
        <w:rPr>
          <w:rFonts w:hint="eastAsia"/>
        </w:rPr>
        <w:t>置信区间</w:t>
      </w:r>
      <w:r>
        <w:rPr>
          <w:rFonts w:hint="eastAsia"/>
        </w:rPr>
        <w:t xml:space="preserve"> </w:t>
      </w:r>
      <w:r>
        <w:rPr>
          <w:rFonts w:hint="eastAsia"/>
        </w:rPr>
        <w:t>→</w:t>
      </w:r>
      <w:r>
        <w:rPr>
          <w:rFonts w:hint="eastAsia"/>
        </w:rPr>
        <w:t xml:space="preserve"> </w:t>
      </w:r>
      <w:r>
        <w:rPr>
          <w:rFonts w:hint="eastAsia"/>
        </w:rPr>
        <w:t>判定为异常</w:t>
      </w:r>
    </w:p>
    <w:p w14:paraId="3A4A63CD" w14:textId="77777777" w:rsidR="00D079F8" w:rsidRDefault="00D079F8" w:rsidP="00D079F8"/>
    <w:p w14:paraId="52E384BD" w14:textId="77777777" w:rsidR="00D079F8" w:rsidRPr="00D079F8" w:rsidRDefault="00D079F8" w:rsidP="00D079F8">
      <w:pPr>
        <w:rPr>
          <w:color w:val="FF0000"/>
        </w:rPr>
      </w:pPr>
      <w:r w:rsidRPr="00D079F8">
        <w:rPr>
          <w:rFonts w:hint="eastAsia"/>
          <w:color w:val="FF0000"/>
        </w:rPr>
        <w:t xml:space="preserve">12. </w:t>
      </w:r>
      <w:r w:rsidRPr="00D079F8">
        <w:rPr>
          <w:rFonts w:hint="eastAsia"/>
          <w:color w:val="FF0000"/>
        </w:rPr>
        <w:t>马氏距离的协方差</w:t>
      </w:r>
    </w:p>
    <w:p w14:paraId="7D683B9F" w14:textId="77777777" w:rsidR="00D079F8" w:rsidRDefault="00D079F8" w:rsidP="00D079F8"/>
    <w:p w14:paraId="22C4315C" w14:textId="77777777" w:rsidR="00D079F8" w:rsidRDefault="00D079F8" w:rsidP="00D079F8">
      <w:r>
        <w:rPr>
          <w:rFonts w:hint="eastAsia"/>
        </w:rPr>
        <w:t>原始时间序列：</w:t>
      </w:r>
    </w:p>
    <w:p w14:paraId="5BA64DCB" w14:textId="77777777" w:rsidR="00D079F8" w:rsidRDefault="00D079F8" w:rsidP="00D079F8">
      <w:r>
        <w:t>|--window 1--|--window 2--|--window 3--|...</w:t>
      </w:r>
    </w:p>
    <w:p w14:paraId="16034781" w14:textId="77777777" w:rsidR="00D079F8" w:rsidRDefault="00D079F8" w:rsidP="00D079F8"/>
    <w:p w14:paraId="16DAE2C7" w14:textId="77777777" w:rsidR="00D079F8" w:rsidRDefault="00D079F8" w:rsidP="00D079F8">
      <w:r>
        <w:rPr>
          <w:rFonts w:hint="eastAsia"/>
        </w:rPr>
        <w:t>每个</w:t>
      </w:r>
      <w:r>
        <w:rPr>
          <w:rFonts w:hint="eastAsia"/>
        </w:rPr>
        <w:t>window</w:t>
      </w:r>
      <w:r>
        <w:rPr>
          <w:rFonts w:hint="eastAsia"/>
        </w:rPr>
        <w:t>内：</w:t>
      </w:r>
    </w:p>
    <w:p w14:paraId="663AA7A2" w14:textId="77777777" w:rsidR="00D079F8" w:rsidRDefault="00D079F8" w:rsidP="00D079F8">
      <w:r>
        <w:rPr>
          <w:rFonts w:hint="eastAsia"/>
        </w:rPr>
        <w:t xml:space="preserve">[x1, x2, x3, ... </w:t>
      </w:r>
      <w:proofErr w:type="spellStart"/>
      <w:r>
        <w:rPr>
          <w:rFonts w:hint="eastAsia"/>
        </w:rPr>
        <w:t>x_n</w:t>
      </w:r>
      <w:proofErr w:type="spellEnd"/>
      <w:r>
        <w:rPr>
          <w:rFonts w:hint="eastAsia"/>
        </w:rPr>
        <w:t xml:space="preserve">] </w:t>
      </w:r>
      <w:r>
        <w:rPr>
          <w:rFonts w:hint="eastAsia"/>
        </w:rPr>
        <w:t>（</w:t>
      </w:r>
      <w:r>
        <w:rPr>
          <w:rFonts w:hint="eastAsia"/>
        </w:rPr>
        <w:t>n</w:t>
      </w:r>
      <w:r>
        <w:rPr>
          <w:rFonts w:hint="eastAsia"/>
        </w:rPr>
        <w:t>个时间点的传感器读数）</w:t>
      </w:r>
    </w:p>
    <w:p w14:paraId="733DECA8" w14:textId="77777777" w:rsidR="00D079F8" w:rsidRDefault="00D079F8" w:rsidP="00D079F8">
      <w:r>
        <w:rPr>
          <w:rFonts w:hint="eastAsia"/>
        </w:rPr>
        <w:t xml:space="preserve">        </w:t>
      </w:r>
      <w:r>
        <w:rPr>
          <w:rFonts w:hint="eastAsia"/>
        </w:rPr>
        <w:t>↓</w:t>
      </w:r>
    </w:p>
    <w:p w14:paraId="29ACDE12" w14:textId="77777777" w:rsidR="00D079F8" w:rsidRDefault="00D079F8" w:rsidP="00D079F8">
      <w:r>
        <w:rPr>
          <w:rFonts w:hint="eastAsia"/>
        </w:rPr>
        <w:t>计算特征：均值、标准差、</w:t>
      </w:r>
      <w:r>
        <w:rPr>
          <w:rFonts w:hint="eastAsia"/>
        </w:rPr>
        <w:t>RMS</w:t>
      </w:r>
      <w:r>
        <w:rPr>
          <w:rFonts w:hint="eastAsia"/>
        </w:rPr>
        <w:t>、峰值因子、偏度</w:t>
      </w:r>
    </w:p>
    <w:p w14:paraId="67D027E3" w14:textId="77777777" w:rsidR="00D079F8" w:rsidRDefault="00D079F8" w:rsidP="00D079F8">
      <w:r>
        <w:rPr>
          <w:rFonts w:hint="eastAsia"/>
        </w:rPr>
        <w:t xml:space="preserve">        </w:t>
      </w:r>
      <w:r>
        <w:rPr>
          <w:rFonts w:hint="eastAsia"/>
        </w:rPr>
        <w:t>↓</w:t>
      </w:r>
    </w:p>
    <w:p w14:paraId="37971704" w14:textId="77777777" w:rsidR="00D079F8" w:rsidRDefault="00D079F8" w:rsidP="00D079F8">
      <w:r>
        <w:rPr>
          <w:rFonts w:hint="eastAsia"/>
        </w:rPr>
        <w:t>得到一个特征向量：</w:t>
      </w:r>
      <w:r>
        <w:rPr>
          <w:rFonts w:hint="eastAsia"/>
        </w:rPr>
        <w:t>[</w:t>
      </w:r>
      <w:r>
        <w:rPr>
          <w:rFonts w:hint="eastAsia"/>
        </w:rPr>
        <w:t>μ</w:t>
      </w:r>
      <w:r>
        <w:rPr>
          <w:rFonts w:hint="eastAsia"/>
        </w:rPr>
        <w:t xml:space="preserve">, </w:t>
      </w:r>
      <w:r>
        <w:rPr>
          <w:rFonts w:hint="eastAsia"/>
        </w:rPr>
        <w:t>σ</w:t>
      </w:r>
      <w:r>
        <w:rPr>
          <w:rFonts w:hint="eastAsia"/>
        </w:rPr>
        <w:t>, RMS, CF, Skew]</w:t>
      </w:r>
    </w:p>
    <w:p w14:paraId="3A5ACF58" w14:textId="77777777" w:rsidR="00D079F8" w:rsidRDefault="00D079F8" w:rsidP="00D079F8">
      <w:r>
        <w:rPr>
          <w:rFonts w:hint="eastAsia"/>
        </w:rPr>
        <w:t xml:space="preserve">        </w:t>
      </w:r>
      <w:r>
        <w:rPr>
          <w:rFonts w:hint="eastAsia"/>
        </w:rPr>
        <w:t>↓</w:t>
      </w:r>
    </w:p>
    <w:p w14:paraId="48D1231B" w14:textId="77777777" w:rsidR="00D079F8" w:rsidRDefault="00D079F8" w:rsidP="00D079F8">
      <w:r>
        <w:tab/>
      </w:r>
      <w:r>
        <w:tab/>
      </w:r>
    </w:p>
    <w:p w14:paraId="1A3CAF3C" w14:textId="77777777" w:rsidR="00D079F8" w:rsidRDefault="00D079F8" w:rsidP="00D079F8"/>
    <w:p w14:paraId="251B3DE8" w14:textId="77777777" w:rsidR="00D079F8" w:rsidRDefault="00D079F8" w:rsidP="00D079F8">
      <w:r w:rsidRPr="00D079F8">
        <w:rPr>
          <w:rFonts w:hint="eastAsia"/>
          <w:color w:val="FF0000"/>
        </w:rPr>
        <w:t>健康基线不是每个</w:t>
      </w:r>
      <w:r w:rsidRPr="00D079F8">
        <w:rPr>
          <w:rFonts w:hint="eastAsia"/>
          <w:color w:val="FF0000"/>
        </w:rPr>
        <w:t>window</w:t>
      </w:r>
      <w:r w:rsidRPr="00D079F8">
        <w:rPr>
          <w:rFonts w:hint="eastAsia"/>
          <w:color w:val="FF0000"/>
        </w:rPr>
        <w:t>的向量本身，而是这些向量的统计描述：</w:t>
      </w:r>
      <w:r w:rsidRPr="00D079F8">
        <w:rPr>
          <w:rFonts w:hint="eastAsia"/>
          <w:color w:val="FF0000"/>
        </w:rPr>
        <w:tab/>
      </w:r>
      <w:r>
        <w:rPr>
          <w:rFonts w:hint="eastAsia"/>
        </w:rPr>
        <w:tab/>
      </w:r>
    </w:p>
    <w:p w14:paraId="2122AE19" w14:textId="77777777" w:rsidR="00D079F8" w:rsidRDefault="00D079F8" w:rsidP="00D079F8">
      <w:r>
        <w:tab/>
      </w:r>
      <w:r>
        <w:tab/>
      </w:r>
    </w:p>
    <w:p w14:paraId="4A7DAD21" w14:textId="77777777" w:rsidR="00D079F8" w:rsidRDefault="00D079F8" w:rsidP="00D079F8">
      <w:r>
        <w:rPr>
          <w:rFonts w:hint="eastAsia"/>
        </w:rPr>
        <w:t>健康期有</w:t>
      </w:r>
      <w:r>
        <w:rPr>
          <w:rFonts w:hint="eastAsia"/>
        </w:rPr>
        <w:t>100</w:t>
      </w:r>
      <w:r>
        <w:rPr>
          <w:rFonts w:hint="eastAsia"/>
        </w:rPr>
        <w:t>个</w:t>
      </w:r>
      <w:r>
        <w:rPr>
          <w:rFonts w:hint="eastAsia"/>
        </w:rPr>
        <w:t>window</w:t>
      </w:r>
    </w:p>
    <w:p w14:paraId="52679FBB" w14:textId="77777777" w:rsidR="00D079F8" w:rsidRDefault="00D079F8" w:rsidP="00D079F8">
      <w:r>
        <w:rPr>
          <w:rFonts w:hint="eastAsia"/>
        </w:rPr>
        <w:t>→</w:t>
      </w:r>
      <w:r>
        <w:rPr>
          <w:rFonts w:hint="eastAsia"/>
        </w:rPr>
        <w:t xml:space="preserve"> 100</w:t>
      </w:r>
      <w:r>
        <w:rPr>
          <w:rFonts w:hint="eastAsia"/>
        </w:rPr>
        <w:t>个特征向量</w:t>
      </w:r>
      <w:r>
        <w:rPr>
          <w:rFonts w:hint="eastAsia"/>
        </w:rPr>
        <w:t xml:space="preserve"> [</w:t>
      </w:r>
      <w:r>
        <w:rPr>
          <w:rFonts w:hint="eastAsia"/>
        </w:rPr>
        <w:t>μ</w:t>
      </w:r>
      <w:r>
        <w:rPr>
          <w:rFonts w:hint="eastAsia"/>
        </w:rPr>
        <w:t xml:space="preserve">, </w:t>
      </w:r>
      <w:r>
        <w:rPr>
          <w:rFonts w:hint="eastAsia"/>
        </w:rPr>
        <w:t>σ</w:t>
      </w:r>
      <w:r>
        <w:rPr>
          <w:rFonts w:hint="eastAsia"/>
        </w:rPr>
        <w:t>, RMS, CF, Skew]</w:t>
      </w:r>
    </w:p>
    <w:p w14:paraId="6C67B37B" w14:textId="77777777" w:rsidR="00D079F8" w:rsidRDefault="00D079F8" w:rsidP="00D079F8">
      <w:r>
        <w:rPr>
          <w:rFonts w:hint="eastAsia"/>
        </w:rPr>
        <w:t xml:space="preserve">        </w:t>
      </w:r>
      <w:r>
        <w:rPr>
          <w:rFonts w:hint="eastAsia"/>
        </w:rPr>
        <w:t>↓</w:t>
      </w:r>
    </w:p>
    <w:p w14:paraId="615D5AC3" w14:textId="77777777" w:rsidR="00D079F8" w:rsidRDefault="00D079F8" w:rsidP="00D079F8">
      <w:r>
        <w:rPr>
          <w:rFonts w:hint="eastAsia"/>
        </w:rPr>
        <w:t>计算这</w:t>
      </w:r>
      <w:r>
        <w:rPr>
          <w:rFonts w:hint="eastAsia"/>
        </w:rPr>
        <w:t>100</w:t>
      </w:r>
      <w:r>
        <w:rPr>
          <w:rFonts w:hint="eastAsia"/>
        </w:rPr>
        <w:t>个向量的：</w:t>
      </w:r>
    </w:p>
    <w:p w14:paraId="556FC607" w14:textId="77777777" w:rsidR="00D079F8" w:rsidRDefault="00D079F8" w:rsidP="00D079F8">
      <w:r>
        <w:rPr>
          <w:rFonts w:hint="eastAsia"/>
        </w:rPr>
        <w:t xml:space="preserve">  - </w:t>
      </w:r>
      <w:r>
        <w:rPr>
          <w:rFonts w:hint="eastAsia"/>
        </w:rPr>
        <w:t>均值向量</w:t>
      </w:r>
      <w:r>
        <w:rPr>
          <w:rFonts w:hint="eastAsia"/>
        </w:rPr>
        <w:t xml:space="preserve"> </w:t>
      </w:r>
      <w:r>
        <w:rPr>
          <w:rFonts w:hint="eastAsia"/>
        </w:rPr>
        <w:t>μ</w:t>
      </w:r>
      <w:r>
        <w:rPr>
          <w:rFonts w:hint="eastAsia"/>
        </w:rPr>
        <w:t>_baseline</w:t>
      </w:r>
      <w:r>
        <w:rPr>
          <w:rFonts w:hint="eastAsia"/>
        </w:rPr>
        <w:t>（</w:t>
      </w:r>
      <w:r>
        <w:rPr>
          <w:rFonts w:hint="eastAsia"/>
        </w:rPr>
        <w:t>5</w:t>
      </w:r>
      <w:r>
        <w:rPr>
          <w:rFonts w:hint="eastAsia"/>
        </w:rPr>
        <w:t>维）</w:t>
      </w:r>
    </w:p>
    <w:p w14:paraId="3C0CD68E" w14:textId="77777777" w:rsidR="00D079F8" w:rsidRDefault="00D079F8" w:rsidP="00D079F8">
      <w:r>
        <w:rPr>
          <w:rFonts w:hint="eastAsia"/>
        </w:rPr>
        <w:lastRenderedPageBreak/>
        <w:t xml:space="preserve">  - </w:t>
      </w:r>
      <w:r>
        <w:rPr>
          <w:rFonts w:hint="eastAsia"/>
        </w:rPr>
        <w:t>协方差矩阵</w:t>
      </w:r>
      <w:r>
        <w:rPr>
          <w:rFonts w:hint="eastAsia"/>
        </w:rPr>
        <w:t xml:space="preserve"> </w:t>
      </w:r>
      <w:r>
        <w:rPr>
          <w:rFonts w:hint="eastAsia"/>
        </w:rPr>
        <w:t>Σ</w:t>
      </w:r>
      <w:r>
        <w:rPr>
          <w:rFonts w:hint="eastAsia"/>
        </w:rPr>
        <w:t>_baseline</w:t>
      </w:r>
      <w:r>
        <w:rPr>
          <w:rFonts w:hint="eastAsia"/>
        </w:rPr>
        <w:t>（</w:t>
      </w:r>
      <w:r>
        <w:rPr>
          <w:rFonts w:hint="eastAsia"/>
        </w:rPr>
        <w:t>5</w:t>
      </w:r>
      <w:r>
        <w:rPr>
          <w:rFonts w:hint="eastAsia"/>
        </w:rPr>
        <w:t>×</w:t>
      </w:r>
      <w:r>
        <w:rPr>
          <w:rFonts w:hint="eastAsia"/>
        </w:rPr>
        <w:t>5</w:t>
      </w:r>
      <w:r>
        <w:rPr>
          <w:rFonts w:hint="eastAsia"/>
        </w:rPr>
        <w:t>）</w:t>
      </w:r>
    </w:p>
    <w:p w14:paraId="538FE186" w14:textId="77777777" w:rsidR="00D079F8" w:rsidRDefault="00D079F8" w:rsidP="00D079F8">
      <w:r>
        <w:rPr>
          <w:rFonts w:hint="eastAsia"/>
        </w:rPr>
        <w:t xml:space="preserve">        </w:t>
      </w:r>
      <w:r>
        <w:rPr>
          <w:rFonts w:hint="eastAsia"/>
        </w:rPr>
        <w:t>↓</w:t>
      </w:r>
    </w:p>
    <w:p w14:paraId="51CBA6A6" w14:textId="77777777" w:rsidR="00D079F8" w:rsidRDefault="00D079F8" w:rsidP="00D079F8">
      <w:r>
        <w:rPr>
          <w:rFonts w:hint="eastAsia"/>
        </w:rPr>
        <w:t>这两个东西才是</w:t>
      </w:r>
      <w:r>
        <w:rPr>
          <w:rFonts w:hint="eastAsia"/>
        </w:rPr>
        <w:t>"</w:t>
      </w:r>
      <w:r>
        <w:rPr>
          <w:rFonts w:hint="eastAsia"/>
        </w:rPr>
        <w:t>健康基线</w:t>
      </w:r>
      <w:r>
        <w:rPr>
          <w:rFonts w:hint="eastAsia"/>
        </w:rPr>
        <w:t>"</w:t>
      </w:r>
    </w:p>
    <w:p w14:paraId="0CC50766" w14:textId="77777777" w:rsidR="00D079F8" w:rsidRDefault="00D079F8" w:rsidP="00D079F8"/>
    <w:p w14:paraId="7DB98667" w14:textId="77777777" w:rsidR="00D079F8" w:rsidRPr="00D079F8" w:rsidRDefault="00D079F8" w:rsidP="00D079F8">
      <w:pPr>
        <w:rPr>
          <w:color w:val="FF0000"/>
        </w:rPr>
      </w:pPr>
      <w:r w:rsidRPr="00D079F8">
        <w:rPr>
          <w:rFonts w:hint="eastAsia"/>
          <w:color w:val="FF0000"/>
        </w:rPr>
        <w:t>我们有</w:t>
      </w:r>
      <w:r w:rsidRPr="00D079F8">
        <w:rPr>
          <w:rFonts w:hint="eastAsia"/>
          <w:color w:val="FF0000"/>
        </w:rPr>
        <w:t>100</w:t>
      </w:r>
      <w:r w:rsidRPr="00D079F8">
        <w:rPr>
          <w:rFonts w:hint="eastAsia"/>
          <w:color w:val="FF0000"/>
        </w:rPr>
        <w:t>个</w:t>
      </w:r>
      <w:r w:rsidRPr="00D079F8">
        <w:rPr>
          <w:rFonts w:hint="eastAsia"/>
          <w:color w:val="FF0000"/>
        </w:rPr>
        <w:t>window</w:t>
      </w:r>
      <w:r w:rsidRPr="00D079F8">
        <w:rPr>
          <w:rFonts w:hint="eastAsia"/>
          <w:color w:val="FF0000"/>
        </w:rPr>
        <w:t>，每个</w:t>
      </w:r>
      <w:r w:rsidRPr="00D079F8">
        <w:rPr>
          <w:rFonts w:hint="eastAsia"/>
          <w:color w:val="FF0000"/>
        </w:rPr>
        <w:t>window</w:t>
      </w:r>
      <w:r w:rsidRPr="00D079F8">
        <w:rPr>
          <w:rFonts w:hint="eastAsia"/>
          <w:color w:val="FF0000"/>
        </w:rPr>
        <w:t>有</w:t>
      </w:r>
      <w:r w:rsidRPr="00D079F8">
        <w:rPr>
          <w:rFonts w:hint="eastAsia"/>
          <w:color w:val="FF0000"/>
        </w:rPr>
        <w:t>5</w:t>
      </w:r>
      <w:r w:rsidRPr="00D079F8">
        <w:rPr>
          <w:rFonts w:hint="eastAsia"/>
          <w:color w:val="FF0000"/>
        </w:rPr>
        <w:t>个特征：</w:t>
      </w:r>
    </w:p>
    <w:p w14:paraId="51662004" w14:textId="77777777" w:rsidR="00D079F8" w:rsidRPr="00D079F8" w:rsidRDefault="00D079F8" w:rsidP="00D079F8">
      <w:pPr>
        <w:rPr>
          <w:color w:val="FF0000"/>
        </w:rPr>
      </w:pPr>
    </w:p>
    <w:p w14:paraId="55E72A5E" w14:textId="77777777" w:rsidR="00D079F8" w:rsidRPr="00D079F8" w:rsidRDefault="00D079F8" w:rsidP="00D079F8">
      <w:pPr>
        <w:rPr>
          <w:color w:val="FF0000"/>
        </w:rPr>
      </w:pPr>
      <w:r w:rsidRPr="00D079F8">
        <w:rPr>
          <w:color w:val="FF0000"/>
        </w:rPr>
        <w:t xml:space="preserve">         μ      σ     RMS    CF    Skew</w:t>
      </w:r>
    </w:p>
    <w:p w14:paraId="20514E16" w14:textId="77777777" w:rsidR="00D079F8" w:rsidRPr="00D079F8" w:rsidRDefault="00D079F8" w:rsidP="00D079F8">
      <w:pPr>
        <w:rPr>
          <w:color w:val="FF0000"/>
        </w:rPr>
      </w:pPr>
      <w:r w:rsidRPr="00D079F8">
        <w:rPr>
          <w:color w:val="FF0000"/>
        </w:rPr>
        <w:t>window1 [2.1,  0.3,  2.2,  3.1,  0.02]</w:t>
      </w:r>
    </w:p>
    <w:p w14:paraId="6A2D7815" w14:textId="77777777" w:rsidR="00D079F8" w:rsidRPr="00D079F8" w:rsidRDefault="00D079F8" w:rsidP="00D079F8">
      <w:pPr>
        <w:rPr>
          <w:color w:val="FF0000"/>
        </w:rPr>
      </w:pPr>
      <w:r w:rsidRPr="00D079F8">
        <w:rPr>
          <w:color w:val="FF0000"/>
        </w:rPr>
        <w:t>window2 [2.0,  0.4,  2.1,  3.3,  0.01]</w:t>
      </w:r>
    </w:p>
    <w:p w14:paraId="6D64B284" w14:textId="77777777" w:rsidR="00D079F8" w:rsidRPr="00D079F8" w:rsidRDefault="00D079F8" w:rsidP="00D079F8">
      <w:pPr>
        <w:rPr>
          <w:color w:val="FF0000"/>
        </w:rPr>
      </w:pPr>
      <w:r w:rsidRPr="00D079F8">
        <w:rPr>
          <w:color w:val="FF0000"/>
        </w:rPr>
        <w:t>window3 [2.2,  0.3,  2.3,  3.0,  0.03]</w:t>
      </w:r>
    </w:p>
    <w:p w14:paraId="4B215994" w14:textId="77777777" w:rsidR="00D079F8" w:rsidRPr="00D079F8" w:rsidRDefault="00D079F8" w:rsidP="00D079F8">
      <w:pPr>
        <w:rPr>
          <w:color w:val="FF0000"/>
        </w:rPr>
      </w:pPr>
      <w:r w:rsidRPr="00D079F8">
        <w:rPr>
          <w:color w:val="FF0000"/>
        </w:rPr>
        <w:t>...</w:t>
      </w:r>
    </w:p>
    <w:p w14:paraId="597664B2" w14:textId="77777777" w:rsidR="00D079F8" w:rsidRPr="00D079F8" w:rsidRDefault="00D079F8" w:rsidP="00D079F8">
      <w:pPr>
        <w:rPr>
          <w:color w:val="FF0000"/>
        </w:rPr>
      </w:pPr>
      <w:r w:rsidRPr="00D079F8">
        <w:rPr>
          <w:color w:val="FF0000"/>
        </w:rPr>
        <w:t>window100[2.1, 0.35, 2.2,  3.2,  0.02]</w:t>
      </w:r>
    </w:p>
    <w:p w14:paraId="2E01EA04" w14:textId="77777777" w:rsidR="00D079F8" w:rsidRDefault="00D079F8" w:rsidP="00D079F8"/>
    <w:p w14:paraId="1A7B5DC4" w14:textId="57E6DEAB" w:rsidR="00D079F8" w:rsidRDefault="000C2EC6" w:rsidP="00D079F8">
      <w:r w:rsidRPr="000C2EC6">
        <w:rPr>
          <w:noProof/>
        </w:rPr>
        <w:lastRenderedPageBreak/>
        <w:drawing>
          <wp:inline distT="0" distB="0" distL="0" distR="0" wp14:anchorId="4EF92A99" wp14:editId="47E41FAD">
            <wp:extent cx="5868035" cy="9144000"/>
            <wp:effectExtent l="0" t="0" r="0" b="0"/>
            <wp:docPr id="954478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4478457" name=""/>
                    <pic:cNvPicPr/>
                  </pic:nvPicPr>
                  <pic:blipFill>
                    <a:blip r:embed="rId7"/>
                    <a:stretch>
                      <a:fillRect/>
                    </a:stretch>
                  </pic:blipFill>
                  <pic:spPr>
                    <a:xfrm>
                      <a:off x="0" y="0"/>
                      <a:ext cx="5868035" cy="9144000"/>
                    </a:xfrm>
                    <a:prstGeom prst="rect">
                      <a:avLst/>
                    </a:prstGeom>
                  </pic:spPr>
                </pic:pic>
              </a:graphicData>
            </a:graphic>
          </wp:inline>
        </w:drawing>
      </w:r>
    </w:p>
    <w:p w14:paraId="09C8F888" w14:textId="3E693677" w:rsidR="00D079F8" w:rsidRDefault="00D25070" w:rsidP="00D079F8">
      <w:r w:rsidRPr="00D25070">
        <w:rPr>
          <w:noProof/>
        </w:rPr>
        <w:lastRenderedPageBreak/>
        <w:drawing>
          <wp:inline distT="0" distB="0" distL="0" distR="0" wp14:anchorId="655B4F17" wp14:editId="56809524">
            <wp:extent cx="6858000" cy="3834765"/>
            <wp:effectExtent l="0" t="0" r="0" b="0"/>
            <wp:docPr id="9074970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7497019" name=""/>
                    <pic:cNvPicPr/>
                  </pic:nvPicPr>
                  <pic:blipFill>
                    <a:blip r:embed="rId8"/>
                    <a:stretch>
                      <a:fillRect/>
                    </a:stretch>
                  </pic:blipFill>
                  <pic:spPr>
                    <a:xfrm>
                      <a:off x="0" y="0"/>
                      <a:ext cx="6858000" cy="3834765"/>
                    </a:xfrm>
                    <a:prstGeom prst="rect">
                      <a:avLst/>
                    </a:prstGeom>
                  </pic:spPr>
                </pic:pic>
              </a:graphicData>
            </a:graphic>
          </wp:inline>
        </w:drawing>
      </w:r>
    </w:p>
    <w:p w14:paraId="7DF32217" w14:textId="77777777" w:rsidR="00D079F8" w:rsidRDefault="00D079F8" w:rsidP="00D079F8">
      <w:r>
        <w:rPr>
          <w:rFonts w:hint="eastAsia"/>
        </w:rPr>
        <w:t>这</w:t>
      </w:r>
      <w:r>
        <w:rPr>
          <w:rFonts w:hint="eastAsia"/>
        </w:rPr>
        <w:t>5</w:t>
      </w:r>
      <w:r>
        <w:rPr>
          <w:rFonts w:hint="eastAsia"/>
        </w:rPr>
        <w:t>个特征的来源</w:t>
      </w:r>
    </w:p>
    <w:p w14:paraId="736FBE65" w14:textId="77777777" w:rsidR="00D079F8" w:rsidRDefault="00D079F8" w:rsidP="00D079F8">
      <w:r>
        <w:rPr>
          <w:rFonts w:hint="eastAsia"/>
        </w:rPr>
        <w:t>来自旋转机械故障诊断领域，几十年的工程实践积累，</w:t>
      </w:r>
      <w:r>
        <w:rPr>
          <w:rFonts w:hint="eastAsia"/>
        </w:rPr>
        <w:t>ISO</w:t>
      </w:r>
      <w:r>
        <w:rPr>
          <w:rFonts w:hint="eastAsia"/>
        </w:rPr>
        <w:t>标准里也有提及。</w:t>
      </w:r>
    </w:p>
    <w:p w14:paraId="20E81437" w14:textId="77777777" w:rsidR="00D079F8" w:rsidRDefault="00D079F8" w:rsidP="00D079F8"/>
    <w:p w14:paraId="025C4EA3" w14:textId="77777777" w:rsidR="00D079F8" w:rsidRDefault="00D079F8" w:rsidP="00D079F8">
      <w:r>
        <w:rPr>
          <w:rFonts w:hint="eastAsia"/>
        </w:rPr>
        <w:t>每个特征捕捉不同的物理现象：</w:t>
      </w:r>
    </w:p>
    <w:p w14:paraId="2A416FB9" w14:textId="77777777" w:rsidR="00D079F8" w:rsidRDefault="00D079F8" w:rsidP="00D079F8"/>
    <w:p w14:paraId="2B67E201" w14:textId="77777777" w:rsidR="00D079F8" w:rsidRDefault="00D079F8" w:rsidP="00D079F8">
      <w:r>
        <w:t>Table</w:t>
      </w:r>
    </w:p>
    <w:p w14:paraId="4B560A04" w14:textId="77777777" w:rsidR="00D079F8" w:rsidRDefault="00D079F8" w:rsidP="00D079F8"/>
    <w:p w14:paraId="3ECB2A7F" w14:textId="77777777" w:rsidR="00D079F8" w:rsidRDefault="00D079F8" w:rsidP="00D079F8"/>
    <w:p w14:paraId="132A2B52" w14:textId="77777777" w:rsidR="00D079F8" w:rsidRDefault="00D079F8" w:rsidP="00D079F8">
      <w:r>
        <w:rPr>
          <w:rFonts w:hint="eastAsia"/>
        </w:rPr>
        <w:t>特征</w:t>
      </w:r>
      <w:r>
        <w:rPr>
          <w:rFonts w:hint="eastAsia"/>
        </w:rPr>
        <w:tab/>
      </w:r>
      <w:r>
        <w:rPr>
          <w:rFonts w:hint="eastAsia"/>
        </w:rPr>
        <w:t>捕捉什么物理现象</w:t>
      </w:r>
      <w:r>
        <w:rPr>
          <w:rFonts w:hint="eastAsia"/>
        </w:rPr>
        <w:tab/>
      </w:r>
      <w:r>
        <w:rPr>
          <w:rFonts w:hint="eastAsia"/>
        </w:rPr>
        <w:t>对应什么故障</w:t>
      </w:r>
    </w:p>
    <w:p w14:paraId="53CCB2D1" w14:textId="77777777" w:rsidR="00D079F8" w:rsidRDefault="00D079F8" w:rsidP="00D079F8">
      <w:r>
        <w:rPr>
          <w:rFonts w:hint="eastAsia"/>
        </w:rPr>
        <w:t>均值</w:t>
      </w:r>
      <w:r>
        <w:rPr>
          <w:rFonts w:hint="eastAsia"/>
        </w:rPr>
        <w:t xml:space="preserve"> $$$\bar{x}$</w:t>
      </w:r>
      <w:r>
        <w:rPr>
          <w:rFonts w:hint="eastAsia"/>
        </w:rPr>
        <w:tab/>
      </w:r>
      <w:r>
        <w:rPr>
          <w:rFonts w:hint="eastAsia"/>
        </w:rPr>
        <w:t>整体水平漂移</w:t>
      </w:r>
      <w:r>
        <w:rPr>
          <w:rFonts w:hint="eastAsia"/>
        </w:rPr>
        <w:tab/>
      </w:r>
      <w:r>
        <w:rPr>
          <w:rFonts w:hint="eastAsia"/>
        </w:rPr>
        <w:t>直流偏置变化，传感器漂移</w:t>
      </w:r>
    </w:p>
    <w:p w14:paraId="6EF4E772" w14:textId="77777777" w:rsidR="00D079F8" w:rsidRDefault="00D079F8" w:rsidP="00D079F8">
      <w:r>
        <w:rPr>
          <w:rFonts w:hint="eastAsia"/>
        </w:rPr>
        <w:t>标准差</w:t>
      </w:r>
      <w:r>
        <w:rPr>
          <w:rFonts w:hint="eastAsia"/>
        </w:rPr>
        <w:t xml:space="preserve"> $$\sigma$</w:t>
      </w:r>
      <w:r>
        <w:rPr>
          <w:rFonts w:hint="eastAsia"/>
        </w:rPr>
        <w:tab/>
      </w:r>
      <w:r>
        <w:rPr>
          <w:rFonts w:hint="eastAsia"/>
        </w:rPr>
        <w:t>波动幅度</w:t>
      </w:r>
      <w:r>
        <w:rPr>
          <w:rFonts w:hint="eastAsia"/>
        </w:rPr>
        <w:tab/>
      </w:r>
      <w:r>
        <w:rPr>
          <w:rFonts w:hint="eastAsia"/>
        </w:rPr>
        <w:t>不平衡，松动</w:t>
      </w:r>
    </w:p>
    <w:p w14:paraId="445FF35B" w14:textId="77777777" w:rsidR="00D079F8" w:rsidRDefault="00D079F8" w:rsidP="00D079F8">
      <w:r>
        <w:rPr>
          <w:rFonts w:hint="eastAsia"/>
        </w:rPr>
        <w:t>RMS</w:t>
      </w:r>
      <w:r>
        <w:rPr>
          <w:rFonts w:hint="eastAsia"/>
        </w:rPr>
        <w:tab/>
      </w:r>
      <w:r>
        <w:rPr>
          <w:rFonts w:hint="eastAsia"/>
        </w:rPr>
        <w:t>信号能量</w:t>
      </w:r>
      <w:r>
        <w:rPr>
          <w:rFonts w:hint="eastAsia"/>
        </w:rPr>
        <w:tab/>
      </w:r>
      <w:r>
        <w:rPr>
          <w:rFonts w:hint="eastAsia"/>
        </w:rPr>
        <w:t>整体退化程度</w:t>
      </w:r>
    </w:p>
    <w:p w14:paraId="3007B61D" w14:textId="77777777" w:rsidR="00D079F8" w:rsidRDefault="00D079F8" w:rsidP="00D079F8">
      <w:r>
        <w:rPr>
          <w:rFonts w:hint="eastAsia"/>
        </w:rPr>
        <w:t>峰值因子</w:t>
      </w:r>
      <w:r>
        <w:rPr>
          <w:rFonts w:hint="eastAsia"/>
        </w:rPr>
        <w:t xml:space="preserve"> CF</w:t>
      </w:r>
      <w:r>
        <w:rPr>
          <w:rFonts w:hint="eastAsia"/>
        </w:rPr>
        <w:tab/>
      </w:r>
      <w:r>
        <w:rPr>
          <w:rFonts w:hint="eastAsia"/>
        </w:rPr>
        <w:t>冲击强度</w:t>
      </w:r>
      <w:r>
        <w:rPr>
          <w:rFonts w:hint="eastAsia"/>
        </w:rPr>
        <w:tab/>
      </w:r>
      <w:r>
        <w:rPr>
          <w:rFonts w:hint="eastAsia"/>
        </w:rPr>
        <w:t>轴承点蚀，齿轮损伤</w:t>
      </w:r>
    </w:p>
    <w:p w14:paraId="32E23806" w14:textId="77777777" w:rsidR="00D079F8" w:rsidRDefault="00D079F8" w:rsidP="00D079F8">
      <w:r>
        <w:rPr>
          <w:rFonts w:hint="eastAsia"/>
        </w:rPr>
        <w:t>偏度</w:t>
      </w:r>
      <w:r>
        <w:rPr>
          <w:rFonts w:hint="eastAsia"/>
        </w:rPr>
        <w:t xml:space="preserve"> Skew</w:t>
      </w:r>
      <w:r>
        <w:rPr>
          <w:rFonts w:hint="eastAsia"/>
        </w:rPr>
        <w:tab/>
      </w:r>
      <w:r>
        <w:rPr>
          <w:rFonts w:hint="eastAsia"/>
        </w:rPr>
        <w:t>分布不对称</w:t>
      </w:r>
      <w:r>
        <w:rPr>
          <w:rFonts w:hint="eastAsia"/>
        </w:rPr>
        <w:tab/>
      </w:r>
      <w:r>
        <w:rPr>
          <w:rFonts w:hint="eastAsia"/>
        </w:rPr>
        <w:t>早期故障信号（非对称冲击）</w:t>
      </w:r>
    </w:p>
    <w:p w14:paraId="2B8C0E94" w14:textId="77777777" w:rsidR="00D079F8" w:rsidRDefault="00D079F8" w:rsidP="00D079F8">
      <w:r>
        <w:rPr>
          <w:rFonts w:hint="eastAsia"/>
        </w:rPr>
        <w:t>还有哪些常用特征</w:t>
      </w:r>
    </w:p>
    <w:p w14:paraId="371819C9" w14:textId="77777777" w:rsidR="00D079F8" w:rsidRDefault="00D079F8" w:rsidP="00D079F8">
      <w:r>
        <w:rPr>
          <w:rFonts w:hint="eastAsia"/>
        </w:rPr>
        <w:t>业内还常用：</w:t>
      </w:r>
    </w:p>
    <w:p w14:paraId="32A1FB94" w14:textId="77777777" w:rsidR="00D079F8" w:rsidRDefault="00D079F8" w:rsidP="00D079F8"/>
    <w:p w14:paraId="0B3D2227" w14:textId="77777777" w:rsidR="00D079F8" w:rsidRDefault="00D079F8" w:rsidP="00D079F8">
      <w:r>
        <w:lastRenderedPageBreak/>
        <w:t>Table</w:t>
      </w:r>
    </w:p>
    <w:p w14:paraId="4353ED49" w14:textId="77777777" w:rsidR="00D079F8" w:rsidRDefault="00D079F8" w:rsidP="00D079F8"/>
    <w:p w14:paraId="05C2EF6D" w14:textId="77777777" w:rsidR="00D079F8" w:rsidRDefault="00D079F8" w:rsidP="00D079F8"/>
    <w:p w14:paraId="2267DD46" w14:textId="77777777" w:rsidR="00D079F8" w:rsidRDefault="00D079F8" w:rsidP="00D079F8">
      <w:r>
        <w:rPr>
          <w:rFonts w:hint="eastAsia"/>
        </w:rPr>
        <w:t>特征</w:t>
      </w:r>
      <w:r>
        <w:rPr>
          <w:rFonts w:hint="eastAsia"/>
        </w:rPr>
        <w:tab/>
      </w:r>
      <w:r>
        <w:rPr>
          <w:rFonts w:hint="eastAsia"/>
        </w:rPr>
        <w:t>公式</w:t>
      </w:r>
      <w:r>
        <w:rPr>
          <w:rFonts w:hint="eastAsia"/>
        </w:rPr>
        <w:tab/>
      </w:r>
      <w:r>
        <w:rPr>
          <w:rFonts w:hint="eastAsia"/>
        </w:rPr>
        <w:t>捕捉什么</w:t>
      </w:r>
    </w:p>
    <w:p w14:paraId="05A09482" w14:textId="77777777" w:rsidR="00D079F8" w:rsidRDefault="00D079F8" w:rsidP="00D079F8">
      <w:r>
        <w:rPr>
          <w:rFonts w:hint="eastAsia"/>
        </w:rPr>
        <w:t>峰度</w:t>
      </w:r>
      <w:r>
        <w:rPr>
          <w:rFonts w:hint="eastAsia"/>
        </w:rPr>
        <w:t xml:space="preserve"> Kurtosis</w:t>
      </w:r>
      <w:r>
        <w:rPr>
          <w:rFonts w:hint="eastAsia"/>
        </w:rPr>
        <w:tab/>
        <w:t>$$$\frac{E[(x-\mu)^4]}{\sigma^4}$</w:t>
      </w:r>
      <w:r>
        <w:rPr>
          <w:rFonts w:hint="eastAsia"/>
        </w:rPr>
        <w:tab/>
      </w:r>
      <w:r>
        <w:rPr>
          <w:rFonts w:hint="eastAsia"/>
        </w:rPr>
        <w:t>极端冲击，轴承早期故障</w:t>
      </w:r>
    </w:p>
    <w:p w14:paraId="7C6DFD0A" w14:textId="77777777" w:rsidR="00D079F8" w:rsidRDefault="00D079F8" w:rsidP="00D079F8">
      <w:r>
        <w:rPr>
          <w:rFonts w:hint="eastAsia"/>
        </w:rPr>
        <w:t>峰峰值</w:t>
      </w:r>
      <w:r>
        <w:rPr>
          <w:rFonts w:hint="eastAsia"/>
        </w:rPr>
        <w:tab/>
      </w:r>
    </w:p>
    <w:p w14:paraId="22916338" w14:textId="77777777" w:rsidR="00D079F8" w:rsidRDefault="00D079F8" w:rsidP="00D079F8">
      <w:r>
        <w:rPr>
          <w:rFonts w:ascii="Cambria Math" w:hAnsi="Cambria Math" w:cs="Cambria Math"/>
        </w:rPr>
        <w:t>𝑥</w:t>
      </w:r>
    </w:p>
    <w:p w14:paraId="3E98151D" w14:textId="77777777" w:rsidR="00D079F8" w:rsidRDefault="00D079F8" w:rsidP="00D079F8">
      <w:r>
        <w:rPr>
          <w:rFonts w:ascii="Cambria Math" w:hAnsi="Cambria Math" w:cs="Cambria Math"/>
        </w:rPr>
        <w:t>𝑚</w:t>
      </w:r>
    </w:p>
    <w:p w14:paraId="6B6ED518" w14:textId="77777777" w:rsidR="00D079F8" w:rsidRDefault="00D079F8" w:rsidP="00D079F8">
      <w:r>
        <w:rPr>
          <w:rFonts w:ascii="Cambria Math" w:hAnsi="Cambria Math" w:cs="Cambria Math"/>
        </w:rPr>
        <w:t>𝑎</w:t>
      </w:r>
    </w:p>
    <w:p w14:paraId="15F1F893" w14:textId="77777777" w:rsidR="00D079F8" w:rsidRDefault="00D079F8" w:rsidP="00D079F8">
      <w:r>
        <w:rPr>
          <w:rFonts w:ascii="Cambria Math" w:hAnsi="Cambria Math" w:cs="Cambria Math"/>
        </w:rPr>
        <w:t>𝑥</w:t>
      </w:r>
    </w:p>
    <w:p w14:paraId="7ED9E6CE" w14:textId="77777777" w:rsidR="00D079F8" w:rsidRDefault="00D079F8" w:rsidP="00D079F8">
      <w:r>
        <w:t>−</w:t>
      </w:r>
    </w:p>
    <w:p w14:paraId="08787103" w14:textId="77777777" w:rsidR="00D079F8" w:rsidRDefault="00D079F8" w:rsidP="00D079F8">
      <w:r>
        <w:rPr>
          <w:rFonts w:ascii="Cambria Math" w:hAnsi="Cambria Math" w:cs="Cambria Math"/>
        </w:rPr>
        <w:t>𝑥</w:t>
      </w:r>
    </w:p>
    <w:p w14:paraId="0F944374" w14:textId="77777777" w:rsidR="00D079F8" w:rsidRDefault="00D079F8" w:rsidP="00D079F8">
      <w:r>
        <w:rPr>
          <w:rFonts w:ascii="Cambria Math" w:hAnsi="Cambria Math" w:cs="Cambria Math"/>
        </w:rPr>
        <w:t>𝑚</w:t>
      </w:r>
    </w:p>
    <w:p w14:paraId="45EC77EE" w14:textId="77777777" w:rsidR="00D079F8" w:rsidRDefault="00D079F8" w:rsidP="00D079F8">
      <w:r>
        <w:rPr>
          <w:rFonts w:ascii="Cambria Math" w:hAnsi="Cambria Math" w:cs="Cambria Math"/>
        </w:rPr>
        <w:t>𝑖</w:t>
      </w:r>
    </w:p>
    <w:p w14:paraId="1BC1C78B" w14:textId="77777777" w:rsidR="00D079F8" w:rsidRDefault="00D079F8" w:rsidP="00D079F8">
      <w:r>
        <w:rPr>
          <w:rFonts w:ascii="Cambria Math" w:hAnsi="Cambria Math" w:cs="Cambria Math"/>
        </w:rPr>
        <w:t>𝑛</w:t>
      </w:r>
    </w:p>
    <w:p w14:paraId="7410F06A" w14:textId="77777777" w:rsidR="00D079F8" w:rsidRDefault="00D079F8" w:rsidP="00D079F8">
      <w:r>
        <w:t xml:space="preserve">x </w:t>
      </w:r>
    </w:p>
    <w:p w14:paraId="48E4194E" w14:textId="77777777" w:rsidR="00D079F8" w:rsidRDefault="00D079F8" w:rsidP="00D079F8">
      <w:r>
        <w:t>max</w:t>
      </w:r>
    </w:p>
    <w:p w14:paraId="71AB967B" w14:textId="77777777" w:rsidR="00D079F8" w:rsidRDefault="00D079F8" w:rsidP="00D079F8">
      <w:r>
        <w:t>​</w:t>
      </w:r>
    </w:p>
    <w:p w14:paraId="5EB8E205" w14:textId="77777777" w:rsidR="00D079F8" w:rsidRDefault="00D079F8" w:rsidP="00D079F8">
      <w:r>
        <w:t xml:space="preserve"> −x </w:t>
      </w:r>
    </w:p>
    <w:p w14:paraId="75C3C509" w14:textId="77777777" w:rsidR="00D079F8" w:rsidRDefault="00D079F8" w:rsidP="00D079F8">
      <w:r>
        <w:t>min</w:t>
      </w:r>
    </w:p>
    <w:p w14:paraId="726AE7B2" w14:textId="77777777" w:rsidR="00D079F8" w:rsidRDefault="00D079F8" w:rsidP="00D079F8">
      <w:r>
        <w:t>​</w:t>
      </w:r>
    </w:p>
    <w:p w14:paraId="0A479A91" w14:textId="77777777" w:rsidR="00D079F8" w:rsidRDefault="00D079F8" w:rsidP="00D079F8">
      <w:r>
        <w:rPr>
          <w:rFonts w:hint="eastAsia"/>
        </w:rPr>
        <w:t xml:space="preserve"> </w:t>
      </w:r>
      <w:r>
        <w:rPr>
          <w:rFonts w:hint="eastAsia"/>
        </w:rPr>
        <w:tab/>
      </w:r>
      <w:r>
        <w:rPr>
          <w:rFonts w:hint="eastAsia"/>
        </w:rPr>
        <w:t>最大波动范围</w:t>
      </w:r>
    </w:p>
    <w:p w14:paraId="78016CBD" w14:textId="77777777" w:rsidR="00D079F8" w:rsidRDefault="00D079F8" w:rsidP="00D079F8">
      <w:r>
        <w:rPr>
          <w:rFonts w:hint="eastAsia"/>
        </w:rPr>
        <w:t>裕度因子</w:t>
      </w:r>
      <w:r>
        <w:rPr>
          <w:rFonts w:hint="eastAsia"/>
        </w:rPr>
        <w:tab/>
        <w:t>$$$\frac{x_{max}}{(\frac{1}{N}\sum\sqrt{|</w:t>
      </w:r>
      <w:proofErr w:type="spellStart"/>
      <w:r>
        <w:rPr>
          <w:rFonts w:hint="eastAsia"/>
        </w:rPr>
        <w:t>x_i</w:t>
      </w:r>
      <w:proofErr w:type="spellEnd"/>
      <w:r>
        <w:rPr>
          <w:rFonts w:hint="eastAsia"/>
        </w:rPr>
        <w:t>|})^2}$</w:t>
      </w:r>
      <w:r>
        <w:rPr>
          <w:rFonts w:hint="eastAsia"/>
        </w:rPr>
        <w:tab/>
      </w:r>
      <w:r>
        <w:rPr>
          <w:rFonts w:hint="eastAsia"/>
        </w:rPr>
        <w:t>冲击敏感度</w:t>
      </w:r>
    </w:p>
    <w:p w14:paraId="69B5741C" w14:textId="77777777" w:rsidR="00D079F8" w:rsidRDefault="00D079F8" w:rsidP="00D079F8">
      <w:r>
        <w:rPr>
          <w:rFonts w:hint="eastAsia"/>
        </w:rPr>
        <w:t>波形因子</w:t>
      </w:r>
      <w:r>
        <w:rPr>
          <w:rFonts w:hint="eastAsia"/>
        </w:rPr>
        <w:tab/>
        <w:t>$$$\frac{RMS}{\bar{x}}$</w:t>
      </w:r>
      <w:r>
        <w:rPr>
          <w:rFonts w:hint="eastAsia"/>
        </w:rPr>
        <w:tab/>
      </w:r>
      <w:r>
        <w:rPr>
          <w:rFonts w:hint="eastAsia"/>
        </w:rPr>
        <w:t>波形形状变化</w:t>
      </w:r>
    </w:p>
    <w:p w14:paraId="71345446" w14:textId="77777777" w:rsidR="00D079F8" w:rsidRDefault="00D079F8" w:rsidP="00D079F8">
      <w:r>
        <w:rPr>
          <w:rFonts w:hint="eastAsia"/>
        </w:rPr>
        <w:t>实际项目怎么选</w:t>
      </w:r>
    </w:p>
    <w:p w14:paraId="7F91F62A" w14:textId="77777777" w:rsidR="00D079F8" w:rsidRDefault="00D079F8" w:rsidP="00D079F8">
      <w:r>
        <w:rPr>
          <w:rFonts w:hint="eastAsia"/>
        </w:rPr>
        <w:t>没有固定答案，取决于：</w:t>
      </w:r>
    </w:p>
    <w:p w14:paraId="1D9DA976" w14:textId="77777777" w:rsidR="00D079F8" w:rsidRDefault="00D079F8" w:rsidP="00D079F8"/>
    <w:p w14:paraId="447AE59D" w14:textId="77777777" w:rsidR="00D079F8" w:rsidRDefault="00D079F8" w:rsidP="00D079F8">
      <w:r>
        <w:rPr>
          <w:rFonts w:hint="eastAsia"/>
        </w:rPr>
        <w:t>传感器类型：振动信号用峰度和峰值因子；温度信号用均值和趋势</w:t>
      </w:r>
    </w:p>
    <w:p w14:paraId="39C79865" w14:textId="77777777" w:rsidR="00D079F8" w:rsidRDefault="00D079F8" w:rsidP="00D079F8">
      <w:r>
        <w:rPr>
          <w:rFonts w:hint="eastAsia"/>
        </w:rPr>
        <w:t>故障类型：轴承故障重点看峰度；不平衡故障重点看</w:t>
      </w:r>
      <w:r>
        <w:rPr>
          <w:rFonts w:hint="eastAsia"/>
        </w:rPr>
        <w:t>RMS</w:t>
      </w:r>
    </w:p>
    <w:p w14:paraId="392E24CC" w14:textId="77777777" w:rsidR="00D079F8" w:rsidRDefault="00D079F8" w:rsidP="00D079F8">
      <w:r>
        <w:rPr>
          <w:rFonts w:hint="eastAsia"/>
        </w:rPr>
        <w:t>特征选择方法：用相关性分析或特征重要性排序来筛选</w:t>
      </w:r>
    </w:p>
    <w:p w14:paraId="3A46723D" w14:textId="77777777" w:rsidR="00D079F8" w:rsidRDefault="00D079F8" w:rsidP="00D079F8">
      <w:r>
        <w:rPr>
          <w:rFonts w:hint="eastAsia"/>
        </w:rPr>
        <w:t>一个重要补充：峰度（</w:t>
      </w:r>
      <w:r>
        <w:rPr>
          <w:rFonts w:hint="eastAsia"/>
        </w:rPr>
        <w:t>Kurtosis</w:t>
      </w:r>
      <w:r>
        <w:rPr>
          <w:rFonts w:hint="eastAsia"/>
        </w:rPr>
        <w:t>）</w:t>
      </w:r>
    </w:p>
    <w:p w14:paraId="3B99569E" w14:textId="77777777" w:rsidR="00D079F8" w:rsidRDefault="00D079F8" w:rsidP="00D079F8">
      <w:r>
        <w:rPr>
          <w:rFonts w:hint="eastAsia"/>
        </w:rPr>
        <w:lastRenderedPageBreak/>
        <w:t>这个特征在工业界非常重要，</w:t>
      </w:r>
      <w:proofErr w:type="spellStart"/>
      <w:r>
        <w:rPr>
          <w:rFonts w:hint="eastAsia"/>
        </w:rPr>
        <w:t>Minjian</w:t>
      </w:r>
      <w:proofErr w:type="spellEnd"/>
      <w:r>
        <w:rPr>
          <w:rFonts w:hint="eastAsia"/>
        </w:rPr>
        <w:t>很可能会问。</w:t>
      </w:r>
    </w:p>
    <w:p w14:paraId="049CB7AE" w14:textId="77777777" w:rsidR="00D079F8" w:rsidRDefault="00D079F8" w:rsidP="00D079F8"/>
    <w:p w14:paraId="0B3F3E3E" w14:textId="77777777" w:rsidR="00D079F8" w:rsidRDefault="00D079F8" w:rsidP="00D079F8">
      <w:r>
        <w:rPr>
          <w:rFonts w:hint="eastAsia"/>
        </w:rPr>
        <w:t>正态分布的峰度</w:t>
      </w:r>
      <w:r>
        <w:rPr>
          <w:rFonts w:hint="eastAsia"/>
        </w:rPr>
        <w:t xml:space="preserve"> = 3</w:t>
      </w:r>
      <w:r>
        <w:rPr>
          <w:rFonts w:hint="eastAsia"/>
        </w:rPr>
        <w:t>（有时用超额峰度，正态</w:t>
      </w:r>
      <w:r>
        <w:rPr>
          <w:rFonts w:hint="eastAsia"/>
        </w:rPr>
        <w:t>=0</w:t>
      </w:r>
      <w:r>
        <w:rPr>
          <w:rFonts w:hint="eastAsia"/>
        </w:rPr>
        <w:t>）。</w:t>
      </w:r>
    </w:p>
    <w:p w14:paraId="14439490" w14:textId="77777777" w:rsidR="00D079F8" w:rsidRDefault="00D079F8" w:rsidP="00D079F8"/>
    <w:p w14:paraId="7FA70916" w14:textId="77777777" w:rsidR="00D079F8" w:rsidRDefault="00D079F8" w:rsidP="00D079F8">
      <w:r>
        <w:rPr>
          <w:rFonts w:hint="eastAsia"/>
        </w:rPr>
        <w:t>轴承早期故障时：</w:t>
      </w:r>
    </w:p>
    <w:p w14:paraId="46149AB6" w14:textId="77777777" w:rsidR="00D079F8" w:rsidRDefault="00D079F8" w:rsidP="00D079F8"/>
    <w:p w14:paraId="1F800C90" w14:textId="77777777" w:rsidR="00D079F8" w:rsidRDefault="00D079F8" w:rsidP="00D079F8">
      <w:r>
        <w:rPr>
          <w:rFonts w:hint="eastAsia"/>
        </w:rPr>
        <w:t>出现微小的冲击信号</w:t>
      </w:r>
    </w:p>
    <w:p w14:paraId="0E6EBEFE" w14:textId="77777777" w:rsidR="00D079F8" w:rsidRDefault="00D079F8" w:rsidP="00D079F8">
      <w:r>
        <w:rPr>
          <w:rFonts w:hint="eastAsia"/>
        </w:rPr>
        <w:t>信号分布出现</w:t>
      </w:r>
      <w:r>
        <w:rPr>
          <w:rFonts w:hint="eastAsia"/>
        </w:rPr>
        <w:t>"</w:t>
      </w:r>
      <w:r>
        <w:rPr>
          <w:rFonts w:hint="eastAsia"/>
        </w:rPr>
        <w:t>尖峰</w:t>
      </w:r>
      <w:r>
        <w:rPr>
          <w:rFonts w:hint="eastAsia"/>
        </w:rPr>
        <w:t>"</w:t>
      </w:r>
    </w:p>
    <w:p w14:paraId="49A1BF1C" w14:textId="77777777" w:rsidR="00D079F8" w:rsidRDefault="00D079F8" w:rsidP="00D079F8">
      <w:r>
        <w:rPr>
          <w:rFonts w:hint="eastAsia"/>
        </w:rPr>
        <w:t>峰度从</w:t>
      </w:r>
      <w:r>
        <w:rPr>
          <w:rFonts w:hint="eastAsia"/>
        </w:rPr>
        <w:t>3</w:t>
      </w:r>
      <w:r>
        <w:rPr>
          <w:rFonts w:hint="eastAsia"/>
        </w:rPr>
        <w:t>升高到</w:t>
      </w:r>
      <w:r>
        <w:rPr>
          <w:rFonts w:hint="eastAsia"/>
        </w:rPr>
        <w:t>5</w:t>
      </w:r>
      <w:r>
        <w:rPr>
          <w:rFonts w:hint="eastAsia"/>
        </w:rPr>
        <w:t>、</w:t>
      </w:r>
      <w:r>
        <w:rPr>
          <w:rFonts w:hint="eastAsia"/>
        </w:rPr>
        <w:t>6</w:t>
      </w:r>
      <w:r>
        <w:rPr>
          <w:rFonts w:hint="eastAsia"/>
        </w:rPr>
        <w:t>、</w:t>
      </w:r>
      <w:r>
        <w:rPr>
          <w:rFonts w:hint="eastAsia"/>
        </w:rPr>
        <w:t>7...</w:t>
      </w:r>
    </w:p>
    <w:p w14:paraId="5D2D6EC9" w14:textId="77777777" w:rsidR="00D079F8" w:rsidRDefault="00D079F8" w:rsidP="00D079F8">
      <w:r>
        <w:rPr>
          <w:rFonts w:hint="eastAsia"/>
        </w:rPr>
        <w:t>正常：峰度</w:t>
      </w:r>
      <w:r>
        <w:rPr>
          <w:rFonts w:hint="eastAsia"/>
        </w:rPr>
        <w:t xml:space="preserve"> </w:t>
      </w:r>
      <w:r>
        <w:rPr>
          <w:rFonts w:hint="eastAsia"/>
        </w:rPr>
        <w:t>≈</w:t>
      </w:r>
      <w:r>
        <w:rPr>
          <w:rFonts w:hint="eastAsia"/>
        </w:rPr>
        <w:t xml:space="preserve"> 3</w:t>
      </w:r>
      <w:r>
        <w:rPr>
          <w:rFonts w:hint="eastAsia"/>
        </w:rPr>
        <w:t>，分布平滑</w:t>
      </w:r>
    </w:p>
    <w:p w14:paraId="32FFF827" w14:textId="77777777" w:rsidR="00D079F8" w:rsidRDefault="00D079F8" w:rsidP="00D079F8">
      <w:r>
        <w:rPr>
          <w:rFonts w:hint="eastAsia"/>
        </w:rPr>
        <w:t>早期故障：峰度</w:t>
      </w:r>
      <w:r>
        <w:rPr>
          <w:rFonts w:hint="eastAsia"/>
        </w:rPr>
        <w:t xml:space="preserve"> &gt; 3</w:t>
      </w:r>
      <w:r>
        <w:rPr>
          <w:rFonts w:hint="eastAsia"/>
        </w:rPr>
        <w:t>，出现尖峰</w:t>
      </w:r>
    </w:p>
    <w:p w14:paraId="20DFAF8F" w14:textId="77777777" w:rsidR="00D079F8" w:rsidRDefault="00D079F8" w:rsidP="00D079F8">
      <w:r>
        <w:rPr>
          <w:rFonts w:hint="eastAsia"/>
        </w:rPr>
        <w:t>严重故障：峰度反而下降（冲击太多，变成噪声）</w:t>
      </w:r>
    </w:p>
    <w:p w14:paraId="037A9ED4" w14:textId="405ECE0D" w:rsidR="00644871" w:rsidRDefault="00D079F8" w:rsidP="00D079F8">
      <w:r>
        <w:rPr>
          <w:rFonts w:hint="eastAsia"/>
        </w:rPr>
        <w:t>这个</w:t>
      </w:r>
      <w:r>
        <w:rPr>
          <w:rFonts w:hint="eastAsia"/>
        </w:rPr>
        <w:t>"</w:t>
      </w:r>
      <w:r>
        <w:rPr>
          <w:rFonts w:hint="eastAsia"/>
        </w:rPr>
        <w:t>先升后降</w:t>
      </w:r>
      <w:r>
        <w:rPr>
          <w:rFonts w:hint="eastAsia"/>
        </w:rPr>
        <w:t>"</w:t>
      </w:r>
      <w:r>
        <w:rPr>
          <w:rFonts w:hint="eastAsia"/>
        </w:rPr>
        <w:t>的规律在轴承故障诊断里是经典现象。</w:t>
      </w:r>
    </w:p>
    <w:p w14:paraId="1559403B" w14:textId="77777777" w:rsidR="0065233B" w:rsidRDefault="0065233B" w:rsidP="00D079F8"/>
    <w:p w14:paraId="0B1746BA" w14:textId="2EEE11C0" w:rsidR="0065233B" w:rsidRPr="00216E7B" w:rsidRDefault="0065233B" w:rsidP="00D079F8">
      <w:pPr>
        <w:rPr>
          <w:color w:val="FF0000"/>
        </w:rPr>
      </w:pPr>
      <w:r w:rsidRPr="00216E7B">
        <w:rPr>
          <w:rFonts w:hint="eastAsia"/>
          <w:color w:val="FF0000"/>
        </w:rPr>
        <w:t xml:space="preserve">13. LSTM </w:t>
      </w:r>
      <w:r w:rsidRPr="00216E7B">
        <w:rPr>
          <w:rFonts w:hint="eastAsia"/>
          <w:color w:val="FF0000"/>
        </w:rPr>
        <w:t>防守策略</w:t>
      </w:r>
    </w:p>
    <w:p w14:paraId="03E54CFD" w14:textId="3A021701" w:rsidR="00216E7B" w:rsidRPr="001A6627" w:rsidRDefault="001A6627" w:rsidP="00D079F8">
      <w:pPr>
        <w:rPr>
          <w:color w:val="FF0000"/>
        </w:rPr>
      </w:pPr>
      <w:r w:rsidRPr="001A6627">
        <w:rPr>
          <w:rFonts w:hint="eastAsia"/>
          <w:color w:val="FF0000"/>
        </w:rPr>
        <w:t>13.1</w:t>
      </w:r>
      <w:r w:rsidR="00216E7B" w:rsidRPr="001A6627">
        <w:rPr>
          <w:rFonts w:hint="eastAsia"/>
          <w:color w:val="FF0000"/>
        </w:rPr>
        <w:t>为什么要用</w:t>
      </w:r>
      <w:r w:rsidR="00216E7B" w:rsidRPr="001A6627">
        <w:rPr>
          <w:rFonts w:hint="eastAsia"/>
          <w:color w:val="FF0000"/>
        </w:rPr>
        <w:t>LSTM</w:t>
      </w:r>
    </w:p>
    <w:p w14:paraId="43A5721D" w14:textId="77777777" w:rsidR="00216E7B" w:rsidRDefault="00216E7B" w:rsidP="00D079F8"/>
    <w:tbl>
      <w:tblPr>
        <w:tblW w:w="5000" w:type="pct"/>
        <w:tblCellMar>
          <w:top w:w="15" w:type="dxa"/>
          <w:left w:w="15" w:type="dxa"/>
          <w:bottom w:w="15" w:type="dxa"/>
          <w:right w:w="15" w:type="dxa"/>
        </w:tblCellMar>
        <w:tblLook w:val="04A0" w:firstRow="1" w:lastRow="0" w:firstColumn="1" w:lastColumn="0" w:noHBand="0" w:noVBand="1"/>
      </w:tblPr>
      <w:tblGrid>
        <w:gridCol w:w="1794"/>
        <w:gridCol w:w="2815"/>
        <w:gridCol w:w="3413"/>
        <w:gridCol w:w="2762"/>
      </w:tblGrid>
      <w:tr w:rsidR="00216E7B" w:rsidRPr="00216E7B" w14:paraId="0774D56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4B4248C" w14:textId="77777777" w:rsidR="00216E7B" w:rsidRPr="00216E7B" w:rsidRDefault="00216E7B" w:rsidP="00216E7B">
            <w:pPr>
              <w:rPr>
                <w:b/>
                <w:bCs/>
              </w:rPr>
            </w:pPr>
            <w:r w:rsidRPr="00216E7B">
              <w:rPr>
                <w:b/>
                <w:bCs/>
              </w:rPr>
              <w:t>方法</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DEB04DF" w14:textId="77777777" w:rsidR="00216E7B" w:rsidRPr="00216E7B" w:rsidRDefault="00216E7B" w:rsidP="00216E7B">
            <w:pPr>
              <w:rPr>
                <w:b/>
                <w:bCs/>
              </w:rPr>
            </w:pPr>
            <w:r w:rsidRPr="00216E7B">
              <w:rPr>
                <w:b/>
                <w:bCs/>
              </w:rPr>
              <w:t>优点</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C26BC25" w14:textId="77777777" w:rsidR="00216E7B" w:rsidRPr="00216E7B" w:rsidRDefault="00216E7B" w:rsidP="00216E7B">
            <w:pPr>
              <w:rPr>
                <w:b/>
                <w:bCs/>
              </w:rPr>
            </w:pPr>
            <w:r w:rsidRPr="00216E7B">
              <w:rPr>
                <w:b/>
                <w:bCs/>
              </w:rPr>
              <w:t>缺点</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50CCF2D" w14:textId="77777777" w:rsidR="00216E7B" w:rsidRPr="00216E7B" w:rsidRDefault="00216E7B" w:rsidP="00216E7B">
            <w:pPr>
              <w:rPr>
                <w:b/>
                <w:bCs/>
              </w:rPr>
            </w:pPr>
            <w:r w:rsidRPr="00216E7B">
              <w:rPr>
                <w:b/>
                <w:bCs/>
              </w:rPr>
              <w:t>为什么没选</w:t>
            </w:r>
          </w:p>
        </w:tc>
      </w:tr>
      <w:tr w:rsidR="00216E7B" w:rsidRPr="00216E7B" w14:paraId="5147B31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2AB099" w14:textId="77777777" w:rsidR="00216E7B" w:rsidRPr="00216E7B" w:rsidRDefault="00216E7B" w:rsidP="00216E7B">
            <w:r w:rsidRPr="00216E7B">
              <w:rPr>
                <w:b/>
                <w:bCs/>
              </w:rPr>
              <w:t>ARIMA</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C5A691" w14:textId="77777777" w:rsidR="00216E7B" w:rsidRPr="00216E7B" w:rsidRDefault="00216E7B" w:rsidP="00216E7B">
            <w:r w:rsidRPr="00216E7B">
              <w:t>简单，可解释</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93B902" w14:textId="77777777" w:rsidR="00216E7B" w:rsidRPr="00216E7B" w:rsidRDefault="00216E7B" w:rsidP="00216E7B">
            <w:r w:rsidRPr="00216E7B">
              <w:t>线性，不能捕捉复杂退化模式</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2D3B46" w14:textId="77777777" w:rsidR="00216E7B" w:rsidRPr="00216E7B" w:rsidRDefault="00216E7B" w:rsidP="00216E7B">
            <w:r w:rsidRPr="00216E7B">
              <w:t>设备退化是非线性的</w:t>
            </w:r>
          </w:p>
        </w:tc>
      </w:tr>
      <w:tr w:rsidR="00216E7B" w:rsidRPr="00216E7B" w14:paraId="340C46D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AE37D8" w14:textId="77777777" w:rsidR="00216E7B" w:rsidRPr="00216E7B" w:rsidRDefault="00216E7B" w:rsidP="00216E7B">
            <w:r w:rsidRPr="00216E7B">
              <w:rPr>
                <w:b/>
                <w:bCs/>
              </w:rPr>
              <w:t>Random Forest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4A1460B" w14:textId="77777777" w:rsidR="00216E7B" w:rsidRPr="00216E7B" w:rsidRDefault="00216E7B" w:rsidP="00216E7B">
            <w:r w:rsidRPr="00216E7B">
              <w:t>快，可解释</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08CF0A" w14:textId="77777777" w:rsidR="00216E7B" w:rsidRPr="00216E7B" w:rsidRDefault="00216E7B" w:rsidP="00216E7B">
            <w:r w:rsidRPr="00216E7B">
              <w:t>不考虑时间顺序</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FB9192" w14:textId="77777777" w:rsidR="00216E7B" w:rsidRPr="00216E7B" w:rsidRDefault="00216E7B" w:rsidP="00216E7B">
            <w:r w:rsidRPr="00216E7B">
              <w:t>丢失了时序依赖信息</w:t>
            </w:r>
          </w:p>
        </w:tc>
      </w:tr>
      <w:tr w:rsidR="00216E7B" w:rsidRPr="00216E7B" w14:paraId="2CE61A9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064D71" w14:textId="77777777" w:rsidR="00216E7B" w:rsidRPr="00216E7B" w:rsidRDefault="00216E7B" w:rsidP="00216E7B">
            <w:r w:rsidRPr="00216E7B">
              <w:rPr>
                <w:b/>
                <w:bCs/>
              </w:rPr>
              <w:t>CNN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AD5CFC0" w14:textId="77777777" w:rsidR="00216E7B" w:rsidRPr="00216E7B" w:rsidRDefault="00216E7B" w:rsidP="00216E7B">
            <w:r w:rsidRPr="00216E7B">
              <w:t>擅长局部特征提取</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8FE194" w14:textId="77777777" w:rsidR="00216E7B" w:rsidRPr="00216E7B" w:rsidRDefault="00216E7B" w:rsidP="00216E7B">
            <w:r w:rsidRPr="00216E7B">
              <w:t>感受野有限，长期依赖弱</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CDA2AA" w14:textId="77777777" w:rsidR="00216E7B" w:rsidRPr="00216E7B" w:rsidRDefault="00216E7B" w:rsidP="00216E7B">
            <w:r w:rsidRPr="00216E7B">
              <w:t>对长期退化趋势不如</w:t>
            </w:r>
            <w:r w:rsidRPr="00216E7B">
              <w:t>LSTM</w:t>
            </w:r>
          </w:p>
        </w:tc>
      </w:tr>
      <w:tr w:rsidR="00216E7B" w:rsidRPr="00216E7B" w14:paraId="7978256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95F91B" w14:textId="77777777" w:rsidR="00216E7B" w:rsidRPr="00216E7B" w:rsidRDefault="00216E7B" w:rsidP="00216E7B">
            <w:r w:rsidRPr="00216E7B">
              <w:rPr>
                <w:b/>
                <w:bCs/>
              </w:rPr>
              <w:t>Transformer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823EC7" w14:textId="77777777" w:rsidR="00216E7B" w:rsidRPr="00216E7B" w:rsidRDefault="00216E7B" w:rsidP="00216E7B">
            <w:r w:rsidRPr="00216E7B">
              <w:t>长期依赖强</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AF1417" w14:textId="77777777" w:rsidR="00216E7B" w:rsidRPr="00216E7B" w:rsidRDefault="00216E7B" w:rsidP="00216E7B">
            <w:r w:rsidRPr="00216E7B">
              <w:t>数据量要求大，工业数据往往不足</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A267E3" w14:textId="77777777" w:rsidR="00216E7B" w:rsidRPr="00216E7B" w:rsidRDefault="00216E7B" w:rsidP="00216E7B">
            <w:r w:rsidRPr="00216E7B">
              <w:t>数据量限制</w:t>
            </w:r>
          </w:p>
        </w:tc>
      </w:tr>
      <w:tr w:rsidR="00216E7B" w:rsidRPr="00216E7B" w14:paraId="54863A3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4024F5" w14:textId="77777777" w:rsidR="00216E7B" w:rsidRPr="00216E7B" w:rsidRDefault="00216E7B" w:rsidP="00216E7B">
            <w:r w:rsidRPr="00216E7B">
              <w:rPr>
                <w:b/>
                <w:bCs/>
              </w:rPr>
              <w:t>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D68F90" w14:textId="77777777" w:rsidR="00216E7B" w:rsidRPr="00216E7B" w:rsidRDefault="00216E7B" w:rsidP="00216E7B">
            <w:r w:rsidRPr="00216E7B">
              <w:t>长期依赖</w:t>
            </w:r>
            <w:r w:rsidRPr="00216E7B">
              <w:t>+</w:t>
            </w:r>
            <w:r w:rsidRPr="00216E7B">
              <w:t>非线性</w:t>
            </w:r>
            <w:r w:rsidRPr="00216E7B">
              <w:t>+</w:t>
            </w:r>
            <w:r w:rsidRPr="00216E7B">
              <w:t>序列建模</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64E68DF" w14:textId="77777777" w:rsidR="00216E7B" w:rsidRPr="00216E7B" w:rsidRDefault="00216E7B" w:rsidP="00216E7B">
            <w:r w:rsidRPr="00216E7B">
              <w:t>训练慢，超参数多</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19F985" w14:textId="77777777" w:rsidR="00216E7B" w:rsidRPr="00216E7B" w:rsidRDefault="00216E7B" w:rsidP="00216E7B">
            <w:r w:rsidRPr="00216E7B">
              <w:rPr>
                <w:b/>
                <w:bCs/>
              </w:rPr>
              <w:t>选择它</w:t>
            </w:r>
          </w:p>
        </w:tc>
      </w:tr>
    </w:tbl>
    <w:p w14:paraId="4CC00D17" w14:textId="77777777" w:rsidR="00216E7B" w:rsidRDefault="00216E7B" w:rsidP="00D079F8"/>
    <w:p w14:paraId="47DCA916" w14:textId="11E2A69F" w:rsidR="005073FD" w:rsidRDefault="005073FD" w:rsidP="00D079F8">
      <w:r w:rsidRPr="005073FD">
        <w:t>"LSTM</w:t>
      </w:r>
      <w:r w:rsidRPr="005073FD">
        <w:t>能同时捕捉短期波动和长期退化趋势，这对</w:t>
      </w:r>
      <w:r w:rsidRPr="005073FD">
        <w:t>RUL</w:t>
      </w:r>
      <w:r w:rsidRPr="005073FD">
        <w:t>预测很关键。相比</w:t>
      </w:r>
      <w:r w:rsidRPr="005073FD">
        <w:t>ARIMA</w:t>
      </w:r>
      <w:r w:rsidRPr="005073FD">
        <w:t>它能处理非线性，相比</w:t>
      </w:r>
      <w:r w:rsidRPr="005073FD">
        <w:t>Random Forest</w:t>
      </w:r>
      <w:r w:rsidRPr="005073FD">
        <w:t>它保留了时序信息。</w:t>
      </w:r>
      <w:r w:rsidRPr="005073FD">
        <w:t>"</w:t>
      </w:r>
    </w:p>
    <w:p w14:paraId="7A1DBFD9" w14:textId="77777777" w:rsidR="00F15B7A" w:rsidRDefault="00F15B7A" w:rsidP="00D079F8"/>
    <w:p w14:paraId="12748CE2" w14:textId="614C37C6" w:rsidR="00F15B7A" w:rsidRPr="00F15B7A" w:rsidRDefault="00F15B7A" w:rsidP="00D079F8">
      <w:pPr>
        <w:rPr>
          <w:color w:val="FF0000"/>
        </w:rPr>
      </w:pPr>
      <w:r w:rsidRPr="00F15B7A">
        <w:rPr>
          <w:rFonts w:hint="eastAsia"/>
          <w:color w:val="FF0000"/>
        </w:rPr>
        <w:lastRenderedPageBreak/>
        <w:t xml:space="preserve">13.2 </w:t>
      </w:r>
      <w:r w:rsidRPr="00F15B7A">
        <w:rPr>
          <w:color w:val="FF0000"/>
        </w:rPr>
        <w:t>Window Size</w:t>
      </w:r>
      <w:r w:rsidRPr="00F15B7A">
        <w:rPr>
          <w:color w:val="FF0000"/>
        </w:rPr>
        <w:t>怎么选的？</w:t>
      </w:r>
    </w:p>
    <w:p w14:paraId="7F9B4B65" w14:textId="77777777" w:rsidR="00F15B7A" w:rsidRDefault="00F15B7A" w:rsidP="00D079F8"/>
    <w:p w14:paraId="28E00205" w14:textId="77777777" w:rsidR="00F15B7A" w:rsidRPr="00F15B7A" w:rsidRDefault="00F15B7A" w:rsidP="00F15B7A">
      <w:pPr>
        <w:rPr>
          <w:b/>
          <w:bCs/>
        </w:rPr>
      </w:pPr>
      <w:r w:rsidRPr="00F15B7A">
        <w:rPr>
          <w:b/>
          <w:bCs/>
        </w:rPr>
        <w:t>Window Size</w:t>
      </w:r>
      <w:r w:rsidRPr="00F15B7A">
        <w:rPr>
          <w:b/>
          <w:bCs/>
        </w:rPr>
        <w:t>的本质权衡</w:t>
      </w:r>
    </w:p>
    <w:p w14:paraId="34BA4D96" w14:textId="77777777" w:rsidR="00F15B7A" w:rsidRDefault="00F15B7A" w:rsidP="00F15B7A">
      <w:r w:rsidRPr="00F15B7A">
        <w:t xml:space="preserve">Window Size </w:t>
      </w:r>
      <w:r w:rsidRPr="00F15B7A">
        <w:t>太小：</w:t>
      </w:r>
      <w:r w:rsidRPr="00F15B7A">
        <w:t xml:space="preserve"> → </w:t>
      </w:r>
      <w:r w:rsidRPr="00F15B7A">
        <w:t>特征不稳定，噪声大</w:t>
      </w:r>
      <w:r w:rsidRPr="00F15B7A">
        <w:t xml:space="preserve"> → </w:t>
      </w:r>
      <w:r w:rsidRPr="00F15B7A">
        <w:t>模型看不到足够的历史信息</w:t>
      </w:r>
      <w:r w:rsidRPr="00F15B7A">
        <w:t xml:space="preserve"> Window Size </w:t>
      </w:r>
      <w:r w:rsidRPr="00F15B7A">
        <w:t>太大：</w:t>
      </w:r>
      <w:r w:rsidRPr="00F15B7A">
        <w:t xml:space="preserve"> → </w:t>
      </w:r>
      <w:r w:rsidRPr="00F15B7A">
        <w:t>对近期变化不敏感</w:t>
      </w:r>
      <w:r w:rsidRPr="00F15B7A">
        <w:t xml:space="preserve"> → </w:t>
      </w:r>
      <w:r w:rsidRPr="00F15B7A">
        <w:t>计算成本高</w:t>
      </w:r>
      <w:r w:rsidRPr="00F15B7A">
        <w:t xml:space="preserve"> → </w:t>
      </w:r>
      <w:r w:rsidRPr="00F15B7A">
        <w:t>早期故障信号被平滑掉</w:t>
      </w:r>
    </w:p>
    <w:tbl>
      <w:tblPr>
        <w:tblW w:w="5000" w:type="pct"/>
        <w:tblCellMar>
          <w:top w:w="15" w:type="dxa"/>
          <w:left w:w="15" w:type="dxa"/>
          <w:bottom w:w="15" w:type="dxa"/>
          <w:right w:w="15" w:type="dxa"/>
        </w:tblCellMar>
        <w:tblLook w:val="04A0" w:firstRow="1" w:lastRow="0" w:firstColumn="1" w:lastColumn="0" w:noHBand="0" w:noVBand="1"/>
      </w:tblPr>
      <w:tblGrid>
        <w:gridCol w:w="1929"/>
        <w:gridCol w:w="8855"/>
      </w:tblGrid>
      <w:tr w:rsidR="00CF6159" w:rsidRPr="00CF6159" w14:paraId="57796119"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9C725DF" w14:textId="77777777" w:rsidR="00CF6159" w:rsidRPr="00CF6159" w:rsidRDefault="00CF6159" w:rsidP="00CF6159">
            <w:pPr>
              <w:rPr>
                <w:b/>
                <w:bCs/>
              </w:rPr>
            </w:pPr>
            <w:r w:rsidRPr="00CF6159">
              <w:rPr>
                <w:b/>
                <w:bCs/>
              </w:rPr>
              <w:t>方法</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804B3FB" w14:textId="77777777" w:rsidR="00CF6159" w:rsidRPr="00CF6159" w:rsidRDefault="00CF6159" w:rsidP="00CF6159">
            <w:pPr>
              <w:rPr>
                <w:b/>
                <w:bCs/>
              </w:rPr>
            </w:pPr>
            <w:r w:rsidRPr="00CF6159">
              <w:rPr>
                <w:b/>
                <w:bCs/>
              </w:rPr>
              <w:t>说明</w:t>
            </w:r>
          </w:p>
        </w:tc>
      </w:tr>
      <w:tr w:rsidR="00CF6159" w:rsidRPr="00CF6159" w14:paraId="23E2737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8EEFC5" w14:textId="77777777" w:rsidR="00CF6159" w:rsidRPr="00CF6159" w:rsidRDefault="00CF6159" w:rsidP="00CF6159">
            <w:r w:rsidRPr="00CF6159">
              <w:rPr>
                <w:b/>
                <w:bCs/>
              </w:rPr>
              <w:t>领域知识</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9143CB" w14:textId="77777777" w:rsidR="00CF6159" w:rsidRPr="00CF6159" w:rsidRDefault="00CF6159" w:rsidP="00CF6159">
            <w:r w:rsidRPr="00CF6159">
              <w:t>工程师知道泵的一个运行周期大概多长</w:t>
            </w:r>
          </w:p>
        </w:tc>
      </w:tr>
      <w:tr w:rsidR="00CF6159" w:rsidRPr="00CF6159" w14:paraId="18E97B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73DF2A" w14:textId="77777777" w:rsidR="00CF6159" w:rsidRPr="00CF6159" w:rsidRDefault="00CF6159" w:rsidP="00CF6159">
            <w:r w:rsidRPr="00CF6159">
              <w:rPr>
                <w:b/>
                <w:bCs/>
              </w:rPr>
              <w:t>交叉验证</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4526AD" w14:textId="77777777" w:rsidR="00CF6159" w:rsidRPr="00CF6159" w:rsidRDefault="00CF6159" w:rsidP="00CF6159">
            <w:r w:rsidRPr="00CF6159">
              <w:t>试几个</w:t>
            </w:r>
            <w:r w:rsidRPr="00CF6159">
              <w:t>window size</w:t>
            </w:r>
            <w:r w:rsidRPr="00CF6159">
              <w:t>，看验证集上的预测误差</w:t>
            </w:r>
          </w:p>
        </w:tc>
      </w:tr>
      <w:tr w:rsidR="00CF6159" w:rsidRPr="00CF6159" w14:paraId="3A9C1E1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028A194" w14:textId="77777777" w:rsidR="00CF6159" w:rsidRPr="00CF6159" w:rsidRDefault="00CF6159" w:rsidP="00CF6159">
            <w:r w:rsidRPr="00CF6159">
              <w:rPr>
                <w:b/>
                <w:bCs/>
              </w:rPr>
              <w:t>频率分析</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CB983C" w14:textId="77777777" w:rsidR="00CF6159" w:rsidRPr="00CF6159" w:rsidRDefault="00CF6159" w:rsidP="00CF6159">
            <w:r w:rsidRPr="00CF6159">
              <w:t>看信号的主要频率成分，</w:t>
            </w:r>
            <w:r w:rsidRPr="00CF6159">
              <w:t>window</w:t>
            </w:r>
            <w:r w:rsidRPr="00CF6159">
              <w:t>至少覆盖几个周期</w:t>
            </w:r>
          </w:p>
        </w:tc>
      </w:tr>
    </w:tbl>
    <w:p w14:paraId="4102B630" w14:textId="77777777" w:rsidR="00D26A81" w:rsidRPr="00D26A81" w:rsidRDefault="00D26A81" w:rsidP="00D26A81">
      <w:r w:rsidRPr="00D26A81">
        <w:rPr>
          <w:b/>
          <w:bCs/>
        </w:rPr>
        <w:t>面试里说：</w:t>
      </w:r>
    </w:p>
    <w:p w14:paraId="201425FB" w14:textId="77777777" w:rsidR="00D26A81" w:rsidRPr="00D26A81" w:rsidRDefault="00D26A81" w:rsidP="00D26A81">
      <w:r w:rsidRPr="00D26A81">
        <w:t>"Window Size</w:t>
      </w:r>
      <w:r w:rsidRPr="00D26A81">
        <w:t>是通过交叉验证选的，同时参考了工程师对设备运行周期的判断，确保每个</w:t>
      </w:r>
      <w:r w:rsidRPr="00D26A81">
        <w:t>window</w:t>
      </w:r>
      <w:r w:rsidRPr="00D26A81">
        <w:t>内能捕捉到完整的运行特征。</w:t>
      </w:r>
      <w:r w:rsidRPr="00D26A81">
        <w:t>"</w:t>
      </w:r>
    </w:p>
    <w:p w14:paraId="3A1E017A" w14:textId="77777777" w:rsidR="00CF6159" w:rsidRPr="000036DF" w:rsidRDefault="00CF6159" w:rsidP="00F15B7A">
      <w:pPr>
        <w:rPr>
          <w:color w:val="FF0000"/>
        </w:rPr>
      </w:pPr>
    </w:p>
    <w:p w14:paraId="36D6F28E" w14:textId="107419D9" w:rsidR="000036DF" w:rsidRDefault="000036DF" w:rsidP="00F15B7A">
      <w:pPr>
        <w:rPr>
          <w:color w:val="FF0000"/>
        </w:rPr>
      </w:pPr>
      <w:r w:rsidRPr="000036DF">
        <w:rPr>
          <w:rFonts w:hint="eastAsia"/>
          <w:color w:val="FF0000"/>
        </w:rPr>
        <w:t xml:space="preserve">13.3 </w:t>
      </w:r>
      <w:r w:rsidRPr="000036DF">
        <w:rPr>
          <w:color w:val="FF0000"/>
        </w:rPr>
        <w:t>LSTM</w:t>
      </w:r>
      <w:r w:rsidRPr="000036DF">
        <w:rPr>
          <w:color w:val="FF0000"/>
        </w:rPr>
        <w:t>的层数和隐藏单元数怎么定的？</w:t>
      </w:r>
    </w:p>
    <w:tbl>
      <w:tblPr>
        <w:tblW w:w="5000" w:type="pct"/>
        <w:tblCellMar>
          <w:top w:w="15" w:type="dxa"/>
          <w:left w:w="15" w:type="dxa"/>
          <w:bottom w:w="15" w:type="dxa"/>
          <w:right w:w="15" w:type="dxa"/>
        </w:tblCellMar>
        <w:tblLook w:val="04A0" w:firstRow="1" w:lastRow="0" w:firstColumn="1" w:lastColumn="0" w:noHBand="0" w:noVBand="1"/>
      </w:tblPr>
      <w:tblGrid>
        <w:gridCol w:w="2415"/>
        <w:gridCol w:w="4774"/>
        <w:gridCol w:w="3595"/>
      </w:tblGrid>
      <w:tr w:rsidR="000036DF" w:rsidRPr="000036DF" w14:paraId="5A74A25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ECE0F99" w14:textId="77777777" w:rsidR="000036DF" w:rsidRPr="000036DF" w:rsidRDefault="000036DF" w:rsidP="000036DF">
            <w:pPr>
              <w:rPr>
                <w:b/>
                <w:bCs/>
              </w:rPr>
            </w:pPr>
            <w:r w:rsidRPr="000036DF">
              <w:rPr>
                <w:b/>
                <w:bCs/>
              </w:rPr>
              <w:t>参数</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2392599" w14:textId="77777777" w:rsidR="000036DF" w:rsidRPr="000036DF" w:rsidRDefault="000036DF" w:rsidP="000036DF">
            <w:pPr>
              <w:rPr>
                <w:b/>
                <w:bCs/>
              </w:rPr>
            </w:pPr>
            <w:r w:rsidRPr="000036DF">
              <w:rPr>
                <w:b/>
                <w:bCs/>
              </w:rPr>
              <w:t>太小</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640DDD" w14:textId="77777777" w:rsidR="000036DF" w:rsidRPr="000036DF" w:rsidRDefault="000036DF" w:rsidP="000036DF">
            <w:pPr>
              <w:rPr>
                <w:b/>
                <w:bCs/>
              </w:rPr>
            </w:pPr>
            <w:r w:rsidRPr="000036DF">
              <w:rPr>
                <w:b/>
                <w:bCs/>
              </w:rPr>
              <w:t>太大</w:t>
            </w:r>
          </w:p>
        </w:tc>
      </w:tr>
      <w:tr w:rsidR="000036DF" w:rsidRPr="000036DF" w14:paraId="07170E3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85A3C6" w14:textId="77777777" w:rsidR="000036DF" w:rsidRPr="000036DF" w:rsidRDefault="000036DF" w:rsidP="000036DF">
            <w:r w:rsidRPr="000036DF">
              <w:t>层数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E8C289" w14:textId="77777777" w:rsidR="000036DF" w:rsidRPr="000036DF" w:rsidRDefault="000036DF" w:rsidP="000036DF">
            <w:r w:rsidRPr="000036DF">
              <w:t>欠拟合，学不到复杂模式</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7BF948" w14:textId="77777777" w:rsidR="000036DF" w:rsidRPr="000036DF" w:rsidRDefault="000036DF" w:rsidP="000036DF">
            <w:r w:rsidRPr="000036DF">
              <w:t>过拟合，训练困难</w:t>
            </w:r>
          </w:p>
        </w:tc>
      </w:tr>
      <w:tr w:rsidR="000036DF" w:rsidRPr="000036DF" w14:paraId="02252AC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88D2EF" w14:textId="77777777" w:rsidR="000036DF" w:rsidRPr="000036DF" w:rsidRDefault="000036DF" w:rsidP="000036DF">
            <w:r w:rsidRPr="000036DF">
              <w:t>隐藏单元数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10DFD6" w14:textId="77777777" w:rsidR="000036DF" w:rsidRPr="000036DF" w:rsidRDefault="000036DF" w:rsidP="000036DF">
            <w:r w:rsidRPr="000036DF">
              <w:t>模型容量不足</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67D362" w14:textId="77777777" w:rsidR="000036DF" w:rsidRPr="000036DF" w:rsidRDefault="000036DF" w:rsidP="000036DF">
            <w:r w:rsidRPr="000036DF">
              <w:t>过拟合，计算慢</w:t>
            </w:r>
          </w:p>
        </w:tc>
      </w:tr>
    </w:tbl>
    <w:p w14:paraId="08BD7693" w14:textId="77777777" w:rsidR="000036DF" w:rsidRPr="000036DF" w:rsidRDefault="000036DF" w:rsidP="000036DF">
      <w:pPr>
        <w:rPr>
          <w:b/>
          <w:bCs/>
        </w:rPr>
      </w:pPr>
      <w:r w:rsidRPr="000036DF">
        <w:rPr>
          <w:b/>
          <w:bCs/>
        </w:rPr>
        <w:t>工业数据的现实</w:t>
      </w:r>
    </w:p>
    <w:p w14:paraId="677A92A8" w14:textId="77777777" w:rsidR="000036DF" w:rsidRPr="000036DF" w:rsidRDefault="000036DF" w:rsidP="000036DF">
      <w:r w:rsidRPr="000036DF">
        <w:t>工业设备数据往往</w:t>
      </w:r>
      <w:r w:rsidRPr="000036DF">
        <w:rPr>
          <w:b/>
          <w:bCs/>
        </w:rPr>
        <w:t>数据量有限</w:t>
      </w:r>
      <w:r w:rsidRPr="000036DF">
        <w:t>（一台泵的故障数据很珍贵），所以：</w:t>
      </w:r>
    </w:p>
    <w:p w14:paraId="64592C24" w14:textId="77777777" w:rsidR="000036DF" w:rsidRPr="000036DF" w:rsidRDefault="000036DF" w:rsidP="000036DF">
      <w:pPr>
        <w:numPr>
          <w:ilvl w:val="0"/>
          <w:numId w:val="1"/>
        </w:numPr>
      </w:pPr>
      <w:r w:rsidRPr="000036DF">
        <w:t>层数：</w:t>
      </w:r>
      <w:r w:rsidRPr="000036DF">
        <w:rPr>
          <w:b/>
          <w:bCs/>
        </w:rPr>
        <w:t>1~2</w:t>
      </w:r>
      <w:r w:rsidRPr="000036DF">
        <w:rPr>
          <w:b/>
          <w:bCs/>
        </w:rPr>
        <w:t>层</w:t>
      </w:r>
      <w:r w:rsidRPr="000036DF">
        <w:t>通常够用</w:t>
      </w:r>
    </w:p>
    <w:p w14:paraId="4BFF5D9C" w14:textId="77777777" w:rsidR="000036DF" w:rsidRPr="000036DF" w:rsidRDefault="000036DF" w:rsidP="000036DF">
      <w:pPr>
        <w:numPr>
          <w:ilvl w:val="0"/>
          <w:numId w:val="1"/>
        </w:numPr>
      </w:pPr>
      <w:r w:rsidRPr="000036DF">
        <w:t>隐藏单元：</w:t>
      </w:r>
      <w:r w:rsidRPr="000036DF">
        <w:rPr>
          <w:b/>
          <w:bCs/>
        </w:rPr>
        <w:t>32~128</w:t>
      </w:r>
      <w:r w:rsidRPr="000036DF">
        <w:t>之间</w:t>
      </w:r>
    </w:p>
    <w:p w14:paraId="1EB6FF2B" w14:textId="77777777" w:rsidR="000036DF" w:rsidRPr="000036DF" w:rsidRDefault="000036DF" w:rsidP="000036DF">
      <w:r w:rsidRPr="000036DF">
        <w:rPr>
          <w:b/>
          <w:bCs/>
        </w:rPr>
        <w:t>面试里说：</w:t>
      </w:r>
    </w:p>
    <w:p w14:paraId="6D67D1C3" w14:textId="77777777" w:rsidR="000036DF" w:rsidRDefault="000036DF" w:rsidP="000036DF">
      <w:r w:rsidRPr="000036DF">
        <w:t>"</w:t>
      </w:r>
      <w:r w:rsidRPr="000036DF">
        <w:t>工业数据量有限，过深的网络容易过拟合。我用了</w:t>
      </w:r>
      <w:r w:rsidRPr="000036DF">
        <w:t>2</w:t>
      </w:r>
      <w:r w:rsidRPr="000036DF">
        <w:t>层</w:t>
      </w:r>
      <w:r w:rsidRPr="000036DF">
        <w:t>LSTM</w:t>
      </w:r>
      <w:r w:rsidRPr="000036DF">
        <w:t>加</w:t>
      </w:r>
      <w:r w:rsidRPr="000036DF">
        <w:t>Dropout</w:t>
      </w:r>
      <w:r w:rsidRPr="000036DF">
        <w:t>，通过验证集损失曲线确认没有过拟合。</w:t>
      </w:r>
      <w:r w:rsidRPr="000036DF">
        <w:t>"</w:t>
      </w:r>
    </w:p>
    <w:p w14:paraId="64553FE9" w14:textId="77777777" w:rsidR="00D1262C" w:rsidRDefault="00D1262C" w:rsidP="000036DF"/>
    <w:p w14:paraId="073E15AA" w14:textId="77777777" w:rsidR="00D1262C" w:rsidRPr="00D1262C" w:rsidRDefault="00D1262C" w:rsidP="00D1262C">
      <w:pPr>
        <w:rPr>
          <w:b/>
          <w:bCs/>
        </w:rPr>
      </w:pPr>
      <w:r w:rsidRPr="00D1262C">
        <w:rPr>
          <w:b/>
          <w:bCs/>
        </w:rPr>
        <w:t>训练数据怎么处理的？</w:t>
      </w:r>
    </w:p>
    <w:p w14:paraId="73D1E1A3" w14:textId="40763264" w:rsidR="00D1262C" w:rsidRPr="00D1262C" w:rsidRDefault="00D1262C" w:rsidP="00D1262C">
      <w:pPr>
        <w:rPr>
          <w:color w:val="FF0000"/>
        </w:rPr>
      </w:pPr>
      <w:r w:rsidRPr="00D1262C">
        <w:rPr>
          <w:rFonts w:hint="eastAsia"/>
          <w:color w:val="FF0000"/>
        </w:rPr>
        <w:t>13.4</w:t>
      </w:r>
      <w:r w:rsidRPr="00D1262C">
        <w:rPr>
          <w:color w:val="FF0000"/>
        </w:rPr>
        <w:t>关键问题：标签怎么定义？</w:t>
      </w:r>
    </w:p>
    <w:p w14:paraId="55CA23F9" w14:textId="77777777" w:rsidR="00D1262C" w:rsidRPr="00D1262C" w:rsidRDefault="00D1262C" w:rsidP="00D1262C">
      <w:r w:rsidRPr="00D1262C">
        <w:t>RUL</w:t>
      </w:r>
      <w:r w:rsidRPr="00D1262C">
        <w:t>预测的标签定义有两种主流方式：</w:t>
      </w:r>
    </w:p>
    <w:p w14:paraId="46D2E7BD" w14:textId="77777777" w:rsidR="00D1262C" w:rsidRPr="00D1262C" w:rsidRDefault="00D1262C" w:rsidP="00D1262C">
      <w:r w:rsidRPr="00D1262C">
        <w:rPr>
          <w:b/>
          <w:bCs/>
        </w:rPr>
        <w:lastRenderedPageBreak/>
        <w:t>方式</w:t>
      </w:r>
      <w:r w:rsidRPr="00D1262C">
        <w:rPr>
          <w:b/>
          <w:bCs/>
        </w:rPr>
        <w:t>A</w:t>
      </w:r>
      <w:r w:rsidRPr="00D1262C">
        <w:rPr>
          <w:b/>
          <w:bCs/>
        </w:rPr>
        <w:t>：线性</w:t>
      </w:r>
      <w:r w:rsidRPr="00D1262C">
        <w:rPr>
          <w:b/>
          <w:bCs/>
        </w:rPr>
        <w:t>RUL</w:t>
      </w:r>
    </w:p>
    <w:p w14:paraId="24112729" w14:textId="77777777" w:rsidR="00D1262C" w:rsidRPr="00D1262C" w:rsidRDefault="00D1262C" w:rsidP="00D1262C">
      <w:r w:rsidRPr="00D1262C">
        <w:t>如果泵的总寿命是</w:t>
      </w:r>
      <w:r w:rsidRPr="00D1262C">
        <w:t>6000</w:t>
      </w:r>
      <w:r w:rsidRPr="00D1262C">
        <w:t>小时</w:t>
      </w:r>
      <w:r w:rsidRPr="00D1262C">
        <w:t xml:space="preserve"> </w:t>
      </w:r>
      <w:r w:rsidRPr="00D1262C">
        <w:t>在</w:t>
      </w:r>
      <w:r w:rsidRPr="00D1262C">
        <w:t>3000</w:t>
      </w:r>
      <w:r w:rsidRPr="00D1262C">
        <w:t>小时时：</w:t>
      </w:r>
      <w:r w:rsidRPr="00D1262C">
        <w:t xml:space="preserve">RUL = 3000 </w:t>
      </w:r>
      <w:r w:rsidRPr="00D1262C">
        <w:t>在</w:t>
      </w:r>
      <w:r w:rsidRPr="00D1262C">
        <w:t>5000</w:t>
      </w:r>
      <w:r w:rsidRPr="00D1262C">
        <w:t>小时时：</w:t>
      </w:r>
      <w:r w:rsidRPr="00D1262C">
        <w:t xml:space="preserve">RUL = 1000 </w:t>
      </w:r>
    </w:p>
    <w:p w14:paraId="41182025" w14:textId="22AE1F22" w:rsidR="00D1262C" w:rsidRPr="00D1262C" w:rsidRDefault="00D1262C" w:rsidP="00D1262C">
      <w:r w:rsidRPr="00D1262C">
        <w:rPr>
          <w:b/>
          <w:bCs/>
        </w:rPr>
        <w:t>方式</w:t>
      </w:r>
      <w:r w:rsidRPr="00D1262C">
        <w:rPr>
          <w:b/>
          <w:bCs/>
        </w:rPr>
        <w:t>B</w:t>
      </w:r>
      <w:r w:rsidRPr="00D1262C">
        <w:rPr>
          <w:b/>
          <w:bCs/>
        </w:rPr>
        <w:t>：分段</w:t>
      </w:r>
      <w:r w:rsidRPr="00D1262C">
        <w:rPr>
          <w:b/>
          <w:bCs/>
        </w:rPr>
        <w:t>RUL</w:t>
      </w:r>
      <w:r w:rsidRPr="00D1262C">
        <w:rPr>
          <w:b/>
          <w:bCs/>
        </w:rPr>
        <w:t>（更常用）</w:t>
      </w:r>
      <w:r>
        <w:rPr>
          <w:rFonts w:hint="eastAsia"/>
          <w:b/>
          <w:bCs/>
        </w:rPr>
        <w:t>Clip</w:t>
      </w:r>
      <w:r>
        <w:rPr>
          <w:rFonts w:hint="eastAsia"/>
          <w:b/>
          <w:bCs/>
        </w:rPr>
        <w:t>？？</w:t>
      </w:r>
    </w:p>
    <w:p w14:paraId="5595F385" w14:textId="77777777" w:rsidR="00D1262C" w:rsidRPr="00D1262C" w:rsidRDefault="00D1262C" w:rsidP="00D1262C">
      <w:r w:rsidRPr="00D1262C">
        <w:t>健康期（</w:t>
      </w:r>
      <w:r w:rsidRPr="00D1262C">
        <w:t>0~4000</w:t>
      </w:r>
      <w:r w:rsidRPr="00D1262C">
        <w:t>小时）：</w:t>
      </w:r>
      <w:r w:rsidRPr="00D1262C">
        <w:t>RUL</w:t>
      </w:r>
      <w:r w:rsidRPr="00D1262C">
        <w:t>保持恒定上限（比如</w:t>
      </w:r>
      <w:r w:rsidRPr="00D1262C">
        <w:t>2000</w:t>
      </w:r>
      <w:r w:rsidRPr="00D1262C">
        <w:t>）</w:t>
      </w:r>
      <w:r w:rsidRPr="00D1262C">
        <w:t xml:space="preserve"> </w:t>
      </w:r>
      <w:r w:rsidRPr="00D1262C">
        <w:t>退化期（</w:t>
      </w:r>
      <w:r w:rsidRPr="00D1262C">
        <w:t>4000~6000</w:t>
      </w:r>
      <w:r w:rsidRPr="00D1262C">
        <w:t>小时）：</w:t>
      </w:r>
      <w:r w:rsidRPr="00D1262C">
        <w:t>RUL</w:t>
      </w:r>
      <w:r w:rsidRPr="00D1262C">
        <w:t>线性下降</w:t>
      </w:r>
      <w:r w:rsidRPr="00D1262C">
        <w:t xml:space="preserve"> </w:t>
      </w:r>
    </w:p>
    <w:p w14:paraId="74AC2B7A" w14:textId="77777777" w:rsidR="00D1262C" w:rsidRPr="00D1262C" w:rsidRDefault="00D1262C" w:rsidP="00D1262C">
      <w:r w:rsidRPr="00D1262C">
        <w:t>为什么用分段？因为早期设备状态稳定，强行给一个大</w:t>
      </w:r>
      <w:r w:rsidRPr="00D1262C">
        <w:t>RUL</w:t>
      </w:r>
      <w:r w:rsidRPr="00D1262C">
        <w:t>值会误导模型。</w:t>
      </w:r>
    </w:p>
    <w:p w14:paraId="0C0CD252" w14:textId="77777777" w:rsidR="00D1262C" w:rsidRPr="00D1262C" w:rsidRDefault="00D1262C" w:rsidP="00D1262C">
      <w:r w:rsidRPr="00D1262C">
        <w:rPr>
          <w:b/>
          <w:bCs/>
        </w:rPr>
        <w:t>面试里说：</w:t>
      </w:r>
    </w:p>
    <w:p w14:paraId="4EC01B25" w14:textId="033C87C5" w:rsidR="00D1262C" w:rsidRDefault="00D1262C" w:rsidP="000036DF">
      <w:r w:rsidRPr="00D1262C">
        <w:t>"</w:t>
      </w:r>
      <w:r w:rsidRPr="00D1262C">
        <w:t>我用了分段</w:t>
      </w:r>
      <w:r w:rsidRPr="00D1262C">
        <w:t>RUL</w:t>
      </w:r>
      <w:r w:rsidRPr="00D1262C">
        <w:t>标签，健康期设置上限，避免模型在早期数据上学到错误的退化趋势。</w:t>
      </w:r>
    </w:p>
    <w:p w14:paraId="3308F4C8" w14:textId="77777777" w:rsidR="00AD3EDC" w:rsidRDefault="00AD3EDC" w:rsidP="000036DF"/>
    <w:p w14:paraId="0C931401" w14:textId="6053D5EE" w:rsidR="00AD3EDC" w:rsidRDefault="00AD3EDC" w:rsidP="000036DF">
      <w:pPr>
        <w:rPr>
          <w:color w:val="FF0000"/>
        </w:rPr>
      </w:pPr>
      <w:r w:rsidRPr="00AD3EDC">
        <w:rPr>
          <w:rFonts w:hint="eastAsia"/>
          <w:color w:val="FF0000"/>
        </w:rPr>
        <w:t xml:space="preserve">13.5 </w:t>
      </w:r>
      <w:r w:rsidRPr="00AD3EDC">
        <w:rPr>
          <w:color w:val="FF0000"/>
        </w:rPr>
        <w:t>模型评估用什么指标？</w:t>
      </w:r>
    </w:p>
    <w:tbl>
      <w:tblPr>
        <w:tblW w:w="5000" w:type="pct"/>
        <w:tblCellMar>
          <w:top w:w="15" w:type="dxa"/>
          <w:left w:w="15" w:type="dxa"/>
          <w:bottom w:w="15" w:type="dxa"/>
          <w:right w:w="15" w:type="dxa"/>
        </w:tblCellMar>
        <w:tblLook w:val="04A0" w:firstRow="1" w:lastRow="0" w:firstColumn="1" w:lastColumn="0" w:noHBand="0" w:noVBand="1"/>
      </w:tblPr>
      <w:tblGrid>
        <w:gridCol w:w="1626"/>
        <w:gridCol w:w="5169"/>
        <w:gridCol w:w="3989"/>
      </w:tblGrid>
      <w:tr w:rsidR="00205AD3" w:rsidRPr="00205AD3" w14:paraId="66C8859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70C2D9E" w14:textId="77777777" w:rsidR="00205AD3" w:rsidRPr="00205AD3" w:rsidRDefault="00205AD3" w:rsidP="00205AD3">
            <w:pPr>
              <w:rPr>
                <w:b/>
                <w:bCs/>
              </w:rPr>
            </w:pPr>
            <w:r w:rsidRPr="00205AD3">
              <w:rPr>
                <w:b/>
                <w:bCs/>
              </w:rPr>
              <w:t>指标</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93EF0B9" w14:textId="77777777" w:rsidR="00205AD3" w:rsidRPr="00205AD3" w:rsidRDefault="00205AD3" w:rsidP="00205AD3">
            <w:pPr>
              <w:rPr>
                <w:b/>
                <w:bCs/>
              </w:rPr>
            </w:pPr>
            <w:r w:rsidRPr="00205AD3">
              <w:rPr>
                <w:b/>
                <w:bCs/>
              </w:rPr>
              <w:t>公式</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A5B974" w14:textId="77777777" w:rsidR="00205AD3" w:rsidRPr="00205AD3" w:rsidRDefault="00205AD3" w:rsidP="00205AD3">
            <w:pPr>
              <w:rPr>
                <w:b/>
                <w:bCs/>
              </w:rPr>
            </w:pPr>
            <w:r w:rsidRPr="00205AD3">
              <w:rPr>
                <w:b/>
                <w:bCs/>
              </w:rPr>
              <w:t>特点</w:t>
            </w:r>
          </w:p>
        </w:tc>
      </w:tr>
      <w:tr w:rsidR="00205AD3" w:rsidRPr="00205AD3" w14:paraId="79AD837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5B99B71" w14:textId="77777777" w:rsidR="00205AD3" w:rsidRPr="00205AD3" w:rsidRDefault="00205AD3" w:rsidP="00205AD3">
            <w:r w:rsidRPr="00205AD3">
              <w:rPr>
                <w:b/>
                <w:bCs/>
              </w:rPr>
              <w:t>RMSE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8D10A0" w14:textId="77777777" w:rsidR="00205AD3" w:rsidRPr="00205AD3" w:rsidRDefault="00205AD3" w:rsidP="00205AD3">
            <w:r w:rsidRPr="00205AD3">
              <w:t>$$$\sqrt{\frac{1}{N}\sum(</w:t>
            </w:r>
            <w:proofErr w:type="spellStart"/>
            <w:r w:rsidRPr="00205AD3">
              <w:t>y_i</w:t>
            </w:r>
            <w:proofErr w:type="spellEnd"/>
            <w:r w:rsidRPr="00205AD3">
              <w:t>-\hat{y}_</w:t>
            </w:r>
            <w:proofErr w:type="spellStart"/>
            <w:r w:rsidRPr="00205AD3">
              <w:t>i</w:t>
            </w:r>
            <w:proofErr w:type="spellEnd"/>
            <w:r w:rsidRPr="00205AD3">
              <w:t>)^2}$</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C3840C" w14:textId="77777777" w:rsidR="00205AD3" w:rsidRPr="00205AD3" w:rsidRDefault="00205AD3" w:rsidP="00205AD3">
            <w:r w:rsidRPr="00205AD3">
              <w:t>对大误差敏感</w:t>
            </w:r>
          </w:p>
        </w:tc>
      </w:tr>
      <w:tr w:rsidR="00205AD3" w:rsidRPr="00205AD3" w14:paraId="0DE1386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9A6F63" w14:textId="77777777" w:rsidR="00205AD3" w:rsidRPr="00205AD3" w:rsidRDefault="00205AD3" w:rsidP="00205AD3">
            <w:r w:rsidRPr="00205AD3">
              <w:rPr>
                <w:b/>
                <w:bCs/>
              </w:rPr>
              <w:t>MAE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AFF120" w14:textId="77777777" w:rsidR="00205AD3" w:rsidRPr="00205AD3" w:rsidRDefault="00205AD3" w:rsidP="00205AD3">
            <w:r w:rsidRPr="00205AD3">
              <w:t>$$$\frac{1}{N}\</w:t>
            </w:r>
            <w:proofErr w:type="spellStart"/>
            <w:r w:rsidRPr="00205AD3">
              <w:t>sum|y_i</w:t>
            </w:r>
            <w:proofErr w:type="spellEnd"/>
            <w:r w:rsidRPr="00205AD3">
              <w:t>-\hat{y}_</w:t>
            </w:r>
            <w:proofErr w:type="spellStart"/>
            <w:r w:rsidRPr="00205AD3">
              <w:t>i</w:t>
            </w:r>
            <w:proofErr w:type="spellEnd"/>
            <w:r w:rsidRPr="00205AD3">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C20907" w14:textId="77777777" w:rsidR="00205AD3" w:rsidRPr="00205AD3" w:rsidRDefault="00205AD3" w:rsidP="00205AD3">
            <w:r w:rsidRPr="00205AD3">
              <w:t>更鲁棒</w:t>
            </w:r>
          </w:p>
        </w:tc>
      </w:tr>
      <w:tr w:rsidR="00205AD3" w:rsidRPr="00205AD3" w14:paraId="5F7BDA1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3E49D9" w14:textId="77777777" w:rsidR="00205AD3" w:rsidRPr="00205AD3" w:rsidRDefault="00205AD3" w:rsidP="00205AD3">
            <w:r w:rsidRPr="00205AD3">
              <w:rPr>
                <w:b/>
                <w:bCs/>
              </w:rPr>
              <w:t>Score</w:t>
            </w:r>
            <w:r w:rsidRPr="00205AD3">
              <w:rPr>
                <w:b/>
                <w:bCs/>
              </w:rPr>
              <w:t>函数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A3CFAB" w14:textId="77777777" w:rsidR="00205AD3" w:rsidRPr="00205AD3" w:rsidRDefault="00205AD3" w:rsidP="00205AD3">
            <w:r w:rsidRPr="00205AD3">
              <w:t>非对称惩罚</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6291B1" w14:textId="77777777" w:rsidR="00205AD3" w:rsidRPr="00205AD3" w:rsidRDefault="00205AD3" w:rsidP="00205AD3">
            <w:r w:rsidRPr="00205AD3">
              <w:t>工业里晚预测比早预测代价更大</w:t>
            </w:r>
          </w:p>
        </w:tc>
      </w:tr>
    </w:tbl>
    <w:p w14:paraId="0C917D2C" w14:textId="4379A3F3" w:rsidR="00205AD3" w:rsidRDefault="001C0635" w:rsidP="000036DF">
      <w:pPr>
        <w:rPr>
          <w:color w:val="FF0000"/>
        </w:rPr>
      </w:pPr>
      <w:r w:rsidRPr="001C0635">
        <w:rPr>
          <w:noProof/>
          <w:color w:val="FF0000"/>
        </w:rPr>
        <w:drawing>
          <wp:inline distT="0" distB="0" distL="0" distR="0" wp14:anchorId="2C9367F0" wp14:editId="2E0720AE">
            <wp:extent cx="6629741" cy="3549832"/>
            <wp:effectExtent l="0" t="0" r="0" b="0"/>
            <wp:docPr id="16713949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1394963" name=""/>
                    <pic:cNvPicPr/>
                  </pic:nvPicPr>
                  <pic:blipFill>
                    <a:blip r:embed="rId9"/>
                    <a:stretch>
                      <a:fillRect/>
                    </a:stretch>
                  </pic:blipFill>
                  <pic:spPr>
                    <a:xfrm>
                      <a:off x="0" y="0"/>
                      <a:ext cx="6629741" cy="3549832"/>
                    </a:xfrm>
                    <a:prstGeom prst="rect">
                      <a:avLst/>
                    </a:prstGeom>
                  </pic:spPr>
                </pic:pic>
              </a:graphicData>
            </a:graphic>
          </wp:inline>
        </w:drawing>
      </w:r>
    </w:p>
    <w:p w14:paraId="6D717782" w14:textId="77777777" w:rsidR="009901E7" w:rsidRDefault="009901E7" w:rsidP="000036DF">
      <w:pPr>
        <w:rPr>
          <w:color w:val="FF0000"/>
        </w:rPr>
      </w:pPr>
    </w:p>
    <w:p w14:paraId="403B095B" w14:textId="34B925F3" w:rsidR="009901E7" w:rsidRPr="009901E7" w:rsidRDefault="009901E7" w:rsidP="009901E7">
      <w:pPr>
        <w:rPr>
          <w:color w:val="FF0000"/>
        </w:rPr>
      </w:pPr>
      <w:r w:rsidRPr="009901E7">
        <w:rPr>
          <w:rFonts w:hint="eastAsia"/>
          <w:color w:val="FF0000"/>
        </w:rPr>
        <w:t xml:space="preserve">13.6 </w:t>
      </w:r>
      <w:r w:rsidRPr="009901E7">
        <w:rPr>
          <w:color w:val="FF0000"/>
        </w:rPr>
        <w:t>模型的局限性</w:t>
      </w:r>
    </w:p>
    <w:p w14:paraId="33E2B1A4" w14:textId="77777777" w:rsidR="009901E7" w:rsidRDefault="009901E7" w:rsidP="009901E7">
      <w:r w:rsidRPr="009901E7">
        <w:t>主动说出局限，是加分项，说明你思考成熟。</w:t>
      </w:r>
    </w:p>
    <w:tbl>
      <w:tblPr>
        <w:tblW w:w="5000" w:type="pct"/>
        <w:tblCellMar>
          <w:top w:w="15" w:type="dxa"/>
          <w:left w:w="15" w:type="dxa"/>
          <w:bottom w:w="15" w:type="dxa"/>
          <w:right w:w="15" w:type="dxa"/>
        </w:tblCellMar>
        <w:tblLook w:val="04A0" w:firstRow="1" w:lastRow="0" w:firstColumn="1" w:lastColumn="0" w:noHBand="0" w:noVBand="1"/>
      </w:tblPr>
      <w:tblGrid>
        <w:gridCol w:w="1967"/>
        <w:gridCol w:w="8817"/>
      </w:tblGrid>
      <w:tr w:rsidR="00E81EE2" w:rsidRPr="00E81EE2" w14:paraId="1A4A2EB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7DF4281" w14:textId="77777777" w:rsidR="00E81EE2" w:rsidRPr="00E81EE2" w:rsidRDefault="00E81EE2" w:rsidP="00E81EE2">
            <w:pPr>
              <w:rPr>
                <w:b/>
                <w:bCs/>
              </w:rPr>
            </w:pPr>
            <w:r w:rsidRPr="00E81EE2">
              <w:rPr>
                <w:b/>
                <w:bCs/>
              </w:rPr>
              <w:lastRenderedPageBreak/>
              <w:t>局限</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B0718AB" w14:textId="77777777" w:rsidR="00E81EE2" w:rsidRPr="00E81EE2" w:rsidRDefault="00E81EE2" w:rsidP="00E81EE2">
            <w:pPr>
              <w:rPr>
                <w:b/>
                <w:bCs/>
              </w:rPr>
            </w:pPr>
            <w:r w:rsidRPr="00E81EE2">
              <w:rPr>
                <w:b/>
                <w:bCs/>
              </w:rPr>
              <w:t>说明</w:t>
            </w:r>
          </w:p>
        </w:tc>
      </w:tr>
      <w:tr w:rsidR="00E81EE2" w:rsidRPr="00E81EE2" w14:paraId="7898ECA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EFE19A" w14:textId="77777777" w:rsidR="00E81EE2" w:rsidRPr="00E81EE2" w:rsidRDefault="00E81EE2" w:rsidP="00E81EE2">
            <w:r w:rsidRPr="00E81EE2">
              <w:rPr>
                <w:b/>
                <w:bCs/>
              </w:rPr>
              <w:t>数据依赖</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AE9BB9" w14:textId="77777777" w:rsidR="00E81EE2" w:rsidRPr="00E81EE2" w:rsidRDefault="00E81EE2" w:rsidP="00E81EE2">
            <w:r w:rsidRPr="00E81EE2">
              <w:t>需要足够的历史故障数据，新设备冷启动困难</w:t>
            </w:r>
          </w:p>
        </w:tc>
      </w:tr>
      <w:tr w:rsidR="00E81EE2" w:rsidRPr="00E81EE2" w14:paraId="55FB82A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BCE5AB" w14:textId="77777777" w:rsidR="00E81EE2" w:rsidRPr="00E81EE2" w:rsidRDefault="00E81EE2" w:rsidP="00E81EE2">
            <w:r w:rsidRPr="00E81EE2">
              <w:rPr>
                <w:b/>
                <w:bCs/>
              </w:rPr>
              <w:t>泛化性</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C3A0C4" w14:textId="77777777" w:rsidR="00E81EE2" w:rsidRPr="00E81EE2" w:rsidRDefault="00E81EE2" w:rsidP="00E81EE2">
            <w:r w:rsidRPr="00E81EE2">
              <w:t>在</w:t>
            </w:r>
            <w:r w:rsidRPr="00E81EE2">
              <w:t>A</w:t>
            </w:r>
            <w:r w:rsidRPr="00E81EE2">
              <w:t>型泵上训练的模型，不一定适用于</w:t>
            </w:r>
            <w:r w:rsidRPr="00E81EE2">
              <w:t>B</w:t>
            </w:r>
            <w:r w:rsidRPr="00E81EE2">
              <w:t>型泵</w:t>
            </w:r>
          </w:p>
        </w:tc>
      </w:tr>
      <w:tr w:rsidR="00E81EE2" w:rsidRPr="00E81EE2" w14:paraId="4CB6452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CF250B" w14:textId="77777777" w:rsidR="00E81EE2" w:rsidRPr="00E81EE2" w:rsidRDefault="00E81EE2" w:rsidP="00E81EE2">
            <w:r w:rsidRPr="00E81EE2">
              <w:rPr>
                <w:b/>
                <w:bCs/>
              </w:rPr>
              <w:t>可解释性</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CCE692" w14:textId="77777777" w:rsidR="00E81EE2" w:rsidRPr="00E81EE2" w:rsidRDefault="00E81EE2" w:rsidP="00E81EE2">
            <w:r w:rsidRPr="00E81EE2">
              <w:t>LSTM</w:t>
            </w:r>
            <w:r w:rsidRPr="00E81EE2">
              <w:t>是黑盒，工程师难以理解为什么这样预测</w:t>
            </w:r>
          </w:p>
        </w:tc>
      </w:tr>
      <w:tr w:rsidR="00E81EE2" w:rsidRPr="00E81EE2" w14:paraId="3737C5D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786F7E1" w14:textId="77777777" w:rsidR="00E81EE2" w:rsidRPr="00E81EE2" w:rsidRDefault="00E81EE2" w:rsidP="00E81EE2">
            <w:r w:rsidRPr="00E81EE2">
              <w:rPr>
                <w:b/>
                <w:bCs/>
              </w:rPr>
              <w:t>概念漂移</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E03400" w14:textId="77777777" w:rsidR="00E81EE2" w:rsidRPr="00E81EE2" w:rsidRDefault="00E81EE2" w:rsidP="00E81EE2">
            <w:r w:rsidRPr="00E81EE2">
              <w:t>设备老化后，正常状态本身在变化，模型需要更新</w:t>
            </w:r>
          </w:p>
        </w:tc>
      </w:tr>
    </w:tbl>
    <w:p w14:paraId="4C207B83" w14:textId="77777777" w:rsidR="00E81EE2" w:rsidRPr="00E81EE2" w:rsidRDefault="00E81EE2" w:rsidP="00E81EE2">
      <w:pPr>
        <w:rPr>
          <w:b/>
          <w:bCs/>
        </w:rPr>
      </w:pPr>
      <w:r w:rsidRPr="00E81EE2">
        <w:rPr>
          <w:b/>
          <w:bCs/>
        </w:rPr>
        <w:t>总结：防守框架</w:t>
      </w:r>
    </w:p>
    <w:p w14:paraId="152F349F" w14:textId="77777777" w:rsidR="00E81EE2" w:rsidRDefault="00E81EE2" w:rsidP="00E81EE2">
      <w:r w:rsidRPr="00E81EE2">
        <w:t>为什么用</w:t>
      </w:r>
      <w:r w:rsidRPr="00E81EE2">
        <w:t>LSTM</w:t>
      </w:r>
      <w:r w:rsidRPr="00E81EE2">
        <w:t>？</w:t>
      </w:r>
      <w:r w:rsidRPr="00E81EE2">
        <w:t xml:space="preserve"> → </w:t>
      </w:r>
      <w:r w:rsidRPr="00E81EE2">
        <w:t>长期依赖</w:t>
      </w:r>
      <w:r w:rsidRPr="00E81EE2">
        <w:t xml:space="preserve"> + </w:t>
      </w:r>
      <w:r w:rsidRPr="00E81EE2">
        <w:t>非线性</w:t>
      </w:r>
      <w:r w:rsidRPr="00E81EE2">
        <w:t xml:space="preserve"> + </w:t>
      </w:r>
      <w:r w:rsidRPr="00E81EE2">
        <w:t>时序建模</w:t>
      </w:r>
      <w:r w:rsidRPr="00E81EE2">
        <w:t xml:space="preserve"> Window Size</w:t>
      </w:r>
      <w:r w:rsidRPr="00E81EE2">
        <w:t>怎么选？</w:t>
      </w:r>
      <w:r w:rsidRPr="00E81EE2">
        <w:t xml:space="preserve"> → </w:t>
      </w:r>
      <w:r w:rsidRPr="00E81EE2">
        <w:t>交叉验证</w:t>
      </w:r>
      <w:r w:rsidRPr="00E81EE2">
        <w:t xml:space="preserve"> + </w:t>
      </w:r>
      <w:r w:rsidRPr="00E81EE2">
        <w:t>领域知识</w:t>
      </w:r>
      <w:r w:rsidRPr="00E81EE2">
        <w:t xml:space="preserve"> </w:t>
      </w:r>
      <w:r w:rsidRPr="00E81EE2">
        <w:t>网络结构怎么定？</w:t>
      </w:r>
      <w:r w:rsidRPr="00E81EE2">
        <w:t xml:space="preserve"> → </w:t>
      </w:r>
      <w:r w:rsidRPr="00E81EE2">
        <w:t>工业数据量有限，</w:t>
      </w:r>
      <w:r w:rsidRPr="00E81EE2">
        <w:t>2</w:t>
      </w:r>
      <w:r w:rsidRPr="00E81EE2">
        <w:t>层</w:t>
      </w:r>
      <w:r w:rsidRPr="00E81EE2">
        <w:t>+Dropout</w:t>
      </w:r>
      <w:r w:rsidRPr="00E81EE2">
        <w:t>防过拟合</w:t>
      </w:r>
      <w:r w:rsidRPr="00E81EE2">
        <w:t xml:space="preserve"> </w:t>
      </w:r>
      <w:r w:rsidRPr="00E81EE2">
        <w:t>标签怎么定义？</w:t>
      </w:r>
      <w:r w:rsidRPr="00E81EE2">
        <w:t xml:space="preserve"> → </w:t>
      </w:r>
      <w:r w:rsidRPr="00E81EE2">
        <w:t>分段</w:t>
      </w:r>
      <w:r w:rsidRPr="00E81EE2">
        <w:t>RUL</w:t>
      </w:r>
      <w:r w:rsidRPr="00E81EE2">
        <w:t>，健康期设上限</w:t>
      </w:r>
      <w:r w:rsidRPr="00E81EE2">
        <w:t xml:space="preserve"> </w:t>
      </w:r>
      <w:r w:rsidRPr="00E81EE2">
        <w:t>评估指标？</w:t>
      </w:r>
      <w:r w:rsidRPr="00E81EE2">
        <w:t xml:space="preserve"> → RMSE/MAE + </w:t>
      </w:r>
      <w:r w:rsidRPr="00E81EE2">
        <w:t>非对称</w:t>
      </w:r>
      <w:r w:rsidRPr="00E81EE2">
        <w:t>Score</w:t>
      </w:r>
      <w:r w:rsidRPr="00E81EE2">
        <w:t>函数</w:t>
      </w:r>
      <w:r w:rsidRPr="00E81EE2">
        <w:t xml:space="preserve"> </w:t>
      </w:r>
      <w:r w:rsidRPr="00E81EE2">
        <w:t>局限性？</w:t>
      </w:r>
      <w:r w:rsidRPr="00E81EE2">
        <w:t xml:space="preserve"> → </w:t>
      </w:r>
      <w:r w:rsidRPr="00E81EE2">
        <w:t>数据依赖、泛化性、可解释性、概念漂移</w:t>
      </w:r>
    </w:p>
    <w:p w14:paraId="758B8033" w14:textId="77777777" w:rsidR="00736C6D" w:rsidRDefault="00736C6D" w:rsidP="00E81EE2"/>
    <w:p w14:paraId="49CB8E79" w14:textId="111E0656" w:rsidR="00736C6D" w:rsidRDefault="00736C6D" w:rsidP="00E81EE2">
      <w:pPr>
        <w:rPr>
          <w:color w:val="FF0000"/>
        </w:rPr>
      </w:pPr>
      <w:r w:rsidRPr="00736C6D">
        <w:rPr>
          <w:rFonts w:hint="eastAsia"/>
          <w:color w:val="FF0000"/>
        </w:rPr>
        <w:t>LSTM RNN GRU</w:t>
      </w:r>
      <w:r w:rsidRPr="00736C6D">
        <w:rPr>
          <w:rFonts w:hint="eastAsia"/>
          <w:color w:val="FF0000"/>
        </w:rPr>
        <w:t>知识补强</w:t>
      </w:r>
    </w:p>
    <w:p w14:paraId="286490CE" w14:textId="77777777" w:rsidR="00736C6D" w:rsidRPr="00736C6D" w:rsidRDefault="00736C6D" w:rsidP="00736C6D">
      <w:pPr>
        <w:rPr>
          <w:b/>
          <w:bCs/>
        </w:rPr>
      </w:pPr>
      <w:r w:rsidRPr="00736C6D">
        <w:rPr>
          <w:b/>
          <w:bCs/>
        </w:rPr>
        <w:t>RNN</w:t>
      </w:r>
      <w:r w:rsidRPr="00736C6D">
        <w:rPr>
          <w:b/>
          <w:bCs/>
        </w:rPr>
        <w:t>、</w:t>
      </w:r>
      <w:r w:rsidRPr="00736C6D">
        <w:rPr>
          <w:b/>
          <w:bCs/>
        </w:rPr>
        <w:t>LSTM</w:t>
      </w:r>
      <w:r w:rsidRPr="00736C6D">
        <w:rPr>
          <w:b/>
          <w:bCs/>
        </w:rPr>
        <w:t>、</w:t>
      </w:r>
      <w:r w:rsidRPr="00736C6D">
        <w:rPr>
          <w:b/>
          <w:bCs/>
        </w:rPr>
        <w:t>GRU</w:t>
      </w:r>
      <w:r w:rsidRPr="00736C6D">
        <w:rPr>
          <w:b/>
          <w:bCs/>
        </w:rPr>
        <w:t>的架构和区别</w:t>
      </w:r>
    </w:p>
    <w:p w14:paraId="3514078D" w14:textId="77777777" w:rsidR="00736C6D" w:rsidRPr="00736C6D" w:rsidRDefault="00736C6D" w:rsidP="00736C6D">
      <w:pPr>
        <w:rPr>
          <w:b/>
          <w:bCs/>
        </w:rPr>
      </w:pPr>
      <w:r w:rsidRPr="00736C6D">
        <w:rPr>
          <w:b/>
          <w:bCs/>
        </w:rPr>
        <w:t>RNN</w:t>
      </w:r>
      <w:r w:rsidRPr="00736C6D">
        <w:rPr>
          <w:b/>
          <w:bCs/>
        </w:rPr>
        <w:t>的基本结构</w:t>
      </w:r>
    </w:p>
    <w:p w14:paraId="5C728875" w14:textId="77777777" w:rsidR="00736C6D" w:rsidRPr="00736C6D" w:rsidRDefault="00736C6D" w:rsidP="00736C6D">
      <w:r w:rsidRPr="00736C6D">
        <w:t>RNN</w:t>
      </w:r>
      <w:r w:rsidRPr="00736C6D">
        <w:t>的核心思想是：</w:t>
      </w:r>
      <w:r w:rsidRPr="00736C6D">
        <w:rPr>
          <w:b/>
          <w:bCs/>
        </w:rPr>
        <w:t>把上一个时间步的输出，作为下一个时间步的输入。</w:t>
      </w:r>
    </w:p>
    <w:p w14:paraId="30E9E159" w14:textId="77777777" w:rsidR="00736C6D" w:rsidRPr="00736C6D" w:rsidRDefault="00736C6D" w:rsidP="00736C6D">
      <w:r w:rsidRPr="00736C6D">
        <w:t xml:space="preserve">x1 → [h1] → x2 → [h2] → x3 → [h3] → </w:t>
      </w:r>
      <w:r w:rsidRPr="00736C6D">
        <w:t>输出</w:t>
      </w:r>
      <w:r w:rsidRPr="00736C6D">
        <w:t xml:space="preserve"> ↑ ↑ ↑ h0 h1 h2 </w:t>
      </w:r>
    </w:p>
    <w:p w14:paraId="1776DBF1" w14:textId="77777777" w:rsidR="00736C6D" w:rsidRPr="00736C6D" w:rsidRDefault="00736C6D" w:rsidP="00736C6D">
      <w:r w:rsidRPr="00736C6D">
        <w:t>数学上：</w:t>
      </w:r>
    </w:p>
    <w:p w14:paraId="45E06067" w14:textId="38EEC8BF" w:rsidR="00736C6D" w:rsidRPr="00736C6D" w:rsidRDefault="00422B04" w:rsidP="00736C6D">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h</m:t>
            </m:r>
          </m:sub>
        </m:sSub>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x</m:t>
            </m:r>
          </m:sub>
        </m:sSub>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+b)</m:t>
        </m:r>
      </m:oMath>
      <w:r w:rsidR="00736C6D" w:rsidRPr="00736C6D">
        <w:t>ht​=tanh(Wh​ht−1​+Wx​xt​+b)</w:t>
      </w:r>
    </w:p>
    <w:p w14:paraId="4BDF1D91" w14:textId="77777777" w:rsidR="00736C6D" w:rsidRPr="00736C6D" w:rsidRDefault="00736C6D" w:rsidP="00736C6D">
      <w:r w:rsidRPr="00736C6D">
        <w:rPr>
          <w:b/>
          <w:bCs/>
        </w:rPr>
        <w:t>RNN</w:t>
      </w:r>
      <w:r w:rsidRPr="00736C6D">
        <w:rPr>
          <w:b/>
          <w:bCs/>
        </w:rPr>
        <w:t>的致命问题：梯度消失</w:t>
      </w:r>
    </w:p>
    <w:p w14:paraId="497E2ED3" w14:textId="77777777" w:rsidR="00736C6D" w:rsidRPr="00736C6D" w:rsidRDefault="00736C6D" w:rsidP="00736C6D">
      <w:r w:rsidRPr="00736C6D">
        <w:t>训练时用反向传播，梯度要从最后一步传回最早一步。</w:t>
      </w:r>
    </w:p>
    <w:p w14:paraId="08D724C1" w14:textId="77777777" w:rsidR="00736C6D" w:rsidRPr="00736C6D" w:rsidRDefault="00736C6D" w:rsidP="00736C6D">
      <w:r w:rsidRPr="00736C6D">
        <w:t>每经过一个时间步，梯度乘以一个小于</w:t>
      </w:r>
      <w:r w:rsidRPr="00736C6D">
        <w:t>1</w:t>
      </w:r>
      <w:r w:rsidRPr="00736C6D">
        <w:t>的数：</w:t>
      </w:r>
    </w:p>
    <w:p w14:paraId="40A9BA42" w14:textId="058E5990" w:rsidR="00736C6D" w:rsidRPr="00736C6D" w:rsidRDefault="00422B04" w:rsidP="00736C6D">
      <m:oMath>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m:t>
                </m:r>
              </m:sub>
            </m:sSub>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1</m:t>
                </m:r>
              </m:sub>
            </m:sSub>
          </m:den>
        </m:f>
        <m:r>
          <w:rPr>
            <w:rFonts w:ascii="Cambria Math" w:hAnsi="Cambria Math"/>
          </w:rPr>
          <m:t>=</m:t>
        </m:r>
        <m:nary>
          <m:naryPr>
            <m:chr m:val="∏"/>
            <m:limLoc m:val="subSup"/>
            <m:grow m:val="1"/>
            <m:ctrlPr>
              <w:rPr>
                <w:rFonts w:ascii="Cambria Math" w:hAnsi="Cambria Math"/>
              </w:rPr>
            </m:ctrlPr>
          </m:naryPr>
          <m:sub>
            <m:r>
              <w:rPr>
                <w:rFonts w:ascii="Cambria Math" w:hAnsi="Cambria Math"/>
              </w:rPr>
              <m:t>k=1</m:t>
            </m:r>
          </m:sub>
          <m:sup>
            <m:r>
              <w:rPr>
                <w:rFonts w:ascii="Cambria Math" w:hAnsi="Cambria Math"/>
              </w:rPr>
              <m:t>t</m:t>
            </m:r>
          </m:sup>
          <m:e>
            <m:f>
              <m:fPr>
                <m:ctrlPr>
                  <w:rPr>
                    <w:rFonts w:ascii="Cambria Math" w:hAnsi="Cambria Math"/>
                  </w:rPr>
                </m:ctrlPr>
              </m:fPr>
              <m:num>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m:t>
                    </m:r>
                  </m:sub>
                </m:sSub>
              </m:num>
              <m:den>
                <m:r>
                  <m:rPr>
                    <m:sty m:val="p"/>
                  </m:rP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k-1</m:t>
                    </m:r>
                  </m:sub>
                </m:sSub>
              </m:den>
            </m:f>
          </m:e>
        </m:nary>
      </m:oMath>
      <w:r w:rsidR="00736C6D" w:rsidRPr="00736C6D">
        <w:t>∂h1​∂ht​​=∏k=1t​∂hk−1​∂hk​​</w:t>
      </w:r>
    </w:p>
    <w:p w14:paraId="4A5B4E04" w14:textId="77777777" w:rsidR="00736C6D" w:rsidRPr="00736C6D" w:rsidRDefault="00736C6D" w:rsidP="00736C6D">
      <w:r w:rsidRPr="00736C6D">
        <w:t>100</w:t>
      </w:r>
      <w:r w:rsidRPr="00736C6D">
        <w:t>个时间步之后，梯度趋近于</w:t>
      </w:r>
      <w:r w:rsidRPr="00736C6D">
        <w:t>0</w:t>
      </w:r>
      <w:r w:rsidRPr="00736C6D">
        <w:t>，早期的信息完全消失。</w:t>
      </w:r>
    </w:p>
    <w:p w14:paraId="2BCCD9B4" w14:textId="77777777" w:rsidR="00736C6D" w:rsidRPr="00736C6D" w:rsidRDefault="00736C6D" w:rsidP="00736C6D">
      <w:r w:rsidRPr="00736C6D">
        <w:rPr>
          <w:b/>
          <w:bCs/>
        </w:rPr>
        <w:t>直觉：</w:t>
      </w:r>
      <w:r w:rsidRPr="00736C6D">
        <w:t xml:space="preserve"> RNN</w:t>
      </w:r>
      <w:r w:rsidRPr="00736C6D">
        <w:t>记得住昨天，记不住上个月。</w:t>
      </w:r>
    </w:p>
    <w:p w14:paraId="6CC89798" w14:textId="77777777" w:rsidR="00736C6D" w:rsidRPr="00736C6D" w:rsidRDefault="00422B04" w:rsidP="00736C6D">
      <w:r>
        <w:pict w14:anchorId="1FAB43A4">
          <v:rect id="_x0000_i1025" style="width:0;height:1.5pt" o:hralign="center" o:hrstd="t" o:hr="t" fillcolor="#a0a0a0" stroked="f"/>
        </w:pict>
      </w:r>
    </w:p>
    <w:p w14:paraId="666C8DD0" w14:textId="77777777" w:rsidR="00736C6D" w:rsidRPr="00736C6D" w:rsidRDefault="00736C6D" w:rsidP="00736C6D">
      <w:pPr>
        <w:rPr>
          <w:b/>
          <w:bCs/>
        </w:rPr>
      </w:pPr>
      <w:r w:rsidRPr="00736C6D">
        <w:rPr>
          <w:b/>
          <w:bCs/>
        </w:rPr>
        <w:t>LSTM</w:t>
      </w:r>
      <w:r w:rsidRPr="00736C6D">
        <w:rPr>
          <w:b/>
          <w:bCs/>
        </w:rPr>
        <w:t>的结构</w:t>
      </w:r>
    </w:p>
    <w:p w14:paraId="6D895E78" w14:textId="77777777" w:rsidR="00736C6D" w:rsidRPr="00736C6D" w:rsidRDefault="00736C6D" w:rsidP="00736C6D">
      <w:r w:rsidRPr="00736C6D">
        <w:t>LSTM</w:t>
      </w:r>
      <w:r w:rsidRPr="00736C6D">
        <w:t>加了一条</w:t>
      </w:r>
      <w:r w:rsidRPr="00736C6D">
        <w:t>**</w:t>
      </w:r>
      <w:r w:rsidRPr="00736C6D">
        <w:t>细胞状态（</w:t>
      </w:r>
      <w:r w:rsidRPr="00736C6D">
        <w:t>Cell State</w:t>
      </w:r>
      <w:r w:rsidRPr="00736C6D">
        <w:t>）</w:t>
      </w:r>
      <w:r w:rsidRPr="00736C6D">
        <w:t>**</w:t>
      </w:r>
      <w:r w:rsidRPr="00736C6D">
        <w:t>的传送带，信息可以直接跨越多个时间步传递，不经过反复的矩阵乘法。</w:t>
      </w:r>
    </w:p>
    <w:p w14:paraId="49FA0FBD" w14:textId="77777777" w:rsidR="00736C6D" w:rsidRPr="00736C6D" w:rsidRDefault="00736C6D" w:rsidP="00736C6D">
      <w:r w:rsidRPr="00736C6D">
        <w:t>细胞状态</w:t>
      </w:r>
      <w:r w:rsidRPr="00736C6D">
        <w:t xml:space="preserve"> C</w:t>
      </w:r>
      <w:r w:rsidRPr="00736C6D">
        <w:t>：</w:t>
      </w:r>
      <w:r w:rsidRPr="00736C6D">
        <w:t xml:space="preserve">═══════════════════════════════════► ↑ </w:t>
      </w:r>
      <w:r w:rsidRPr="00736C6D">
        <w:t>遗忘</w:t>
      </w:r>
      <w:r w:rsidRPr="00736C6D">
        <w:t xml:space="preserve"> ↑ </w:t>
      </w:r>
      <w:r w:rsidRPr="00736C6D">
        <w:t>输入</w:t>
      </w:r>
      <w:r w:rsidRPr="00736C6D">
        <w:t xml:space="preserve"> </w:t>
      </w:r>
      <w:proofErr w:type="spellStart"/>
      <w:r w:rsidRPr="00736C6D">
        <w:t>x_t</w:t>
      </w:r>
      <w:proofErr w:type="spellEnd"/>
      <w:r w:rsidRPr="00736C6D">
        <w:t>, h_{t-1} → [</w:t>
      </w:r>
      <w:r w:rsidRPr="00736C6D">
        <w:t>遗忘门</w:t>
      </w:r>
      <w:r w:rsidRPr="00736C6D">
        <w:t>] → [</w:t>
      </w:r>
      <w:r w:rsidRPr="00736C6D">
        <w:t>输入门</w:t>
      </w:r>
      <w:r w:rsidRPr="00736C6D">
        <w:t>] → [</w:t>
      </w:r>
      <w:r w:rsidRPr="00736C6D">
        <w:t>输出门</w:t>
      </w:r>
      <w:r w:rsidRPr="00736C6D">
        <w:t xml:space="preserve">] → </w:t>
      </w:r>
      <w:proofErr w:type="spellStart"/>
      <w:r w:rsidRPr="00736C6D">
        <w:t>h_t</w:t>
      </w:r>
      <w:proofErr w:type="spellEnd"/>
      <w:r w:rsidRPr="00736C6D">
        <w:t xml:space="preserve"> </w:t>
      </w:r>
    </w:p>
    <w:p w14:paraId="193AA01A" w14:textId="77777777" w:rsidR="00736C6D" w:rsidRPr="00736C6D" w:rsidRDefault="00736C6D" w:rsidP="00736C6D">
      <w:r w:rsidRPr="00736C6D">
        <w:lastRenderedPageBreak/>
        <w:t>三个门：</w:t>
      </w:r>
    </w:p>
    <w:p w14:paraId="791CC222" w14:textId="3DC8B09A" w:rsidR="00736C6D" w:rsidRPr="00736C6D" w:rsidRDefault="00736C6D" w:rsidP="00736C6D">
      <w:r w:rsidRPr="00736C6D">
        <w:rPr>
          <w:b/>
          <w:bCs/>
        </w:rPr>
        <w:t>遗忘门</w:t>
      </w:r>
      <w:r w:rsidRPr="00736C6D">
        <w:t>：决定丢掉多少旧信息</w:t>
      </w:r>
      <w:r w:rsidRPr="00736C6D">
        <w:t xml:space="preserve"> </w:t>
      </w:r>
      <m:oMath>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f</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f</m:t>
            </m:r>
          </m:sub>
        </m:sSub>
        <m:r>
          <w:rPr>
            <w:rFonts w:ascii="Cambria Math" w:hAnsi="Cambria Math"/>
          </w:rPr>
          <m:t>)</m:t>
        </m:r>
      </m:oMath>
      <w:r w:rsidRPr="00736C6D">
        <w:t>ft​=σ(Wf​[ht−1​,xt​]+bf​)</w:t>
      </w:r>
    </w:p>
    <w:p w14:paraId="5F50977F" w14:textId="4C590771" w:rsidR="00736C6D" w:rsidRPr="00736C6D" w:rsidRDefault="00736C6D" w:rsidP="00736C6D">
      <w:r w:rsidRPr="00736C6D">
        <w:rPr>
          <w:b/>
          <w:bCs/>
        </w:rPr>
        <w:t>输入门</w:t>
      </w:r>
      <w:r w:rsidRPr="00736C6D">
        <w:t>：决定加入多少新信息</w:t>
      </w:r>
      <w:r w:rsidRPr="00736C6D">
        <w:t xml:space="preserve"> </w:t>
      </w:r>
      <m:oMath>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i</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i</m:t>
            </m:r>
          </m:sub>
        </m:sSub>
        <m:r>
          <w:rPr>
            <w:rFonts w:ascii="Cambria Math" w:hAnsi="Cambria Math"/>
          </w:rPr>
          <m:t>)</m:t>
        </m:r>
      </m:oMath>
      <w:r w:rsidRPr="00736C6D">
        <w:t>it​=σ(Wi​[ht−1​,xt​]+bi​)</w:t>
      </w:r>
      <m:oMath>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W</m:t>
            </m:r>
          </m:e>
          <m:sub>
            <m:r>
              <w:rPr>
                <w:rFonts w:ascii="Cambria Math" w:hAnsi="Cambria Math"/>
              </w:rPr>
              <m:t>C</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C</m:t>
            </m:r>
          </m:sub>
        </m:sSub>
        <m:r>
          <w:rPr>
            <w:rFonts w:ascii="Cambria Math" w:hAnsi="Cambria Math"/>
          </w:rPr>
          <m:t>)</m:t>
        </m:r>
      </m:oMath>
      <w:r w:rsidRPr="00736C6D">
        <w:t>C~t​=tanh(WC​[ht−1​,xt​]+bC​)</w:t>
      </w:r>
    </w:p>
    <w:p w14:paraId="31D0DACC" w14:textId="762B62D5" w:rsidR="00736C6D" w:rsidRPr="00736C6D" w:rsidRDefault="00736C6D" w:rsidP="00736C6D">
      <w:r w:rsidRPr="00736C6D">
        <w:rPr>
          <w:b/>
          <w:bCs/>
        </w:rPr>
        <w:t>细胞状态更新</w:t>
      </w:r>
      <w:r w:rsidRPr="00736C6D">
        <w:t>：</w:t>
      </w:r>
      <w:r w:rsidRPr="00736C6D">
        <w:t xml:space="preserve"> </w:t>
      </w:r>
      <m:oMath>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f</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i</m:t>
            </m:r>
          </m:e>
          <m:sub>
            <m:r>
              <w:rPr>
                <w:rFonts w:ascii="Cambria Math" w:hAnsi="Cambria Math"/>
              </w:rPr>
              <m:t>t</m:t>
            </m:r>
          </m:sub>
        </m:sSub>
        <m:r>
          <w:rPr>
            <w:rFonts w:ascii="Cambria Math" w:hAnsi="Cambria Math"/>
          </w:rPr>
          <m:t>⊙</m:t>
        </m:r>
        <m:sSub>
          <m:sSubPr>
            <m:ctrlPr>
              <w:rPr>
                <w:rFonts w:ascii="Cambria Math" w:hAnsi="Cambria Math"/>
              </w:rPr>
            </m:ctrlPr>
          </m:sSubPr>
          <m:e>
            <m:acc>
              <m:accPr>
                <m:chr m:val="̃"/>
                <m:ctrlPr>
                  <w:rPr>
                    <w:rFonts w:ascii="Cambria Math" w:hAnsi="Cambria Math"/>
                  </w:rPr>
                </m:ctrlPr>
              </m:accPr>
              <m:e>
                <m:r>
                  <w:rPr>
                    <w:rFonts w:ascii="Cambria Math" w:hAnsi="Cambria Math"/>
                  </w:rPr>
                  <m:t>C</m:t>
                </m:r>
              </m:e>
            </m:acc>
          </m:e>
          <m:sub>
            <m:r>
              <w:rPr>
                <w:rFonts w:ascii="Cambria Math" w:hAnsi="Cambria Math"/>
              </w:rPr>
              <m:t>t</m:t>
            </m:r>
          </m:sub>
        </m:sSub>
      </m:oMath>
      <w:r w:rsidRPr="00736C6D">
        <w:t>Ct​=ft​</w:t>
      </w:r>
      <w:r w:rsidRPr="00736C6D">
        <w:rPr>
          <w:rFonts w:ascii="Cambria Math" w:hAnsi="Cambria Math" w:cs="Cambria Math"/>
        </w:rPr>
        <w:t>⊙</w:t>
      </w:r>
      <w:r w:rsidRPr="00736C6D">
        <w:t>Ct−1​+it​</w:t>
      </w:r>
      <w:r w:rsidRPr="00736C6D">
        <w:rPr>
          <w:rFonts w:ascii="Cambria Math" w:hAnsi="Cambria Math" w:cs="Cambria Math"/>
        </w:rPr>
        <w:t>⊙</w:t>
      </w:r>
      <w:r w:rsidRPr="00736C6D">
        <w:t>C~t​</w:t>
      </w:r>
    </w:p>
    <w:p w14:paraId="3466A106" w14:textId="6ACBF577" w:rsidR="00736C6D" w:rsidRPr="00736C6D" w:rsidRDefault="00736C6D" w:rsidP="00736C6D">
      <w:r w:rsidRPr="00736C6D">
        <w:rPr>
          <w:b/>
          <w:bCs/>
        </w:rPr>
        <w:t>输出门</w:t>
      </w:r>
      <w:r w:rsidRPr="00736C6D">
        <w:t>：</w:t>
      </w:r>
      <w:r w:rsidRPr="00736C6D">
        <w:t xml:space="preserve"> </w:t>
      </w:r>
      <m:oMath>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o</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b</m:t>
            </m:r>
          </m:e>
          <m:sub>
            <m:r>
              <w:rPr>
                <w:rFonts w:ascii="Cambria Math" w:hAnsi="Cambria Math"/>
              </w:rPr>
              <m:t>o</m:t>
            </m:r>
          </m:sub>
        </m:sSub>
        <m:r>
          <w:rPr>
            <w:rFonts w:ascii="Cambria Math" w:hAnsi="Cambria Math"/>
          </w:rPr>
          <m:t>)</m:t>
        </m:r>
      </m:oMath>
      <w:r w:rsidRPr="00736C6D">
        <w:t>ot​=σ(Wo​[ht−1​,xt​]+bo​)</w:t>
      </w:r>
      <m:oMath>
        <m:sSub>
          <m:sSubPr>
            <m:ctrlPr>
              <w:rPr>
                <w:rFonts w:ascii="Cambria Math" w:hAnsi="Cambria Math"/>
              </w:rPr>
            </m:ctrlPr>
          </m:sSubPr>
          <m:e>
            <m:r>
              <w:rPr>
                <w:rFonts w:ascii="Cambria Math" w:hAnsi="Cambria Math"/>
              </w:rPr>
              <m:t>h</m:t>
            </m:r>
          </m:e>
          <m:sub>
            <m:r>
              <w:rPr>
                <w:rFonts w:ascii="Cambria Math" w:hAnsi="Cambria Math"/>
              </w:rPr>
              <m:t>t</m:t>
            </m:r>
          </m:sub>
        </m:sSub>
        <m:r>
          <w:rPr>
            <w:rFonts w:ascii="Cambria Math" w:hAnsi="Cambria Math"/>
          </w:rPr>
          <m:t>=</m:t>
        </m:r>
        <m:sSub>
          <m:sSubPr>
            <m:ctrlPr>
              <w:rPr>
                <w:rFonts w:ascii="Cambria Math" w:hAnsi="Cambria Math"/>
              </w:rPr>
            </m:ctrlPr>
          </m:sSubPr>
          <m:e>
            <m:r>
              <w:rPr>
                <w:rFonts w:ascii="Cambria Math" w:hAnsi="Cambria Math"/>
              </w:rPr>
              <m:t>o</m:t>
            </m:r>
          </m:e>
          <m:sub>
            <m:r>
              <w:rPr>
                <w:rFonts w:ascii="Cambria Math" w:hAnsi="Cambria Math"/>
              </w:rPr>
              <m:t>t</m:t>
            </m:r>
          </m:sub>
        </m:sSub>
        <m:r>
          <w:rPr>
            <w:rFonts w:ascii="Cambria Math" w:hAnsi="Cambria Math"/>
          </w:rPr>
          <m:t>⊙</m:t>
        </m:r>
        <m:r>
          <m:rPr>
            <m:sty m:val="p"/>
          </m:rPr>
          <w:rPr>
            <w:rFonts w:ascii="Cambria Math" w:hAnsi="Cambria Math"/>
          </w:rPr>
          <m:t>tanh</m:t>
        </m:r>
        <m:r>
          <w:rPr>
            <w:rFonts w:ascii="Cambria Math" w:hAnsi="Cambria Math"/>
          </w:rPr>
          <m:t>⁡(</m:t>
        </m:r>
        <m:sSub>
          <m:sSubPr>
            <m:ctrlPr>
              <w:rPr>
                <w:rFonts w:ascii="Cambria Math" w:hAnsi="Cambria Math"/>
              </w:rPr>
            </m:ctrlPr>
          </m:sSubPr>
          <m:e>
            <m:r>
              <w:rPr>
                <w:rFonts w:ascii="Cambria Math" w:hAnsi="Cambria Math"/>
              </w:rPr>
              <m:t>C</m:t>
            </m:r>
          </m:e>
          <m:sub>
            <m:r>
              <w:rPr>
                <w:rFonts w:ascii="Cambria Math" w:hAnsi="Cambria Math"/>
              </w:rPr>
              <m:t>t</m:t>
            </m:r>
          </m:sub>
        </m:sSub>
        <m:r>
          <w:rPr>
            <w:rFonts w:ascii="Cambria Math" w:hAnsi="Cambria Math"/>
          </w:rPr>
          <m:t>)</m:t>
        </m:r>
      </m:oMath>
      <w:r w:rsidRPr="00736C6D">
        <w:t>ht​=ot​</w:t>
      </w:r>
      <w:r w:rsidRPr="00736C6D">
        <w:rPr>
          <w:rFonts w:ascii="Cambria Math" w:hAnsi="Cambria Math" w:cs="Cambria Math"/>
        </w:rPr>
        <w:t>⊙</w:t>
      </w:r>
      <w:r w:rsidRPr="00736C6D">
        <w:t>tanh(Ct​)</w:t>
      </w:r>
    </w:p>
    <w:p w14:paraId="603C1FA5" w14:textId="77777777" w:rsidR="00736C6D" w:rsidRPr="00736C6D" w:rsidRDefault="00736C6D" w:rsidP="00736C6D">
      <w:r w:rsidRPr="00736C6D">
        <w:rPr>
          <w:b/>
          <w:bCs/>
        </w:rPr>
        <w:t>直觉：</w:t>
      </w:r>
      <w:r w:rsidRPr="00736C6D">
        <w:t xml:space="preserve"> </w:t>
      </w:r>
      <w:r w:rsidRPr="00736C6D">
        <w:t>细胞状态是一条高速公路，重要信息可以直接传很远，不会被稀释。</w:t>
      </w:r>
    </w:p>
    <w:p w14:paraId="7D96ED2E" w14:textId="77777777" w:rsidR="00736C6D" w:rsidRPr="00736C6D" w:rsidRDefault="00422B04" w:rsidP="00736C6D">
      <w:r>
        <w:pict w14:anchorId="084EA028">
          <v:rect id="_x0000_i1026" style="width:0;height:1.5pt" o:hralign="center" o:hrstd="t" o:hr="t" fillcolor="#a0a0a0" stroked="f"/>
        </w:pict>
      </w:r>
    </w:p>
    <w:p w14:paraId="221601A9" w14:textId="77777777" w:rsidR="00736C6D" w:rsidRPr="00736C6D" w:rsidRDefault="00736C6D" w:rsidP="00736C6D">
      <w:pPr>
        <w:rPr>
          <w:b/>
          <w:bCs/>
        </w:rPr>
      </w:pPr>
      <w:r w:rsidRPr="00736C6D">
        <w:rPr>
          <w:b/>
          <w:bCs/>
        </w:rPr>
        <w:t>GRU</w:t>
      </w:r>
      <w:r w:rsidRPr="00736C6D">
        <w:rPr>
          <w:b/>
          <w:bCs/>
        </w:rPr>
        <w:t>的结构</w:t>
      </w:r>
    </w:p>
    <w:p w14:paraId="414A854A" w14:textId="77777777" w:rsidR="00736C6D" w:rsidRPr="00736C6D" w:rsidRDefault="00736C6D" w:rsidP="00736C6D">
      <w:r w:rsidRPr="00736C6D">
        <w:t>GRU</w:t>
      </w:r>
      <w:r w:rsidRPr="00736C6D">
        <w:t>（</w:t>
      </w:r>
      <w:r w:rsidRPr="00736C6D">
        <w:t>Gated Recurrent Unit</w:t>
      </w:r>
      <w:r w:rsidRPr="00736C6D">
        <w:t>）是</w:t>
      </w:r>
      <w:r w:rsidRPr="00736C6D">
        <w:t>LSTM</w:t>
      </w:r>
      <w:r w:rsidRPr="00736C6D">
        <w:t>的简化版，把三个门合并成两个：</w:t>
      </w:r>
    </w:p>
    <w:p w14:paraId="62E83A01" w14:textId="77777777" w:rsidR="00736C6D" w:rsidRPr="00736C6D" w:rsidRDefault="00736C6D" w:rsidP="00736C6D">
      <w:r w:rsidRPr="00736C6D">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15"/>
        <w:gridCol w:w="2534"/>
        <w:gridCol w:w="2175"/>
      </w:tblGrid>
      <w:tr w:rsidR="00736C6D" w:rsidRPr="00736C6D" w14:paraId="134CD5BC" w14:textId="77777777">
        <w:trPr>
          <w:tblHeader/>
          <w:tblCellSpacing w:w="15" w:type="dxa"/>
        </w:trPr>
        <w:tc>
          <w:tcPr>
            <w:tcW w:w="0" w:type="auto"/>
            <w:vAlign w:val="center"/>
            <w:hideMark/>
          </w:tcPr>
          <w:p w14:paraId="02061534" w14:textId="77777777" w:rsidR="00736C6D" w:rsidRPr="00736C6D" w:rsidRDefault="00736C6D" w:rsidP="00736C6D"/>
        </w:tc>
        <w:tc>
          <w:tcPr>
            <w:tcW w:w="0" w:type="auto"/>
            <w:vAlign w:val="center"/>
            <w:hideMark/>
          </w:tcPr>
          <w:p w14:paraId="3E682164" w14:textId="77777777" w:rsidR="00736C6D" w:rsidRPr="00736C6D" w:rsidRDefault="00736C6D" w:rsidP="00736C6D">
            <w:pPr>
              <w:rPr>
                <w:b/>
                <w:bCs/>
              </w:rPr>
            </w:pPr>
            <w:r w:rsidRPr="00736C6D">
              <w:rPr>
                <w:b/>
                <w:bCs/>
              </w:rPr>
              <w:t>LSTM</w:t>
            </w:r>
          </w:p>
        </w:tc>
        <w:tc>
          <w:tcPr>
            <w:tcW w:w="0" w:type="auto"/>
            <w:vAlign w:val="center"/>
            <w:hideMark/>
          </w:tcPr>
          <w:p w14:paraId="3BD5C755" w14:textId="77777777" w:rsidR="00736C6D" w:rsidRPr="00736C6D" w:rsidRDefault="00736C6D" w:rsidP="00736C6D">
            <w:pPr>
              <w:rPr>
                <w:b/>
                <w:bCs/>
              </w:rPr>
            </w:pPr>
            <w:r w:rsidRPr="00736C6D">
              <w:rPr>
                <w:b/>
                <w:bCs/>
              </w:rPr>
              <w:t>GRU</w:t>
            </w:r>
          </w:p>
        </w:tc>
      </w:tr>
      <w:tr w:rsidR="00736C6D" w:rsidRPr="00736C6D" w14:paraId="7F6302E0" w14:textId="77777777">
        <w:trPr>
          <w:tblCellSpacing w:w="15" w:type="dxa"/>
        </w:trPr>
        <w:tc>
          <w:tcPr>
            <w:tcW w:w="0" w:type="auto"/>
            <w:vAlign w:val="center"/>
            <w:hideMark/>
          </w:tcPr>
          <w:p w14:paraId="05B03636" w14:textId="77777777" w:rsidR="00736C6D" w:rsidRPr="00736C6D" w:rsidRDefault="00736C6D" w:rsidP="00736C6D">
            <w:r w:rsidRPr="00736C6D">
              <w:t>门的数量</w:t>
            </w:r>
          </w:p>
        </w:tc>
        <w:tc>
          <w:tcPr>
            <w:tcW w:w="0" w:type="auto"/>
            <w:vAlign w:val="center"/>
            <w:hideMark/>
          </w:tcPr>
          <w:p w14:paraId="541C6FD6" w14:textId="77777777" w:rsidR="00736C6D" w:rsidRPr="00736C6D" w:rsidRDefault="00736C6D" w:rsidP="00736C6D">
            <w:r w:rsidRPr="00736C6D">
              <w:t>3</w:t>
            </w:r>
            <w:r w:rsidRPr="00736C6D">
              <w:t>个（遗忘、输入、输出）</w:t>
            </w:r>
          </w:p>
        </w:tc>
        <w:tc>
          <w:tcPr>
            <w:tcW w:w="0" w:type="auto"/>
            <w:vAlign w:val="center"/>
            <w:hideMark/>
          </w:tcPr>
          <w:p w14:paraId="61FB43C0" w14:textId="77777777" w:rsidR="00736C6D" w:rsidRPr="00736C6D" w:rsidRDefault="00736C6D" w:rsidP="00736C6D">
            <w:r w:rsidRPr="00736C6D">
              <w:t>2</w:t>
            </w:r>
            <w:r w:rsidRPr="00736C6D">
              <w:t>个（重置、更新）</w:t>
            </w:r>
          </w:p>
        </w:tc>
      </w:tr>
      <w:tr w:rsidR="00736C6D" w:rsidRPr="00736C6D" w14:paraId="534D2D6C" w14:textId="77777777">
        <w:trPr>
          <w:tblCellSpacing w:w="15" w:type="dxa"/>
        </w:trPr>
        <w:tc>
          <w:tcPr>
            <w:tcW w:w="0" w:type="auto"/>
            <w:vAlign w:val="center"/>
            <w:hideMark/>
          </w:tcPr>
          <w:p w14:paraId="14723B52" w14:textId="77777777" w:rsidR="00736C6D" w:rsidRPr="00736C6D" w:rsidRDefault="00736C6D" w:rsidP="00736C6D">
            <w:r w:rsidRPr="00736C6D">
              <w:t>细胞状态</w:t>
            </w:r>
          </w:p>
        </w:tc>
        <w:tc>
          <w:tcPr>
            <w:tcW w:w="0" w:type="auto"/>
            <w:vAlign w:val="center"/>
            <w:hideMark/>
          </w:tcPr>
          <w:p w14:paraId="7D5A7AA6" w14:textId="77777777" w:rsidR="00736C6D" w:rsidRPr="00736C6D" w:rsidRDefault="00736C6D" w:rsidP="00736C6D">
            <w:r w:rsidRPr="00736C6D">
              <w:t>有独立的</w:t>
            </w:r>
            <w:r w:rsidRPr="00736C6D">
              <w:t>Cell State</w:t>
            </w:r>
          </w:p>
        </w:tc>
        <w:tc>
          <w:tcPr>
            <w:tcW w:w="0" w:type="auto"/>
            <w:vAlign w:val="center"/>
            <w:hideMark/>
          </w:tcPr>
          <w:p w14:paraId="1320258C" w14:textId="77777777" w:rsidR="00736C6D" w:rsidRPr="00736C6D" w:rsidRDefault="00736C6D" w:rsidP="00736C6D">
            <w:r w:rsidRPr="00736C6D">
              <w:t>没有，合并到隐藏状态</w:t>
            </w:r>
          </w:p>
        </w:tc>
      </w:tr>
      <w:tr w:rsidR="00736C6D" w:rsidRPr="00736C6D" w14:paraId="2DC4A748" w14:textId="77777777">
        <w:trPr>
          <w:tblCellSpacing w:w="15" w:type="dxa"/>
        </w:trPr>
        <w:tc>
          <w:tcPr>
            <w:tcW w:w="0" w:type="auto"/>
            <w:vAlign w:val="center"/>
            <w:hideMark/>
          </w:tcPr>
          <w:p w14:paraId="52D45F9A" w14:textId="77777777" w:rsidR="00736C6D" w:rsidRPr="00736C6D" w:rsidRDefault="00736C6D" w:rsidP="00736C6D">
            <w:r w:rsidRPr="00736C6D">
              <w:t>参数量</w:t>
            </w:r>
          </w:p>
        </w:tc>
        <w:tc>
          <w:tcPr>
            <w:tcW w:w="0" w:type="auto"/>
            <w:vAlign w:val="center"/>
            <w:hideMark/>
          </w:tcPr>
          <w:p w14:paraId="386468D8" w14:textId="77777777" w:rsidR="00736C6D" w:rsidRPr="00736C6D" w:rsidRDefault="00736C6D" w:rsidP="00736C6D">
            <w:r w:rsidRPr="00736C6D">
              <w:t>多</w:t>
            </w:r>
          </w:p>
        </w:tc>
        <w:tc>
          <w:tcPr>
            <w:tcW w:w="0" w:type="auto"/>
            <w:vAlign w:val="center"/>
            <w:hideMark/>
          </w:tcPr>
          <w:p w14:paraId="7F16EE65" w14:textId="77777777" w:rsidR="00736C6D" w:rsidRPr="00736C6D" w:rsidRDefault="00736C6D" w:rsidP="00736C6D">
            <w:r w:rsidRPr="00736C6D">
              <w:t>少约</w:t>
            </w:r>
            <w:r w:rsidRPr="00736C6D">
              <w:t>25%</w:t>
            </w:r>
          </w:p>
        </w:tc>
      </w:tr>
      <w:tr w:rsidR="00736C6D" w:rsidRPr="00736C6D" w14:paraId="1A6CDB73" w14:textId="77777777">
        <w:trPr>
          <w:tblCellSpacing w:w="15" w:type="dxa"/>
        </w:trPr>
        <w:tc>
          <w:tcPr>
            <w:tcW w:w="0" w:type="auto"/>
            <w:vAlign w:val="center"/>
            <w:hideMark/>
          </w:tcPr>
          <w:p w14:paraId="6C52421B" w14:textId="77777777" w:rsidR="00736C6D" w:rsidRPr="00736C6D" w:rsidRDefault="00736C6D" w:rsidP="00736C6D">
            <w:r w:rsidRPr="00736C6D">
              <w:t>性能</w:t>
            </w:r>
          </w:p>
        </w:tc>
        <w:tc>
          <w:tcPr>
            <w:tcW w:w="0" w:type="auto"/>
            <w:vAlign w:val="center"/>
            <w:hideMark/>
          </w:tcPr>
          <w:p w14:paraId="2ABEF48E" w14:textId="77777777" w:rsidR="00736C6D" w:rsidRPr="00736C6D" w:rsidRDefault="00736C6D" w:rsidP="00736C6D">
            <w:r w:rsidRPr="00736C6D">
              <w:t>略好（数据多时）</w:t>
            </w:r>
          </w:p>
        </w:tc>
        <w:tc>
          <w:tcPr>
            <w:tcW w:w="0" w:type="auto"/>
            <w:vAlign w:val="center"/>
            <w:hideMark/>
          </w:tcPr>
          <w:p w14:paraId="7AB8B10B" w14:textId="77777777" w:rsidR="00736C6D" w:rsidRPr="00736C6D" w:rsidRDefault="00736C6D" w:rsidP="00736C6D">
            <w:r w:rsidRPr="00736C6D">
              <w:t>相当（数据少时更好）</w:t>
            </w:r>
          </w:p>
        </w:tc>
      </w:tr>
    </w:tbl>
    <w:p w14:paraId="5D2B8658" w14:textId="77777777" w:rsidR="00736C6D" w:rsidRPr="00736C6D" w:rsidRDefault="00736C6D" w:rsidP="00736C6D">
      <w:r w:rsidRPr="00736C6D">
        <w:rPr>
          <w:b/>
          <w:bCs/>
        </w:rPr>
        <w:t>GRU</w:t>
      </w:r>
      <w:r w:rsidRPr="00736C6D">
        <w:rPr>
          <w:b/>
          <w:bCs/>
        </w:rPr>
        <w:t>两个门：</w:t>
      </w:r>
    </w:p>
    <w:p w14:paraId="69CDC751" w14:textId="50C692C7" w:rsidR="00736C6D" w:rsidRPr="00736C6D" w:rsidRDefault="00736C6D" w:rsidP="00736C6D">
      <w:r w:rsidRPr="00736C6D">
        <w:rPr>
          <w:b/>
          <w:bCs/>
        </w:rPr>
        <w:t>重置门</w:t>
      </w:r>
      <w:r w:rsidRPr="00736C6D">
        <w:t>：控制用多少过去的信息来计算候选状态</w:t>
      </w:r>
      <w:r w:rsidRPr="00736C6D">
        <w:t xml:space="preserve"> </w:t>
      </w:r>
      <m:oMath>
        <m:sSub>
          <m:sSubPr>
            <m:ctrlPr>
              <w:rPr>
                <w:rFonts w:ascii="Cambria Math" w:hAnsi="Cambria Math"/>
              </w:rPr>
            </m:ctrlPr>
          </m:sSubPr>
          <m:e>
            <m:r>
              <w:rPr>
                <w:rFonts w:ascii="Cambria Math" w:hAnsi="Cambria Math"/>
              </w:rPr>
              <m:t>r</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r</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Pr="00736C6D">
        <w:t>rt​=σ(Wr​[ht−1​,xt​])</w:t>
      </w:r>
    </w:p>
    <w:p w14:paraId="1664571A" w14:textId="0F65F873" w:rsidR="00736C6D" w:rsidRPr="00736C6D" w:rsidRDefault="00736C6D" w:rsidP="00736C6D">
      <w:r w:rsidRPr="00736C6D">
        <w:rPr>
          <w:b/>
          <w:bCs/>
        </w:rPr>
        <w:t>更新门</w:t>
      </w:r>
      <w:r w:rsidRPr="00736C6D">
        <w:t>：控制保留多少旧状态，加入多少新状态</w:t>
      </w:r>
      <w:r w:rsidRPr="00736C6D">
        <w:t xml:space="preserve"> </w:t>
      </w:r>
      <m:oMath>
        <m:sSub>
          <m:sSubPr>
            <m:ctrlPr>
              <w:rPr>
                <w:rFonts w:ascii="Cambria Math" w:hAnsi="Cambria Math"/>
              </w:rPr>
            </m:ctrlPr>
          </m:sSubPr>
          <m:e>
            <m:r>
              <w:rPr>
                <w:rFonts w:ascii="Cambria Math" w:hAnsi="Cambria Math"/>
              </w:rPr>
              <m:t>z</m:t>
            </m:r>
          </m:e>
          <m:sub>
            <m:r>
              <w:rPr>
                <w:rFonts w:ascii="Cambria Math" w:hAnsi="Cambria Math"/>
              </w:rPr>
              <m:t>t</m:t>
            </m:r>
          </m:sub>
        </m:sSub>
        <m:r>
          <w:rPr>
            <w:rFonts w:ascii="Cambria Math" w:hAnsi="Cambria Math"/>
          </w:rPr>
          <m:t>=σ(</m:t>
        </m:r>
        <m:sSub>
          <m:sSubPr>
            <m:ctrlPr>
              <w:rPr>
                <w:rFonts w:ascii="Cambria Math" w:hAnsi="Cambria Math"/>
              </w:rPr>
            </m:ctrlPr>
          </m:sSubPr>
          <m:e>
            <m:r>
              <w:rPr>
                <w:rFonts w:ascii="Cambria Math" w:hAnsi="Cambria Math"/>
              </w:rPr>
              <m:t>W</m:t>
            </m:r>
          </m:e>
          <m:sub>
            <m:r>
              <w:rPr>
                <w:rFonts w:ascii="Cambria Math" w:hAnsi="Cambria Math"/>
              </w:rPr>
              <m:t>z</m:t>
            </m:r>
          </m:sub>
        </m:sSub>
        <m:r>
          <w:rPr>
            <w:rFonts w:ascii="Cambria Math" w:hAnsi="Cambria Math"/>
          </w:rPr>
          <m:t>[</m:t>
        </m:r>
        <m:sSub>
          <m:sSubPr>
            <m:ctrlPr>
              <w:rPr>
                <w:rFonts w:ascii="Cambria Math" w:hAnsi="Cambria Math"/>
              </w:rPr>
            </m:ctrlPr>
          </m:sSubPr>
          <m:e>
            <m:r>
              <w:rPr>
                <w:rFonts w:ascii="Cambria Math" w:hAnsi="Cambria Math"/>
              </w:rPr>
              <m:t>h</m:t>
            </m:r>
          </m:e>
          <m:sub>
            <m:r>
              <w:rPr>
                <w:rFonts w:ascii="Cambria Math" w:hAnsi="Cambria Math"/>
              </w:rPr>
              <m:t>t-1</m:t>
            </m:r>
          </m:sub>
        </m:sSub>
        <m:r>
          <w:rPr>
            <w:rFonts w:ascii="Cambria Math" w:hAnsi="Cambria Math"/>
          </w:rPr>
          <m:t>,</m:t>
        </m:r>
        <m:sSub>
          <m:sSubPr>
            <m:ctrlPr>
              <w:rPr>
                <w:rFonts w:ascii="Cambria Math" w:hAnsi="Cambria Math"/>
              </w:rPr>
            </m:ctrlPr>
          </m:sSubPr>
          <m:e>
            <m:r>
              <w:rPr>
                <w:rFonts w:ascii="Cambria Math" w:hAnsi="Cambria Math"/>
              </w:rPr>
              <m:t>x</m:t>
            </m:r>
          </m:e>
          <m:sub>
            <m:r>
              <w:rPr>
                <w:rFonts w:ascii="Cambria Math" w:hAnsi="Cambria Math"/>
              </w:rPr>
              <m:t>t</m:t>
            </m:r>
          </m:sub>
        </m:sSub>
        <m:r>
          <w:rPr>
            <w:rFonts w:ascii="Cambria Math" w:hAnsi="Cambria Math"/>
          </w:rPr>
          <m:t>])</m:t>
        </m:r>
      </m:oMath>
      <w:r w:rsidRPr="00736C6D">
        <w:t>zt​=σ(Wz​[ht−1​,xt​])</w:t>
      </w:r>
    </w:p>
    <w:p w14:paraId="226E50C5" w14:textId="77777777" w:rsidR="00736C6D" w:rsidRPr="00736C6D" w:rsidRDefault="00422B04" w:rsidP="00736C6D">
      <w:r>
        <w:pict w14:anchorId="4B62CD23">
          <v:rect id="_x0000_i1027" style="width:0;height:1.5pt" o:hralign="center" o:hrstd="t" o:hr="t" fillcolor="#a0a0a0" stroked="f"/>
        </w:pict>
      </w:r>
    </w:p>
    <w:p w14:paraId="7D1D649D" w14:textId="77777777" w:rsidR="00736C6D" w:rsidRPr="00736C6D" w:rsidRDefault="00736C6D" w:rsidP="00736C6D">
      <w:pPr>
        <w:rPr>
          <w:b/>
          <w:bCs/>
        </w:rPr>
      </w:pPr>
      <w:r w:rsidRPr="00736C6D">
        <w:rPr>
          <w:b/>
          <w:bCs/>
        </w:rPr>
        <w:t>三者对比总结</w:t>
      </w:r>
    </w:p>
    <w:p w14:paraId="6BA9CD13" w14:textId="77777777" w:rsidR="00736C6D" w:rsidRPr="00736C6D" w:rsidRDefault="00736C6D" w:rsidP="00736C6D">
      <w:r w:rsidRPr="00736C6D">
        <w:t>RNN</w:t>
      </w:r>
      <w:r w:rsidRPr="00736C6D">
        <w:t>：</w:t>
      </w:r>
      <w:r w:rsidRPr="00736C6D">
        <w:t xml:space="preserve"> </w:t>
      </w:r>
      <w:r w:rsidRPr="00736C6D">
        <w:t>结构简单，但梯度消失，记不住长期信息</w:t>
      </w:r>
      <w:r w:rsidRPr="00736C6D">
        <w:t xml:space="preserve"> LSTM</w:t>
      </w:r>
      <w:r w:rsidRPr="00736C6D">
        <w:t>：</w:t>
      </w:r>
      <w:r w:rsidRPr="00736C6D">
        <w:t xml:space="preserve"> </w:t>
      </w:r>
      <w:r w:rsidRPr="00736C6D">
        <w:t>加了</w:t>
      </w:r>
      <w:r w:rsidRPr="00736C6D">
        <w:t>Cell State</w:t>
      </w:r>
      <w:r w:rsidRPr="00736C6D">
        <w:t>高速公路</w:t>
      </w:r>
      <w:r w:rsidRPr="00736C6D">
        <w:t xml:space="preserve"> + 3</w:t>
      </w:r>
      <w:r w:rsidRPr="00736C6D">
        <w:t>个门</w:t>
      </w:r>
      <w:r w:rsidRPr="00736C6D">
        <w:t xml:space="preserve"> </w:t>
      </w:r>
      <w:r w:rsidRPr="00736C6D">
        <w:t>能记住长期信息，但参数多，训练慢</w:t>
      </w:r>
      <w:r w:rsidRPr="00736C6D">
        <w:t xml:space="preserve"> GRU</w:t>
      </w:r>
      <w:r w:rsidRPr="00736C6D">
        <w:t>：</w:t>
      </w:r>
      <w:r w:rsidRPr="00736C6D">
        <w:t xml:space="preserve"> LSTM</w:t>
      </w:r>
      <w:r w:rsidRPr="00736C6D">
        <w:t>的简化版，</w:t>
      </w:r>
      <w:r w:rsidRPr="00736C6D">
        <w:t>2</w:t>
      </w:r>
      <w:r w:rsidRPr="00736C6D">
        <w:t>个门，参数少</w:t>
      </w:r>
      <w:r w:rsidRPr="00736C6D">
        <w:t xml:space="preserve"> </w:t>
      </w:r>
      <w:r w:rsidRPr="00736C6D">
        <w:t>数据量小时和</w:t>
      </w:r>
      <w:r w:rsidRPr="00736C6D">
        <w:t>LSTM</w:t>
      </w:r>
      <w:r w:rsidRPr="00736C6D">
        <w:t>性能相当，训练更快</w:t>
      </w:r>
      <w:r w:rsidRPr="00736C6D">
        <w:t xml:space="preserve"> </w:t>
      </w:r>
    </w:p>
    <w:p w14:paraId="6C2D3D6C" w14:textId="77777777" w:rsidR="00736C6D" w:rsidRPr="00736C6D" w:rsidRDefault="00736C6D" w:rsidP="00736C6D">
      <w:r w:rsidRPr="00736C6D">
        <w:rPr>
          <w:b/>
          <w:bCs/>
        </w:rPr>
        <w:t>面试里如果被问到为什么不用</w:t>
      </w:r>
      <w:r w:rsidRPr="00736C6D">
        <w:rPr>
          <w:b/>
          <w:bCs/>
        </w:rPr>
        <w:t>GRU</w:t>
      </w:r>
      <w:r w:rsidRPr="00736C6D">
        <w:rPr>
          <w:b/>
          <w:bCs/>
        </w:rPr>
        <w:t>：</w:t>
      </w:r>
    </w:p>
    <w:p w14:paraId="1E9A4B40" w14:textId="77777777" w:rsidR="00736C6D" w:rsidRPr="00736C6D" w:rsidRDefault="00736C6D" w:rsidP="00736C6D">
      <w:r w:rsidRPr="00736C6D">
        <w:t>"GRU</w:t>
      </w:r>
      <w:r w:rsidRPr="00736C6D">
        <w:t>在数据量较少时是个好选择，参数更少不容易过拟合。我选</w:t>
      </w:r>
      <w:r w:rsidRPr="00736C6D">
        <w:t>LSTM</w:t>
      </w:r>
      <w:r w:rsidRPr="00736C6D">
        <w:t>是因为设备退化的长期依赖更复杂，</w:t>
      </w:r>
      <w:r w:rsidRPr="00736C6D">
        <w:t>LSTM</w:t>
      </w:r>
      <w:r w:rsidRPr="00736C6D">
        <w:t>的</w:t>
      </w:r>
      <w:r w:rsidRPr="00736C6D">
        <w:t>Cell State</w:t>
      </w:r>
      <w:r w:rsidRPr="00736C6D">
        <w:t>对长期记忆的控制更精细。实际上两者都值得尝试。</w:t>
      </w:r>
      <w:r w:rsidRPr="00736C6D">
        <w:t>"</w:t>
      </w:r>
    </w:p>
    <w:p w14:paraId="57537A83" w14:textId="7B9C991D" w:rsidR="00736C6D" w:rsidRDefault="009014A9" w:rsidP="00E81EE2">
      <w:pPr>
        <w:rPr>
          <w:color w:val="FF0000"/>
        </w:rPr>
      </w:pPr>
      <w:r w:rsidRPr="009014A9">
        <w:rPr>
          <w:color w:val="FF0000"/>
        </w:rPr>
        <w:t>tanh</w:t>
      </w:r>
      <w:r w:rsidRPr="009014A9">
        <w:rPr>
          <w:color w:val="FF0000"/>
        </w:rPr>
        <w:t>的导数最大值</w:t>
      </w:r>
      <w:r w:rsidRPr="009014A9">
        <w:rPr>
          <w:color w:val="FF0000"/>
        </w:rPr>
        <w:t xml:space="preserve"> = 1</w:t>
      </w:r>
      <w:r w:rsidRPr="009014A9">
        <w:rPr>
          <w:color w:val="FF0000"/>
        </w:rPr>
        <w:t>，通常</w:t>
      </w:r>
      <w:r w:rsidRPr="009014A9">
        <w:rPr>
          <w:color w:val="FF0000"/>
        </w:rPr>
        <w:t xml:space="preserve"> &lt;&lt; 1 </w:t>
      </w:r>
      <w:proofErr w:type="spellStart"/>
      <w:r w:rsidRPr="009014A9">
        <w:rPr>
          <w:color w:val="FF0000"/>
        </w:rPr>
        <w:t>W_h</w:t>
      </w:r>
      <w:proofErr w:type="spellEnd"/>
      <w:r w:rsidRPr="009014A9">
        <w:rPr>
          <w:color w:val="FF0000"/>
        </w:rPr>
        <w:t xml:space="preserve"> </w:t>
      </w:r>
      <w:r w:rsidRPr="009014A9">
        <w:rPr>
          <w:color w:val="FF0000"/>
        </w:rPr>
        <w:t>的特征值如果</w:t>
      </w:r>
      <w:r w:rsidRPr="009014A9">
        <w:rPr>
          <w:color w:val="FF0000"/>
        </w:rPr>
        <w:t xml:space="preserve"> &lt; 1 → </w:t>
      </w:r>
      <w:r w:rsidRPr="009014A9">
        <w:rPr>
          <w:color w:val="FF0000"/>
        </w:rPr>
        <w:t>每步乘以一个</w:t>
      </w:r>
      <w:r w:rsidRPr="009014A9">
        <w:rPr>
          <w:color w:val="FF0000"/>
        </w:rPr>
        <w:t xml:space="preserve"> &lt; 1 </w:t>
      </w:r>
      <w:r w:rsidRPr="009014A9">
        <w:rPr>
          <w:color w:val="FF0000"/>
        </w:rPr>
        <w:t>的数</w:t>
      </w:r>
      <w:r w:rsidRPr="009014A9">
        <w:rPr>
          <w:color w:val="FF0000"/>
        </w:rPr>
        <w:t xml:space="preserve"> → 100</w:t>
      </w:r>
      <w:r w:rsidRPr="009014A9">
        <w:rPr>
          <w:color w:val="FF0000"/>
        </w:rPr>
        <w:t>步之后：</w:t>
      </w:r>
      <w:r w:rsidRPr="009014A9">
        <w:rPr>
          <w:color w:val="FF0000"/>
        </w:rPr>
        <w:t xml:space="preserve">0.9^100 ≈ 0.000027 → </w:t>
      </w:r>
      <w:r w:rsidRPr="009014A9">
        <w:rPr>
          <w:color w:val="FF0000"/>
        </w:rPr>
        <w:t>梯度趋近于</w:t>
      </w:r>
      <w:r w:rsidRPr="009014A9">
        <w:rPr>
          <w:color w:val="FF0000"/>
        </w:rPr>
        <w:t>0</w:t>
      </w:r>
      <w:r w:rsidRPr="009014A9">
        <w:rPr>
          <w:color w:val="FF0000"/>
        </w:rPr>
        <w:t>，早期信息完全消失</w:t>
      </w:r>
    </w:p>
    <w:p w14:paraId="6A7FB2A1" w14:textId="77777777" w:rsidR="009C5B1F" w:rsidRDefault="009C5B1F" w:rsidP="00E81EE2">
      <w:pPr>
        <w:rPr>
          <w:color w:val="FF0000"/>
        </w:rPr>
      </w:pPr>
    </w:p>
    <w:p w14:paraId="7828B06D" w14:textId="77777777" w:rsidR="009C5B1F" w:rsidRPr="009C5B1F" w:rsidRDefault="009C5B1F" w:rsidP="009C5B1F">
      <w:pPr>
        <w:rPr>
          <w:color w:val="FF0000"/>
        </w:rPr>
      </w:pPr>
      <w:r w:rsidRPr="009C5B1F">
        <w:rPr>
          <w:color w:val="FF0000"/>
        </w:rPr>
        <w:t>LSTM</w:t>
      </w:r>
      <w:r w:rsidRPr="009C5B1F">
        <w:rPr>
          <w:color w:val="FF0000"/>
        </w:rPr>
        <w:t>的</w:t>
      </w:r>
      <w:r w:rsidRPr="009C5B1F">
        <w:rPr>
          <w:color w:val="FF0000"/>
        </w:rPr>
        <w:t>Cell State</w:t>
      </w:r>
      <w:r w:rsidRPr="009C5B1F">
        <w:rPr>
          <w:color w:val="FF0000"/>
        </w:rPr>
        <w:t>更新：</w:t>
      </w:r>
    </w:p>
    <w:p w14:paraId="4C052EA6" w14:textId="7E9E49A0" w:rsidR="009C5B1F" w:rsidRPr="009C5B1F" w:rsidRDefault="00422B04" w:rsidP="009C5B1F">
      <w:pPr>
        <w:rPr>
          <w:color w:val="FF0000"/>
        </w:rPr>
      </w:pPr>
      <m:oMath>
        <m:sSub>
          <m:sSubPr>
            <m:ctrlPr>
              <w:rPr>
                <w:rFonts w:ascii="Cambria Math" w:hAnsi="Cambria Math"/>
                <w:color w:val="FF0000"/>
              </w:rPr>
            </m:ctrlPr>
          </m:sSubPr>
          <m:e>
            <m:r>
              <w:rPr>
                <w:rFonts w:ascii="Cambria Math" w:hAnsi="Cambria Math"/>
                <w:color w:val="FF0000"/>
              </w:rPr>
              <m:t>C</m:t>
            </m:r>
          </m:e>
          <m:sub>
            <m:r>
              <w:rPr>
                <w:rFonts w:ascii="Cambria Math" w:hAnsi="Cambria Math"/>
                <w:color w:val="FF0000"/>
              </w:rPr>
              <m:t>t</m:t>
            </m:r>
          </m:sub>
        </m:sSub>
        <m:r>
          <w:rPr>
            <w:rFonts w:ascii="Cambria Math" w:hAnsi="Cambria Math"/>
            <w:color w:val="FF0000"/>
          </w:rPr>
          <m:t>=</m:t>
        </m:r>
        <m:sSub>
          <m:sSubPr>
            <m:ctrlPr>
              <w:rPr>
                <w:rFonts w:ascii="Cambria Math" w:hAnsi="Cambria Math"/>
                <w:color w:val="FF0000"/>
              </w:rPr>
            </m:ctrlPr>
          </m:sSubPr>
          <m:e>
            <m:r>
              <w:rPr>
                <w:rFonts w:ascii="Cambria Math" w:hAnsi="Cambria Math"/>
                <w:color w:val="FF0000"/>
              </w:rPr>
              <m:t>f</m:t>
            </m:r>
          </m:e>
          <m:sub>
            <m:r>
              <w:rPr>
                <w:rFonts w:ascii="Cambria Math" w:hAnsi="Cambria Math"/>
                <w:color w:val="FF0000"/>
              </w:rPr>
              <m:t>t</m:t>
            </m:r>
          </m:sub>
        </m:sSub>
        <m:r>
          <w:rPr>
            <w:rFonts w:ascii="Cambria Math" w:hAnsi="Cambria Math"/>
            <w:color w:val="FF0000"/>
          </w:rPr>
          <m:t>⊙</m:t>
        </m:r>
        <m:sSub>
          <m:sSubPr>
            <m:ctrlPr>
              <w:rPr>
                <w:rFonts w:ascii="Cambria Math" w:hAnsi="Cambria Math"/>
                <w:color w:val="FF0000"/>
              </w:rPr>
            </m:ctrlPr>
          </m:sSubPr>
          <m:e>
            <m:r>
              <w:rPr>
                <w:rFonts w:ascii="Cambria Math" w:hAnsi="Cambria Math"/>
                <w:color w:val="FF0000"/>
              </w:rPr>
              <m:t>C</m:t>
            </m:r>
          </m:e>
          <m:sub>
            <m:r>
              <w:rPr>
                <w:rFonts w:ascii="Cambria Math" w:hAnsi="Cambria Math"/>
                <w:color w:val="FF0000"/>
              </w:rPr>
              <m:t>t-1</m:t>
            </m:r>
          </m:sub>
        </m:sSub>
        <m:r>
          <w:rPr>
            <w:rFonts w:ascii="Cambria Math" w:hAnsi="Cambria Math"/>
            <w:color w:val="FF0000"/>
          </w:rPr>
          <m:t>+</m:t>
        </m:r>
        <m:sSub>
          <m:sSubPr>
            <m:ctrlPr>
              <w:rPr>
                <w:rFonts w:ascii="Cambria Math" w:hAnsi="Cambria Math"/>
                <w:color w:val="FF0000"/>
              </w:rPr>
            </m:ctrlPr>
          </m:sSubPr>
          <m:e>
            <m:r>
              <w:rPr>
                <w:rFonts w:ascii="Cambria Math" w:hAnsi="Cambria Math"/>
                <w:color w:val="FF0000"/>
              </w:rPr>
              <m:t>i</m:t>
            </m:r>
          </m:e>
          <m:sub>
            <m:r>
              <w:rPr>
                <w:rFonts w:ascii="Cambria Math" w:hAnsi="Cambria Math"/>
                <w:color w:val="FF0000"/>
              </w:rPr>
              <m:t>t</m:t>
            </m:r>
          </m:sub>
        </m:sSub>
        <m:r>
          <w:rPr>
            <w:rFonts w:ascii="Cambria Math" w:hAnsi="Cambria Math"/>
            <w:color w:val="FF0000"/>
          </w:rPr>
          <m:t>⊙</m:t>
        </m:r>
        <m:sSub>
          <m:sSubPr>
            <m:ctrlPr>
              <w:rPr>
                <w:rFonts w:ascii="Cambria Math" w:hAnsi="Cambria Math"/>
                <w:color w:val="FF0000"/>
              </w:rPr>
            </m:ctrlPr>
          </m:sSubPr>
          <m:e>
            <m:acc>
              <m:accPr>
                <m:chr m:val="̃"/>
                <m:ctrlPr>
                  <w:rPr>
                    <w:rFonts w:ascii="Cambria Math" w:hAnsi="Cambria Math"/>
                    <w:color w:val="FF0000"/>
                  </w:rPr>
                </m:ctrlPr>
              </m:accPr>
              <m:e>
                <m:r>
                  <w:rPr>
                    <w:rFonts w:ascii="Cambria Math" w:hAnsi="Cambria Math"/>
                    <w:color w:val="FF0000"/>
                  </w:rPr>
                  <m:t>C</m:t>
                </m:r>
              </m:e>
            </m:acc>
          </m:e>
          <m:sub>
            <m:r>
              <w:rPr>
                <w:rFonts w:ascii="Cambria Math" w:hAnsi="Cambria Math"/>
                <w:color w:val="FF0000"/>
              </w:rPr>
              <m:t>t</m:t>
            </m:r>
          </m:sub>
        </m:sSub>
      </m:oMath>
      <w:r w:rsidR="009C5B1F" w:rsidRPr="009C5B1F">
        <w:rPr>
          <w:color w:val="FF0000"/>
        </w:rPr>
        <w:t>Ct​=ft​</w:t>
      </w:r>
      <w:r w:rsidR="009C5B1F" w:rsidRPr="009C5B1F">
        <w:rPr>
          <w:rFonts w:ascii="Cambria Math" w:hAnsi="Cambria Math" w:cs="Cambria Math"/>
          <w:color w:val="FF0000"/>
        </w:rPr>
        <w:t>⊙</w:t>
      </w:r>
      <w:r w:rsidR="009C5B1F" w:rsidRPr="009C5B1F">
        <w:rPr>
          <w:color w:val="FF0000"/>
        </w:rPr>
        <w:t>Ct−1​+it​</w:t>
      </w:r>
      <w:r w:rsidR="009C5B1F" w:rsidRPr="009C5B1F">
        <w:rPr>
          <w:rFonts w:ascii="Cambria Math" w:hAnsi="Cambria Math" w:cs="Cambria Math"/>
          <w:color w:val="FF0000"/>
        </w:rPr>
        <w:t>⊙</w:t>
      </w:r>
      <w:r w:rsidR="009C5B1F" w:rsidRPr="009C5B1F">
        <w:rPr>
          <w:color w:val="FF0000"/>
        </w:rPr>
        <w:t>C~t​</w:t>
      </w:r>
    </w:p>
    <w:p w14:paraId="7DDB6341" w14:textId="77777777" w:rsidR="009C5B1F" w:rsidRPr="009C5B1F" w:rsidRDefault="009C5B1F" w:rsidP="009C5B1F">
      <w:pPr>
        <w:rPr>
          <w:color w:val="FF0000"/>
        </w:rPr>
      </w:pPr>
      <w:r w:rsidRPr="009C5B1F">
        <w:rPr>
          <w:color w:val="FF0000"/>
        </w:rPr>
        <w:lastRenderedPageBreak/>
        <w:t>关键是这个加法结构：</w:t>
      </w:r>
    </w:p>
    <w:p w14:paraId="647BA35B" w14:textId="77777777" w:rsidR="009C5B1F" w:rsidRPr="009C5B1F" w:rsidRDefault="009C5B1F" w:rsidP="009C5B1F">
      <w:pPr>
        <w:rPr>
          <w:color w:val="FF0000"/>
        </w:rPr>
      </w:pPr>
      <w:r w:rsidRPr="009C5B1F">
        <w:rPr>
          <w:color w:val="FF0000"/>
        </w:rPr>
        <w:t>RNN</w:t>
      </w:r>
      <w:r w:rsidRPr="009C5B1F">
        <w:rPr>
          <w:color w:val="FF0000"/>
        </w:rPr>
        <w:t>：梯度要经过连乘（</w:t>
      </w:r>
      <w:r w:rsidRPr="009C5B1F">
        <w:rPr>
          <w:color w:val="FF0000"/>
        </w:rPr>
        <w:t>tanh</w:t>
      </w:r>
      <w:r w:rsidRPr="009C5B1F">
        <w:rPr>
          <w:color w:val="FF0000"/>
        </w:rPr>
        <w:t>导数）</w:t>
      </w:r>
      <w:r w:rsidRPr="009C5B1F">
        <w:rPr>
          <w:color w:val="FF0000"/>
        </w:rPr>
        <w:t xml:space="preserve">→ </w:t>
      </w:r>
      <w:r w:rsidRPr="009C5B1F">
        <w:rPr>
          <w:color w:val="FF0000"/>
        </w:rPr>
        <w:t>指数级衰减</w:t>
      </w:r>
      <w:r w:rsidRPr="009C5B1F">
        <w:rPr>
          <w:color w:val="FF0000"/>
        </w:rPr>
        <w:t xml:space="preserve"> LSTM</w:t>
      </w:r>
      <w:r w:rsidRPr="009C5B1F">
        <w:rPr>
          <w:color w:val="FF0000"/>
        </w:rPr>
        <w:t>：梯度可以通过</w:t>
      </w:r>
      <w:r w:rsidRPr="009C5B1F">
        <w:rPr>
          <w:color w:val="FF0000"/>
        </w:rPr>
        <w:t>Cell State</w:t>
      </w:r>
      <w:r w:rsidRPr="009C5B1F">
        <w:rPr>
          <w:color w:val="FF0000"/>
        </w:rPr>
        <w:t>的加法通道直接传递</w:t>
      </w:r>
      <w:r w:rsidRPr="009C5B1F">
        <w:rPr>
          <w:color w:val="FF0000"/>
        </w:rPr>
        <w:t xml:space="preserve"> → </w:t>
      </w:r>
      <w:r w:rsidRPr="009C5B1F">
        <w:rPr>
          <w:color w:val="FF0000"/>
        </w:rPr>
        <w:t>遗忘门</w:t>
      </w:r>
      <w:r w:rsidRPr="009C5B1F">
        <w:rPr>
          <w:color w:val="FF0000"/>
        </w:rPr>
        <w:t xml:space="preserve"> </w:t>
      </w:r>
      <w:proofErr w:type="spellStart"/>
      <w:r w:rsidRPr="009C5B1F">
        <w:rPr>
          <w:color w:val="FF0000"/>
        </w:rPr>
        <w:t>f_t</w:t>
      </w:r>
      <w:proofErr w:type="spellEnd"/>
      <w:r w:rsidRPr="009C5B1F">
        <w:rPr>
          <w:color w:val="FF0000"/>
        </w:rPr>
        <w:t xml:space="preserve"> </w:t>
      </w:r>
      <w:r w:rsidRPr="009C5B1F">
        <w:rPr>
          <w:color w:val="FF0000"/>
        </w:rPr>
        <w:t>接近</w:t>
      </w:r>
      <w:r w:rsidRPr="009C5B1F">
        <w:rPr>
          <w:color w:val="FF0000"/>
        </w:rPr>
        <w:t>1</w:t>
      </w:r>
      <w:r w:rsidRPr="009C5B1F">
        <w:rPr>
          <w:color w:val="FF0000"/>
        </w:rPr>
        <w:t>时，梯度几乎无损传递</w:t>
      </w:r>
      <w:r w:rsidRPr="009C5B1F">
        <w:rPr>
          <w:color w:val="FF0000"/>
        </w:rPr>
        <w:t xml:space="preserve"> </w:t>
      </w:r>
    </w:p>
    <w:p w14:paraId="7636C5E1" w14:textId="77777777" w:rsidR="009C5B1F" w:rsidRPr="009C5B1F" w:rsidRDefault="009C5B1F" w:rsidP="009C5B1F">
      <w:pPr>
        <w:rPr>
          <w:color w:val="FF0000"/>
        </w:rPr>
      </w:pPr>
      <w:r w:rsidRPr="009C5B1F">
        <w:rPr>
          <w:b/>
          <w:bCs/>
          <w:color w:val="FF0000"/>
        </w:rPr>
        <w:t>但是：</w:t>
      </w:r>
    </w:p>
    <w:p w14:paraId="2E523131" w14:textId="4E7EB527" w:rsidR="009C5B1F" w:rsidRPr="009C5B1F" w:rsidRDefault="009C5B1F" w:rsidP="009C5B1F">
      <w:pPr>
        <w:numPr>
          <w:ilvl w:val="0"/>
          <w:numId w:val="2"/>
        </w:numPr>
        <w:rPr>
          <w:color w:val="FF0000"/>
        </w:rPr>
      </w:pPr>
      <w:r w:rsidRPr="009C5B1F">
        <w:rPr>
          <w:color w:val="FF0000"/>
        </w:rPr>
        <w:t>遗忘门</w:t>
      </w:r>
      <w:r w:rsidRPr="009C5B1F">
        <w:rPr>
          <w:color w:val="FF0000"/>
        </w:rPr>
        <w:t xml:space="preserve"> </w:t>
      </w:r>
      <m:oMath>
        <m:sSub>
          <m:sSubPr>
            <m:ctrlPr>
              <w:rPr>
                <w:rFonts w:ascii="Cambria Math" w:hAnsi="Cambria Math"/>
                <w:color w:val="FF0000"/>
              </w:rPr>
            </m:ctrlPr>
          </m:sSubPr>
          <m:e>
            <m:r>
              <w:rPr>
                <w:rFonts w:ascii="Cambria Math" w:hAnsi="Cambria Math"/>
                <w:color w:val="FF0000"/>
              </w:rPr>
              <m:t>f</m:t>
            </m:r>
          </m:e>
          <m:sub>
            <m:r>
              <w:rPr>
                <w:rFonts w:ascii="Cambria Math" w:hAnsi="Cambria Math"/>
                <w:color w:val="FF0000"/>
              </w:rPr>
              <m:t>t</m:t>
            </m:r>
          </m:sub>
        </m:sSub>
      </m:oMath>
      <w:r w:rsidRPr="009C5B1F">
        <w:rPr>
          <w:color w:val="FF0000"/>
        </w:rPr>
        <w:t xml:space="preserve">ft​ </w:t>
      </w:r>
      <w:r w:rsidRPr="009C5B1F">
        <w:rPr>
          <w:color w:val="FF0000"/>
        </w:rPr>
        <w:t>是</w:t>
      </w:r>
      <w:r w:rsidRPr="009C5B1F">
        <w:rPr>
          <w:color w:val="FF0000"/>
        </w:rPr>
        <w:t>sigmoid</w:t>
      </w:r>
      <w:r w:rsidRPr="009C5B1F">
        <w:rPr>
          <w:color w:val="FF0000"/>
        </w:rPr>
        <w:t>输出，范围</w:t>
      </w:r>
      <w:r w:rsidRPr="009C5B1F">
        <w:rPr>
          <w:color w:val="FF0000"/>
        </w:rPr>
        <w:t>(0,1)</w:t>
      </w:r>
    </w:p>
    <w:p w14:paraId="2235E05F" w14:textId="6288F051" w:rsidR="009C5B1F" w:rsidRPr="009C5B1F" w:rsidRDefault="009C5B1F" w:rsidP="009C5B1F">
      <w:pPr>
        <w:numPr>
          <w:ilvl w:val="0"/>
          <w:numId w:val="2"/>
        </w:numPr>
        <w:rPr>
          <w:color w:val="FF0000"/>
        </w:rPr>
      </w:pPr>
      <w:r w:rsidRPr="009C5B1F">
        <w:rPr>
          <w:color w:val="FF0000"/>
        </w:rPr>
        <w:t>如果</w:t>
      </w:r>
      <w:r w:rsidRPr="009C5B1F">
        <w:rPr>
          <w:color w:val="FF0000"/>
        </w:rPr>
        <w:t xml:space="preserve"> </w:t>
      </w:r>
      <m:oMath>
        <m:sSub>
          <m:sSubPr>
            <m:ctrlPr>
              <w:rPr>
                <w:rFonts w:ascii="Cambria Math" w:hAnsi="Cambria Math"/>
                <w:color w:val="FF0000"/>
              </w:rPr>
            </m:ctrlPr>
          </m:sSubPr>
          <m:e>
            <m:r>
              <w:rPr>
                <w:rFonts w:ascii="Cambria Math" w:hAnsi="Cambria Math"/>
                <w:color w:val="FF0000"/>
              </w:rPr>
              <m:t>f</m:t>
            </m:r>
          </m:e>
          <m:sub>
            <m:r>
              <w:rPr>
                <w:rFonts w:ascii="Cambria Math" w:hAnsi="Cambria Math"/>
                <w:color w:val="FF0000"/>
              </w:rPr>
              <m:t>t</m:t>
            </m:r>
          </m:sub>
        </m:sSub>
      </m:oMath>
      <w:r w:rsidRPr="009C5B1F">
        <w:rPr>
          <w:color w:val="FF0000"/>
        </w:rPr>
        <w:t xml:space="preserve">ft​ </w:t>
      </w:r>
      <w:r w:rsidRPr="009C5B1F">
        <w:rPr>
          <w:color w:val="FF0000"/>
        </w:rPr>
        <w:t>持续</w:t>
      </w:r>
      <w:r w:rsidRPr="009C5B1F">
        <w:rPr>
          <w:color w:val="FF0000"/>
        </w:rPr>
        <w:t xml:space="preserve"> &lt; 1</w:t>
      </w:r>
      <w:r w:rsidRPr="009C5B1F">
        <w:rPr>
          <w:color w:val="FF0000"/>
        </w:rPr>
        <w:t>，长期下来梯度还是会衰减</w:t>
      </w:r>
    </w:p>
    <w:p w14:paraId="07ED5F80" w14:textId="77777777" w:rsidR="009C5B1F" w:rsidRPr="009C5B1F" w:rsidRDefault="009C5B1F" w:rsidP="009C5B1F">
      <w:pPr>
        <w:numPr>
          <w:ilvl w:val="0"/>
          <w:numId w:val="2"/>
        </w:numPr>
        <w:rPr>
          <w:color w:val="FF0000"/>
        </w:rPr>
      </w:pPr>
      <w:r w:rsidRPr="009C5B1F">
        <w:rPr>
          <w:color w:val="FF0000"/>
        </w:rPr>
        <w:t>序列极长时（几千步），</w:t>
      </w:r>
      <w:r w:rsidRPr="009C5B1F">
        <w:rPr>
          <w:color w:val="FF0000"/>
        </w:rPr>
        <w:t>LSTM</w:t>
      </w:r>
      <w:r w:rsidRPr="009C5B1F">
        <w:rPr>
          <w:color w:val="FF0000"/>
        </w:rPr>
        <w:t>也会有梯度问题</w:t>
      </w:r>
    </w:p>
    <w:p w14:paraId="387573D0" w14:textId="77777777" w:rsidR="009C5B1F" w:rsidRPr="009C5B1F" w:rsidRDefault="009C5B1F" w:rsidP="009C5B1F">
      <w:pPr>
        <w:rPr>
          <w:color w:val="FF0000"/>
        </w:rPr>
      </w:pPr>
      <w:r w:rsidRPr="009C5B1F">
        <w:rPr>
          <w:b/>
          <w:bCs/>
          <w:color w:val="FF0000"/>
        </w:rPr>
        <w:t>一句话总结：</w:t>
      </w:r>
    </w:p>
    <w:p w14:paraId="0CE8C2E4" w14:textId="77777777" w:rsidR="009C5B1F" w:rsidRPr="009C5B1F" w:rsidRDefault="009C5B1F" w:rsidP="009C5B1F">
      <w:pPr>
        <w:rPr>
          <w:color w:val="FF0000"/>
        </w:rPr>
      </w:pPr>
      <w:r w:rsidRPr="009C5B1F">
        <w:rPr>
          <w:color w:val="FF0000"/>
        </w:rPr>
        <w:t>LSTM</w:t>
      </w:r>
      <w:r w:rsidRPr="009C5B1F">
        <w:rPr>
          <w:color w:val="FF0000"/>
        </w:rPr>
        <w:t>把</w:t>
      </w:r>
      <w:r w:rsidRPr="009C5B1F">
        <w:rPr>
          <w:color w:val="FF0000"/>
        </w:rPr>
        <w:t>"</w:t>
      </w:r>
      <w:r w:rsidRPr="009C5B1F">
        <w:rPr>
          <w:color w:val="FF0000"/>
        </w:rPr>
        <w:t>必然消失</w:t>
      </w:r>
      <w:r w:rsidRPr="009C5B1F">
        <w:rPr>
          <w:color w:val="FF0000"/>
        </w:rPr>
        <w:t>"</w:t>
      </w:r>
      <w:r w:rsidRPr="009C5B1F">
        <w:rPr>
          <w:color w:val="FF0000"/>
        </w:rPr>
        <w:t>变成了</w:t>
      </w:r>
      <w:r w:rsidRPr="009C5B1F">
        <w:rPr>
          <w:color w:val="FF0000"/>
        </w:rPr>
        <w:t>"</w:t>
      </w:r>
      <w:r w:rsidRPr="009C5B1F">
        <w:rPr>
          <w:color w:val="FF0000"/>
        </w:rPr>
        <w:t>大幅延缓</w:t>
      </w:r>
      <w:r w:rsidRPr="009C5B1F">
        <w:rPr>
          <w:color w:val="FF0000"/>
        </w:rPr>
        <w:t>"</w:t>
      </w:r>
      <w:r w:rsidRPr="009C5B1F">
        <w:rPr>
          <w:color w:val="FF0000"/>
        </w:rPr>
        <w:t>，在工业时间序列（几百到几千步）的范围内，基本够用。真正根本解决的是</w:t>
      </w:r>
      <w:r w:rsidRPr="009C5B1F">
        <w:rPr>
          <w:color w:val="FF0000"/>
        </w:rPr>
        <w:t>Transformer</w:t>
      </w:r>
      <w:r w:rsidRPr="009C5B1F">
        <w:rPr>
          <w:color w:val="FF0000"/>
        </w:rPr>
        <w:t>的注意力机制。</w:t>
      </w:r>
    </w:p>
    <w:tbl>
      <w:tblPr>
        <w:tblW w:w="5000" w:type="pct"/>
        <w:tblCellMar>
          <w:top w:w="15" w:type="dxa"/>
          <w:left w:w="15" w:type="dxa"/>
          <w:bottom w:w="15" w:type="dxa"/>
          <w:right w:w="15" w:type="dxa"/>
        </w:tblCellMar>
        <w:tblLook w:val="04A0" w:firstRow="1" w:lastRow="0" w:firstColumn="1" w:lastColumn="0" w:noHBand="0" w:noVBand="1"/>
      </w:tblPr>
      <w:tblGrid>
        <w:gridCol w:w="1935"/>
        <w:gridCol w:w="1434"/>
        <w:gridCol w:w="840"/>
        <w:gridCol w:w="3408"/>
        <w:gridCol w:w="3167"/>
      </w:tblGrid>
      <w:tr w:rsidR="00583D9E" w:rsidRPr="00583D9E" w14:paraId="5E39B69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C578C8" w14:textId="77777777" w:rsidR="00583D9E" w:rsidRPr="00583D9E" w:rsidRDefault="00583D9E" w:rsidP="00583D9E">
            <w:pPr>
              <w:rPr>
                <w:b/>
                <w:bCs/>
                <w:color w:val="000000" w:themeColor="text1"/>
              </w:rPr>
            </w:pPr>
            <w:r w:rsidRPr="00583D9E">
              <w:rPr>
                <w:b/>
                <w:bCs/>
                <w:color w:val="000000" w:themeColor="text1"/>
              </w:rPr>
              <w:t>框架</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B76613" w14:textId="77777777" w:rsidR="00583D9E" w:rsidRPr="00583D9E" w:rsidRDefault="00583D9E" w:rsidP="00583D9E">
            <w:pPr>
              <w:rPr>
                <w:b/>
                <w:bCs/>
                <w:color w:val="000000" w:themeColor="text1"/>
              </w:rPr>
            </w:pPr>
            <w:r w:rsidRPr="00583D9E">
              <w:rPr>
                <w:b/>
                <w:bCs/>
                <w:color w:val="000000" w:themeColor="text1"/>
              </w:rPr>
              <w:t>梯度消失</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2D3C371" w14:textId="77777777" w:rsidR="00583D9E" w:rsidRPr="00583D9E" w:rsidRDefault="00583D9E" w:rsidP="00583D9E">
            <w:pPr>
              <w:rPr>
                <w:b/>
                <w:bCs/>
                <w:color w:val="000000" w:themeColor="text1"/>
              </w:rPr>
            </w:pPr>
            <w:r w:rsidRPr="00583D9E">
              <w:rPr>
                <w:b/>
                <w:bCs/>
                <w:color w:val="000000" w:themeColor="text1"/>
              </w:rPr>
              <w:t>梯度爆炸</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0FD860A" w14:textId="77777777" w:rsidR="00583D9E" w:rsidRPr="00583D9E" w:rsidRDefault="00583D9E" w:rsidP="00583D9E">
            <w:pPr>
              <w:rPr>
                <w:b/>
                <w:bCs/>
                <w:color w:val="000000" w:themeColor="text1"/>
              </w:rPr>
            </w:pPr>
            <w:r w:rsidRPr="00583D9E">
              <w:rPr>
                <w:b/>
                <w:bCs/>
                <w:color w:val="000000" w:themeColor="text1"/>
              </w:rPr>
              <w:t>根本原因</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0C0C1D" w14:textId="77777777" w:rsidR="00583D9E" w:rsidRPr="00583D9E" w:rsidRDefault="00583D9E" w:rsidP="00583D9E">
            <w:pPr>
              <w:rPr>
                <w:b/>
                <w:bCs/>
                <w:color w:val="000000" w:themeColor="text1"/>
              </w:rPr>
            </w:pPr>
            <w:r w:rsidRPr="00583D9E">
              <w:rPr>
                <w:b/>
                <w:bCs/>
                <w:color w:val="000000" w:themeColor="text1"/>
              </w:rPr>
              <w:t>解决方案</w:t>
            </w:r>
          </w:p>
        </w:tc>
      </w:tr>
      <w:tr w:rsidR="00583D9E" w:rsidRPr="00583D9E" w14:paraId="4987029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1F6519" w14:textId="77777777" w:rsidR="00583D9E" w:rsidRPr="00583D9E" w:rsidRDefault="00583D9E" w:rsidP="00583D9E">
            <w:pPr>
              <w:rPr>
                <w:color w:val="000000" w:themeColor="text1"/>
              </w:rPr>
            </w:pPr>
            <w:r w:rsidRPr="00583D9E">
              <w:rPr>
                <w:b/>
                <w:bCs/>
                <w:color w:val="000000" w:themeColor="text1"/>
              </w:rPr>
              <w:t>全连接网络</w:t>
            </w:r>
            <w:r w:rsidRPr="00583D9E">
              <w:rPr>
                <w:b/>
                <w:bCs/>
                <w:color w:val="000000" w:themeColor="text1"/>
              </w:rPr>
              <w:t xml:space="preserve"> (MLP)</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A765589" w14:textId="77777777" w:rsidR="00583D9E" w:rsidRPr="00583D9E" w:rsidRDefault="00583D9E" w:rsidP="00583D9E">
            <w:pPr>
              <w:rPr>
                <w:color w:val="000000" w:themeColor="text1"/>
              </w:rPr>
            </w:pPr>
            <w:r w:rsidRPr="00583D9E">
              <w:rPr>
                <w:color w:val="000000" w:themeColor="text1"/>
              </w:rPr>
              <w:t>有，层数深时严重</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BC405C" w14:textId="77777777" w:rsidR="00583D9E" w:rsidRPr="00583D9E" w:rsidRDefault="00583D9E" w:rsidP="00583D9E">
            <w:pPr>
              <w:rPr>
                <w:color w:val="000000" w:themeColor="text1"/>
              </w:rPr>
            </w:pPr>
            <w:r w:rsidRPr="00583D9E">
              <w:rPr>
                <w:color w:val="000000" w:themeColor="text1"/>
              </w:rPr>
              <w:t>有</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8FDF03A" w14:textId="77777777" w:rsidR="00583D9E" w:rsidRPr="00583D9E" w:rsidRDefault="00583D9E" w:rsidP="00583D9E">
            <w:pPr>
              <w:rPr>
                <w:color w:val="000000" w:themeColor="text1"/>
              </w:rPr>
            </w:pPr>
            <w:r w:rsidRPr="00583D9E">
              <w:rPr>
                <w:color w:val="000000" w:themeColor="text1"/>
              </w:rPr>
              <w:t>连续矩阵乘法</w:t>
            </w:r>
            <w:r w:rsidRPr="00583D9E">
              <w:rPr>
                <w:color w:val="000000" w:themeColor="text1"/>
              </w:rPr>
              <w:t xml:space="preserve"> + sigmoid/tanh</w:t>
            </w:r>
            <w:r w:rsidRPr="00583D9E">
              <w:rPr>
                <w:color w:val="000000" w:themeColor="text1"/>
              </w:rPr>
              <w:t>饱和区</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0F59CA3" w14:textId="77777777" w:rsidR="00583D9E" w:rsidRPr="00583D9E" w:rsidRDefault="00583D9E" w:rsidP="00583D9E">
            <w:pPr>
              <w:rPr>
                <w:color w:val="000000" w:themeColor="text1"/>
              </w:rPr>
            </w:pPr>
            <w:proofErr w:type="spellStart"/>
            <w:r w:rsidRPr="00583D9E">
              <w:rPr>
                <w:color w:val="000000" w:themeColor="text1"/>
              </w:rPr>
              <w:t>ReLU</w:t>
            </w:r>
            <w:proofErr w:type="spellEnd"/>
            <w:r w:rsidRPr="00583D9E">
              <w:rPr>
                <w:color w:val="000000" w:themeColor="text1"/>
              </w:rPr>
              <w:t>激活、</w:t>
            </w:r>
            <w:proofErr w:type="spellStart"/>
            <w:r w:rsidRPr="00583D9E">
              <w:rPr>
                <w:color w:val="000000" w:themeColor="text1"/>
              </w:rPr>
              <w:t>BatchNorm</w:t>
            </w:r>
            <w:proofErr w:type="spellEnd"/>
            <w:r w:rsidRPr="00583D9E">
              <w:rPr>
                <w:color w:val="000000" w:themeColor="text1"/>
              </w:rPr>
              <w:t>、残差连接</w:t>
            </w:r>
          </w:p>
        </w:tc>
      </w:tr>
      <w:tr w:rsidR="00583D9E" w:rsidRPr="00583D9E" w14:paraId="61CFEE7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B7A36FC" w14:textId="77777777" w:rsidR="00583D9E" w:rsidRPr="00583D9E" w:rsidRDefault="00583D9E" w:rsidP="00583D9E">
            <w:pPr>
              <w:rPr>
                <w:color w:val="000000" w:themeColor="text1"/>
              </w:rPr>
            </w:pPr>
            <w:r w:rsidRPr="00583D9E">
              <w:rPr>
                <w:b/>
                <w:bCs/>
                <w:color w:val="000000" w:themeColor="text1"/>
              </w:rPr>
              <w:t>RNN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9C583B" w14:textId="77777777" w:rsidR="00583D9E" w:rsidRPr="00583D9E" w:rsidRDefault="00583D9E" w:rsidP="00583D9E">
            <w:pPr>
              <w:rPr>
                <w:color w:val="000000" w:themeColor="text1"/>
              </w:rPr>
            </w:pPr>
            <w:r w:rsidRPr="00583D9E">
              <w:rPr>
                <w:color w:val="000000" w:themeColor="text1"/>
              </w:rPr>
              <w:t>严重，必然发生</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F1C4D8" w14:textId="77777777" w:rsidR="00583D9E" w:rsidRPr="00583D9E" w:rsidRDefault="00583D9E" w:rsidP="00583D9E">
            <w:pPr>
              <w:rPr>
                <w:color w:val="000000" w:themeColor="text1"/>
              </w:rPr>
            </w:pPr>
            <w:r w:rsidRPr="00583D9E">
              <w:rPr>
                <w:color w:val="000000" w:themeColor="text1"/>
              </w:rPr>
              <w:t>也有可能</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198497" w14:textId="77777777" w:rsidR="00583D9E" w:rsidRPr="00583D9E" w:rsidRDefault="00583D9E" w:rsidP="00583D9E">
            <w:pPr>
              <w:rPr>
                <w:color w:val="000000" w:themeColor="text1"/>
              </w:rPr>
            </w:pPr>
            <w:r w:rsidRPr="00583D9E">
              <w:rPr>
                <w:color w:val="000000" w:themeColor="text1"/>
              </w:rPr>
              <w:t>时间步连乘，</w:t>
            </w:r>
            <w:r w:rsidRPr="00583D9E">
              <w:rPr>
                <w:color w:val="000000" w:themeColor="text1"/>
              </w:rPr>
              <w:t>tanh</w:t>
            </w:r>
            <w:r w:rsidRPr="00583D9E">
              <w:rPr>
                <w:color w:val="000000" w:themeColor="text1"/>
              </w:rPr>
              <w:t>导数</w:t>
            </w:r>
            <w:r w:rsidRPr="00583D9E">
              <w:rPr>
                <w:color w:val="000000" w:themeColor="text1"/>
              </w:rPr>
              <w:t>&lt;1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003A78" w14:textId="77777777" w:rsidR="00583D9E" w:rsidRPr="00583D9E" w:rsidRDefault="00583D9E" w:rsidP="00583D9E">
            <w:pPr>
              <w:rPr>
                <w:color w:val="000000" w:themeColor="text1"/>
              </w:rPr>
            </w:pPr>
            <w:r w:rsidRPr="00583D9E">
              <w:rPr>
                <w:color w:val="000000" w:themeColor="text1"/>
              </w:rPr>
              <w:t>梯度裁剪（爆炸）；换</w:t>
            </w:r>
            <w:r w:rsidRPr="00583D9E">
              <w:rPr>
                <w:color w:val="000000" w:themeColor="text1"/>
              </w:rPr>
              <w:t>LSTM/GRU</w:t>
            </w:r>
            <w:r w:rsidRPr="00583D9E">
              <w:rPr>
                <w:color w:val="000000" w:themeColor="text1"/>
              </w:rPr>
              <w:t>（消失）</w:t>
            </w:r>
          </w:p>
        </w:tc>
      </w:tr>
      <w:tr w:rsidR="00583D9E" w:rsidRPr="00583D9E" w14:paraId="5DD013C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FC92D8" w14:textId="77777777" w:rsidR="00583D9E" w:rsidRPr="00583D9E" w:rsidRDefault="00583D9E" w:rsidP="00583D9E">
            <w:pPr>
              <w:rPr>
                <w:color w:val="000000" w:themeColor="text1"/>
              </w:rPr>
            </w:pPr>
            <w:r w:rsidRPr="00583D9E">
              <w:rPr>
                <w:b/>
                <w:bCs/>
                <w:color w:val="000000" w:themeColor="text1"/>
              </w:rPr>
              <w:t>LSTM</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9A17BF" w14:textId="77777777" w:rsidR="00583D9E" w:rsidRPr="00583D9E" w:rsidRDefault="00583D9E" w:rsidP="00583D9E">
            <w:pPr>
              <w:rPr>
                <w:color w:val="000000" w:themeColor="text1"/>
              </w:rPr>
            </w:pPr>
            <w:r w:rsidRPr="00583D9E">
              <w:rPr>
                <w:color w:val="000000" w:themeColor="text1"/>
              </w:rPr>
              <w:t>大幅缓解</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8DEBD4" w14:textId="77777777" w:rsidR="00583D9E" w:rsidRPr="00583D9E" w:rsidRDefault="00583D9E" w:rsidP="00583D9E">
            <w:pPr>
              <w:rPr>
                <w:color w:val="000000" w:themeColor="text1"/>
              </w:rPr>
            </w:pPr>
            <w:r w:rsidRPr="00583D9E">
              <w:rPr>
                <w:color w:val="000000" w:themeColor="text1"/>
              </w:rPr>
              <w:t>基本解决</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D9D098C" w14:textId="77777777" w:rsidR="00583D9E" w:rsidRPr="00583D9E" w:rsidRDefault="00583D9E" w:rsidP="00583D9E">
            <w:pPr>
              <w:rPr>
                <w:color w:val="000000" w:themeColor="text1"/>
              </w:rPr>
            </w:pPr>
            <w:r w:rsidRPr="00583D9E">
              <w:rPr>
                <w:color w:val="000000" w:themeColor="text1"/>
              </w:rPr>
              <w:t>Cell State</w:t>
            </w:r>
            <w:r w:rsidRPr="00583D9E">
              <w:rPr>
                <w:color w:val="000000" w:themeColor="text1"/>
              </w:rPr>
              <w:t>加法通道绕过连乘</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83F80F" w14:textId="77777777" w:rsidR="00583D9E" w:rsidRPr="00583D9E" w:rsidRDefault="00583D9E" w:rsidP="00583D9E">
            <w:pPr>
              <w:rPr>
                <w:color w:val="000000" w:themeColor="text1"/>
              </w:rPr>
            </w:pPr>
            <w:r w:rsidRPr="00583D9E">
              <w:rPr>
                <w:color w:val="000000" w:themeColor="text1"/>
              </w:rPr>
              <w:t>梯度裁剪兜底</w:t>
            </w:r>
          </w:p>
        </w:tc>
      </w:tr>
      <w:tr w:rsidR="00583D9E" w:rsidRPr="00583D9E" w14:paraId="22B63B9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2932883" w14:textId="77777777" w:rsidR="00583D9E" w:rsidRPr="00583D9E" w:rsidRDefault="00583D9E" w:rsidP="00583D9E">
            <w:pPr>
              <w:rPr>
                <w:color w:val="000000" w:themeColor="text1"/>
              </w:rPr>
            </w:pPr>
            <w:r w:rsidRPr="00583D9E">
              <w:rPr>
                <w:b/>
                <w:bCs/>
                <w:color w:val="000000" w:themeColor="text1"/>
              </w:rPr>
              <w:t>GRU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85E90E" w14:textId="77777777" w:rsidR="00583D9E" w:rsidRPr="00583D9E" w:rsidRDefault="00583D9E" w:rsidP="00583D9E">
            <w:pPr>
              <w:rPr>
                <w:color w:val="000000" w:themeColor="text1"/>
              </w:rPr>
            </w:pPr>
            <w:r w:rsidRPr="00583D9E">
              <w:rPr>
                <w:color w:val="000000" w:themeColor="text1"/>
              </w:rPr>
              <w:t>大幅缓解</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4A9228" w14:textId="77777777" w:rsidR="00583D9E" w:rsidRPr="00583D9E" w:rsidRDefault="00583D9E" w:rsidP="00583D9E">
            <w:pPr>
              <w:rPr>
                <w:color w:val="000000" w:themeColor="text1"/>
              </w:rPr>
            </w:pPr>
            <w:r w:rsidRPr="00583D9E">
              <w:rPr>
                <w:color w:val="000000" w:themeColor="text1"/>
              </w:rPr>
              <w:t>基本解决</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D5DABB" w14:textId="77777777" w:rsidR="00583D9E" w:rsidRPr="00583D9E" w:rsidRDefault="00583D9E" w:rsidP="00583D9E">
            <w:pPr>
              <w:rPr>
                <w:color w:val="000000" w:themeColor="text1"/>
              </w:rPr>
            </w:pPr>
            <w:r w:rsidRPr="00583D9E">
              <w:rPr>
                <w:color w:val="000000" w:themeColor="text1"/>
              </w:rPr>
              <w:t>同</w:t>
            </w:r>
            <w:r w:rsidRPr="00583D9E">
              <w:rPr>
                <w:color w:val="000000" w:themeColor="text1"/>
              </w:rPr>
              <w:t>LSTM</w:t>
            </w:r>
            <w:r w:rsidRPr="00583D9E">
              <w:rPr>
                <w:color w:val="000000" w:themeColor="text1"/>
              </w:rPr>
              <w:t>，结构更简单</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34F55F" w14:textId="77777777" w:rsidR="00583D9E" w:rsidRPr="00583D9E" w:rsidRDefault="00583D9E" w:rsidP="00583D9E">
            <w:pPr>
              <w:rPr>
                <w:color w:val="000000" w:themeColor="text1"/>
              </w:rPr>
            </w:pPr>
            <w:r w:rsidRPr="00583D9E">
              <w:rPr>
                <w:color w:val="000000" w:themeColor="text1"/>
              </w:rPr>
              <w:t>梯度裁剪兜底</w:t>
            </w:r>
          </w:p>
        </w:tc>
      </w:tr>
      <w:tr w:rsidR="00583D9E" w:rsidRPr="00583D9E" w14:paraId="57F7FDB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19EAD9" w14:textId="77777777" w:rsidR="00583D9E" w:rsidRPr="00583D9E" w:rsidRDefault="00583D9E" w:rsidP="00583D9E">
            <w:pPr>
              <w:rPr>
                <w:color w:val="000000" w:themeColor="text1"/>
              </w:rPr>
            </w:pPr>
            <w:r w:rsidRPr="00583D9E">
              <w:rPr>
                <w:b/>
                <w:bCs/>
                <w:color w:val="000000" w:themeColor="text1"/>
              </w:rPr>
              <w:t>CNN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53677E" w14:textId="77777777" w:rsidR="00583D9E" w:rsidRPr="00583D9E" w:rsidRDefault="00583D9E" w:rsidP="00583D9E">
            <w:pPr>
              <w:rPr>
                <w:color w:val="000000" w:themeColor="text1"/>
              </w:rPr>
            </w:pPr>
            <w:r w:rsidRPr="00583D9E">
              <w:rPr>
                <w:color w:val="000000" w:themeColor="text1"/>
              </w:rPr>
              <w:t>较轻微</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B60C63" w14:textId="77777777" w:rsidR="00583D9E" w:rsidRPr="00583D9E" w:rsidRDefault="00583D9E" w:rsidP="00583D9E">
            <w:pPr>
              <w:rPr>
                <w:color w:val="000000" w:themeColor="text1"/>
              </w:rPr>
            </w:pPr>
            <w:r w:rsidRPr="00583D9E">
              <w:rPr>
                <w:color w:val="000000" w:themeColor="text1"/>
              </w:rPr>
              <w:t>较轻微</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0613F8" w14:textId="77777777" w:rsidR="00583D9E" w:rsidRPr="00583D9E" w:rsidRDefault="00583D9E" w:rsidP="00583D9E">
            <w:pPr>
              <w:rPr>
                <w:color w:val="000000" w:themeColor="text1"/>
              </w:rPr>
            </w:pPr>
            <w:r w:rsidRPr="00583D9E">
              <w:rPr>
                <w:color w:val="000000" w:themeColor="text1"/>
              </w:rPr>
              <w:t>层数有限；局部连接减少连乘次数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390169" w14:textId="77777777" w:rsidR="00583D9E" w:rsidRPr="00583D9E" w:rsidRDefault="00583D9E" w:rsidP="00583D9E">
            <w:pPr>
              <w:rPr>
                <w:color w:val="000000" w:themeColor="text1"/>
              </w:rPr>
            </w:pPr>
            <w:proofErr w:type="spellStart"/>
            <w:r w:rsidRPr="00583D9E">
              <w:rPr>
                <w:color w:val="000000" w:themeColor="text1"/>
              </w:rPr>
              <w:t>ReLU</w:t>
            </w:r>
            <w:proofErr w:type="spellEnd"/>
            <w:r w:rsidRPr="00583D9E">
              <w:rPr>
                <w:color w:val="000000" w:themeColor="text1"/>
              </w:rPr>
              <w:t>、</w:t>
            </w:r>
            <w:proofErr w:type="spellStart"/>
            <w:r w:rsidRPr="00583D9E">
              <w:rPr>
                <w:color w:val="000000" w:themeColor="text1"/>
              </w:rPr>
              <w:t>BatchNorm</w:t>
            </w:r>
            <w:proofErr w:type="spellEnd"/>
            <w:r w:rsidRPr="00583D9E">
              <w:rPr>
                <w:color w:val="000000" w:themeColor="text1"/>
              </w:rPr>
              <w:t>、残差（</w:t>
            </w:r>
            <w:proofErr w:type="spellStart"/>
            <w:r w:rsidRPr="00583D9E">
              <w:rPr>
                <w:color w:val="000000" w:themeColor="text1"/>
              </w:rPr>
              <w:t>ResNet</w:t>
            </w:r>
            <w:proofErr w:type="spellEnd"/>
            <w:r w:rsidRPr="00583D9E">
              <w:rPr>
                <w:color w:val="000000" w:themeColor="text1"/>
              </w:rPr>
              <w:t>）</w:t>
            </w:r>
          </w:p>
        </w:tc>
      </w:tr>
      <w:tr w:rsidR="00583D9E" w:rsidRPr="00583D9E" w14:paraId="05F9D8F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CC8CB9" w14:textId="77777777" w:rsidR="00583D9E" w:rsidRPr="00583D9E" w:rsidRDefault="00583D9E" w:rsidP="00583D9E">
            <w:pPr>
              <w:rPr>
                <w:color w:val="000000" w:themeColor="text1"/>
              </w:rPr>
            </w:pPr>
            <w:proofErr w:type="spellStart"/>
            <w:r w:rsidRPr="00583D9E">
              <w:rPr>
                <w:b/>
                <w:bCs/>
                <w:color w:val="000000" w:themeColor="text1"/>
              </w:rPr>
              <w:t>ResNet</w:t>
            </w:r>
            <w:proofErr w:type="spellEnd"/>
            <w:r w:rsidRPr="00583D9E">
              <w:rPr>
                <w:b/>
                <w:bCs/>
                <w:color w:val="000000" w:themeColor="text1"/>
              </w:rPr>
              <w:t>（残差网络）</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3F8719" w14:textId="77777777" w:rsidR="00583D9E" w:rsidRPr="00583D9E" w:rsidRDefault="00583D9E" w:rsidP="00583D9E">
            <w:pPr>
              <w:rPr>
                <w:color w:val="000000" w:themeColor="text1"/>
              </w:rPr>
            </w:pPr>
            <w:r w:rsidRPr="00583D9E">
              <w:rPr>
                <w:color w:val="000000" w:themeColor="text1"/>
              </w:rPr>
              <w:t>基本解决</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2EA785" w14:textId="77777777" w:rsidR="00583D9E" w:rsidRPr="00583D9E" w:rsidRDefault="00583D9E" w:rsidP="00583D9E">
            <w:pPr>
              <w:rPr>
                <w:color w:val="000000" w:themeColor="text1"/>
              </w:rPr>
            </w:pPr>
            <w:r w:rsidRPr="00583D9E">
              <w:rPr>
                <w:color w:val="000000" w:themeColor="text1"/>
              </w:rPr>
              <w:t>基本解决</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DD6032" w14:textId="77777777" w:rsidR="00583D9E" w:rsidRPr="00583D9E" w:rsidRDefault="00583D9E" w:rsidP="00583D9E">
            <w:pPr>
              <w:rPr>
                <w:color w:val="000000" w:themeColor="text1"/>
              </w:rPr>
            </w:pPr>
            <w:r w:rsidRPr="00583D9E">
              <w:rPr>
                <w:color w:val="000000" w:themeColor="text1"/>
              </w:rPr>
              <w:t>残差连接提供梯度高速公路</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C057EB" w14:textId="77777777" w:rsidR="00583D9E" w:rsidRPr="00583D9E" w:rsidRDefault="00583D9E" w:rsidP="00583D9E">
            <w:pPr>
              <w:rPr>
                <w:color w:val="000000" w:themeColor="text1"/>
              </w:rPr>
            </w:pPr>
            <w:r w:rsidRPr="00583D9E">
              <w:rPr>
                <w:color w:val="000000" w:themeColor="text1"/>
              </w:rPr>
              <w:t>残差连接本身就是解决方案</w:t>
            </w:r>
          </w:p>
        </w:tc>
      </w:tr>
      <w:tr w:rsidR="00583D9E" w:rsidRPr="00583D9E" w14:paraId="2492D5B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047814" w14:textId="77777777" w:rsidR="00583D9E" w:rsidRPr="00583D9E" w:rsidRDefault="00583D9E" w:rsidP="00583D9E">
            <w:pPr>
              <w:rPr>
                <w:color w:val="000000" w:themeColor="text1"/>
              </w:rPr>
            </w:pPr>
            <w:r w:rsidRPr="00583D9E">
              <w:rPr>
                <w:b/>
                <w:bCs/>
                <w:color w:val="000000" w:themeColor="text1"/>
              </w:rPr>
              <w:t>Transformer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7F9200" w14:textId="77777777" w:rsidR="00583D9E" w:rsidRPr="00583D9E" w:rsidRDefault="00583D9E" w:rsidP="00583D9E">
            <w:pPr>
              <w:rPr>
                <w:color w:val="000000" w:themeColor="text1"/>
              </w:rPr>
            </w:pPr>
            <w:r w:rsidRPr="00583D9E">
              <w:rPr>
                <w:color w:val="000000" w:themeColor="text1"/>
              </w:rPr>
              <w:t>根本解决</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10D1B5" w14:textId="77777777" w:rsidR="00583D9E" w:rsidRPr="00583D9E" w:rsidRDefault="00583D9E" w:rsidP="00583D9E">
            <w:pPr>
              <w:rPr>
                <w:color w:val="000000" w:themeColor="text1"/>
              </w:rPr>
            </w:pPr>
            <w:r w:rsidRPr="00583D9E">
              <w:rPr>
                <w:color w:val="000000" w:themeColor="text1"/>
              </w:rPr>
              <w:t>需注意</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49E014" w14:textId="77777777" w:rsidR="00583D9E" w:rsidRPr="00583D9E" w:rsidRDefault="00583D9E" w:rsidP="00583D9E">
            <w:pPr>
              <w:rPr>
                <w:color w:val="000000" w:themeColor="text1"/>
              </w:rPr>
            </w:pPr>
            <w:r w:rsidRPr="00583D9E">
              <w:rPr>
                <w:color w:val="000000" w:themeColor="text1"/>
              </w:rPr>
              <w:t>注意力机制直接连接任意两个位置，无连乘路径</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261224" w14:textId="77777777" w:rsidR="00583D9E" w:rsidRPr="00583D9E" w:rsidRDefault="00583D9E" w:rsidP="00583D9E">
            <w:pPr>
              <w:rPr>
                <w:color w:val="000000" w:themeColor="text1"/>
              </w:rPr>
            </w:pPr>
            <w:proofErr w:type="spellStart"/>
            <w:r w:rsidRPr="00583D9E">
              <w:rPr>
                <w:color w:val="000000" w:themeColor="text1"/>
              </w:rPr>
              <w:t>LayerNorm</w:t>
            </w:r>
            <w:proofErr w:type="spellEnd"/>
            <w:r w:rsidRPr="00583D9E">
              <w:rPr>
                <w:color w:val="000000" w:themeColor="text1"/>
              </w:rPr>
              <w:t>、学习率预热</w:t>
            </w:r>
          </w:p>
        </w:tc>
      </w:tr>
    </w:tbl>
    <w:p w14:paraId="2CD73C90" w14:textId="2DB7C377" w:rsidR="009C5B1F" w:rsidRPr="009C5B1F" w:rsidRDefault="00110A5E" w:rsidP="00E81EE2">
      <w:pPr>
        <w:rPr>
          <w:color w:val="000000" w:themeColor="text1"/>
        </w:rPr>
      </w:pPr>
      <w:r w:rsidRPr="00110A5E">
        <w:rPr>
          <w:color w:val="000000" w:themeColor="text1"/>
        </w:rPr>
        <w:t>MLP</w:t>
      </w:r>
      <w:r w:rsidRPr="00110A5E">
        <w:rPr>
          <w:color w:val="000000" w:themeColor="text1"/>
        </w:rPr>
        <w:t>（全连接）：</w:t>
      </w:r>
      <w:r w:rsidRPr="00110A5E">
        <w:rPr>
          <w:color w:val="000000" w:themeColor="text1"/>
        </w:rPr>
        <w:t xml:space="preserve"> </w:t>
      </w:r>
      <w:r w:rsidRPr="00110A5E">
        <w:rPr>
          <w:color w:val="000000" w:themeColor="text1"/>
        </w:rPr>
        <w:t>信号：</w:t>
      </w:r>
      <w:r w:rsidRPr="00110A5E">
        <w:rPr>
          <w:color w:val="000000" w:themeColor="text1"/>
        </w:rPr>
        <w:t xml:space="preserve">x → W1 → W2 → W3 → </w:t>
      </w:r>
      <w:r w:rsidRPr="00110A5E">
        <w:rPr>
          <w:color w:val="000000" w:themeColor="text1"/>
        </w:rPr>
        <w:t>输出</w:t>
      </w:r>
      <w:r w:rsidRPr="00110A5E">
        <w:rPr>
          <w:color w:val="000000" w:themeColor="text1"/>
        </w:rPr>
        <w:t xml:space="preserve"> </w:t>
      </w:r>
      <w:r w:rsidRPr="00110A5E">
        <w:rPr>
          <w:color w:val="000000" w:themeColor="text1"/>
        </w:rPr>
        <w:t>梯度：反向连乘，层数多就消失</w:t>
      </w:r>
      <w:r w:rsidRPr="00110A5E">
        <w:rPr>
          <w:color w:val="000000" w:themeColor="text1"/>
        </w:rPr>
        <w:t xml:space="preserve"> RNN</w:t>
      </w:r>
      <w:r w:rsidRPr="00110A5E">
        <w:rPr>
          <w:color w:val="000000" w:themeColor="text1"/>
        </w:rPr>
        <w:t>：</w:t>
      </w:r>
      <w:r w:rsidRPr="00110A5E">
        <w:rPr>
          <w:color w:val="000000" w:themeColor="text1"/>
        </w:rPr>
        <w:t xml:space="preserve"> </w:t>
      </w:r>
      <w:r w:rsidRPr="00110A5E">
        <w:rPr>
          <w:color w:val="000000" w:themeColor="text1"/>
        </w:rPr>
        <w:t>信号：</w:t>
      </w:r>
      <w:r w:rsidRPr="00110A5E">
        <w:rPr>
          <w:color w:val="000000" w:themeColor="text1"/>
        </w:rPr>
        <w:t xml:space="preserve">h1 → h2 → h3 → ... → h100 </w:t>
      </w:r>
      <w:r w:rsidRPr="00110A5E">
        <w:rPr>
          <w:color w:val="000000" w:themeColor="text1"/>
        </w:rPr>
        <w:t>梯度：反向连乘</w:t>
      </w:r>
      <w:r w:rsidRPr="00110A5E">
        <w:rPr>
          <w:color w:val="000000" w:themeColor="text1"/>
        </w:rPr>
        <w:t>100</w:t>
      </w:r>
      <w:r w:rsidRPr="00110A5E">
        <w:rPr>
          <w:color w:val="000000" w:themeColor="text1"/>
        </w:rPr>
        <w:t>次，必然消失</w:t>
      </w:r>
      <w:r w:rsidRPr="00110A5E">
        <w:rPr>
          <w:color w:val="000000" w:themeColor="text1"/>
        </w:rPr>
        <w:t xml:space="preserve"> LSTM</w:t>
      </w:r>
      <w:r w:rsidRPr="00110A5E">
        <w:rPr>
          <w:color w:val="000000" w:themeColor="text1"/>
        </w:rPr>
        <w:t>：</w:t>
      </w:r>
      <w:r w:rsidRPr="00110A5E">
        <w:rPr>
          <w:color w:val="000000" w:themeColor="text1"/>
        </w:rPr>
        <w:t xml:space="preserve"> Cell State</w:t>
      </w:r>
      <w:r w:rsidRPr="00110A5E">
        <w:rPr>
          <w:color w:val="000000" w:themeColor="text1"/>
        </w:rPr>
        <w:t>：</w:t>
      </w:r>
      <w:r w:rsidRPr="00110A5E">
        <w:rPr>
          <w:color w:val="000000" w:themeColor="text1"/>
        </w:rPr>
        <w:t xml:space="preserve">C1 ══════════════════► C100 </w:t>
      </w:r>
      <w:r w:rsidRPr="00110A5E">
        <w:rPr>
          <w:color w:val="000000" w:themeColor="text1"/>
        </w:rPr>
        <w:t>梯度：可以沿</w:t>
      </w:r>
      <w:r w:rsidRPr="00110A5E">
        <w:rPr>
          <w:color w:val="000000" w:themeColor="text1"/>
        </w:rPr>
        <w:t>Cell State</w:t>
      </w:r>
      <w:r w:rsidRPr="00110A5E">
        <w:rPr>
          <w:color w:val="000000" w:themeColor="text1"/>
        </w:rPr>
        <w:t>直接传，大幅缓解</w:t>
      </w:r>
      <w:r w:rsidRPr="00110A5E">
        <w:rPr>
          <w:color w:val="000000" w:themeColor="text1"/>
        </w:rPr>
        <w:t xml:space="preserve"> </w:t>
      </w:r>
      <w:proofErr w:type="spellStart"/>
      <w:r w:rsidRPr="00110A5E">
        <w:rPr>
          <w:color w:val="000000" w:themeColor="text1"/>
        </w:rPr>
        <w:t>ResNet</w:t>
      </w:r>
      <w:proofErr w:type="spellEnd"/>
      <w:r w:rsidRPr="00110A5E">
        <w:rPr>
          <w:color w:val="000000" w:themeColor="text1"/>
        </w:rPr>
        <w:t>：</w:t>
      </w:r>
      <w:r w:rsidRPr="00110A5E">
        <w:rPr>
          <w:color w:val="000000" w:themeColor="text1"/>
        </w:rPr>
        <w:t xml:space="preserve"> </w:t>
      </w:r>
      <w:r w:rsidRPr="00110A5E">
        <w:rPr>
          <w:color w:val="000000" w:themeColor="text1"/>
        </w:rPr>
        <w:t>信号：</w:t>
      </w:r>
      <w:r w:rsidRPr="00110A5E">
        <w:rPr>
          <w:color w:val="000000" w:themeColor="text1"/>
        </w:rPr>
        <w:t>x → F(x) + x</w:t>
      </w:r>
      <w:r w:rsidRPr="00110A5E">
        <w:rPr>
          <w:color w:val="000000" w:themeColor="text1"/>
        </w:rPr>
        <w:t>（残差相加）</w:t>
      </w:r>
      <w:r w:rsidRPr="00110A5E">
        <w:rPr>
          <w:color w:val="000000" w:themeColor="text1"/>
        </w:rPr>
        <w:t xml:space="preserve"> </w:t>
      </w:r>
      <w:r w:rsidRPr="00110A5E">
        <w:rPr>
          <w:color w:val="000000" w:themeColor="text1"/>
        </w:rPr>
        <w:t>梯度：至少有一条直接通道，不会消失</w:t>
      </w:r>
      <w:r w:rsidRPr="00110A5E">
        <w:rPr>
          <w:color w:val="000000" w:themeColor="text1"/>
        </w:rPr>
        <w:t xml:space="preserve"> Transformer</w:t>
      </w:r>
      <w:r w:rsidRPr="00110A5E">
        <w:rPr>
          <w:color w:val="000000" w:themeColor="text1"/>
        </w:rPr>
        <w:t>：</w:t>
      </w:r>
      <w:r w:rsidRPr="00110A5E">
        <w:rPr>
          <w:color w:val="000000" w:themeColor="text1"/>
        </w:rPr>
        <w:t xml:space="preserve"> </w:t>
      </w:r>
      <w:r w:rsidRPr="00110A5E">
        <w:rPr>
          <w:color w:val="000000" w:themeColor="text1"/>
        </w:rPr>
        <w:t>注意力：每个位置直接和所有其他位置交互</w:t>
      </w:r>
      <w:r w:rsidRPr="00110A5E">
        <w:rPr>
          <w:color w:val="000000" w:themeColor="text1"/>
        </w:rPr>
        <w:t xml:space="preserve"> </w:t>
      </w:r>
      <w:r w:rsidRPr="00110A5E">
        <w:rPr>
          <w:color w:val="000000" w:themeColor="text1"/>
        </w:rPr>
        <w:t>梯度：没有长距离连乘路径，根本解决</w:t>
      </w:r>
    </w:p>
    <w:p w14:paraId="5FDF3E89" w14:textId="04456152" w:rsidR="00E81EE2" w:rsidRDefault="006D5DB1" w:rsidP="009901E7">
      <w:r w:rsidRPr="006D5DB1">
        <w:lastRenderedPageBreak/>
        <w:t>RNN</w:t>
      </w:r>
      <w:r w:rsidRPr="006D5DB1">
        <w:t>：结构性缺陷，长序列必然梯度消失</w:t>
      </w:r>
      <w:r w:rsidRPr="006D5DB1">
        <w:t xml:space="preserve"> LSTM/GRU</w:t>
      </w:r>
      <w:r w:rsidRPr="006D5DB1">
        <w:t>：工程上的缓解方案，够用但不完美</w:t>
      </w:r>
      <w:r w:rsidRPr="006D5DB1">
        <w:t xml:space="preserve"> </w:t>
      </w:r>
      <w:proofErr w:type="spellStart"/>
      <w:r w:rsidRPr="006D5DB1">
        <w:t>ResNet</w:t>
      </w:r>
      <w:proofErr w:type="spellEnd"/>
      <w:r w:rsidRPr="006D5DB1">
        <w:t>：残差连接，解决了</w:t>
      </w:r>
      <w:r w:rsidRPr="006D5DB1">
        <w:t>CNN/MLP</w:t>
      </w:r>
      <w:r w:rsidRPr="006D5DB1">
        <w:t>的深度问题</w:t>
      </w:r>
      <w:r w:rsidRPr="006D5DB1">
        <w:t xml:space="preserve"> Transformer</w:t>
      </w:r>
      <w:r w:rsidRPr="006D5DB1">
        <w:t>：注意力机制，从根本上绕开了连乘问题</w:t>
      </w:r>
      <w:r w:rsidRPr="006D5DB1">
        <w:t xml:space="preserve"> → </w:t>
      </w:r>
      <w:r w:rsidRPr="006D5DB1">
        <w:t>这就是为什么</w:t>
      </w:r>
      <w:r w:rsidRPr="006D5DB1">
        <w:t>LLM</w:t>
      </w:r>
      <w:r w:rsidRPr="006D5DB1">
        <w:t>都用</w:t>
      </w:r>
      <w:r w:rsidRPr="006D5DB1">
        <w:t>Transformer</w:t>
      </w:r>
    </w:p>
    <w:p w14:paraId="64757D9F" w14:textId="77777777" w:rsidR="00A82834" w:rsidRPr="009901E7" w:rsidRDefault="00A82834" w:rsidP="009901E7"/>
    <w:p w14:paraId="0F6F617F" w14:textId="77777777" w:rsidR="00A82834" w:rsidRPr="00A82834" w:rsidRDefault="00A82834" w:rsidP="00A82834">
      <w:pPr>
        <w:rPr>
          <w:b/>
          <w:bCs/>
          <w:color w:val="FF0000"/>
        </w:rPr>
      </w:pPr>
      <w:r w:rsidRPr="00A82834">
        <w:rPr>
          <w:b/>
          <w:bCs/>
          <w:color w:val="FF0000"/>
        </w:rPr>
        <w:t>异常检测</w:t>
      </w:r>
    </w:p>
    <w:p w14:paraId="3EFBFFBB" w14:textId="77777777" w:rsidR="00A82834" w:rsidRPr="00A82834" w:rsidRDefault="00A82834" w:rsidP="00A82834">
      <w:pPr>
        <w:rPr>
          <w:b/>
          <w:bCs/>
          <w:color w:val="FF0000"/>
        </w:rPr>
      </w:pPr>
      <w:r w:rsidRPr="00A82834">
        <w:rPr>
          <w:b/>
          <w:bCs/>
          <w:color w:val="FF0000"/>
        </w:rPr>
        <w:t>方法一：统计过程控制（</w:t>
      </w:r>
      <w:r w:rsidRPr="00A82834">
        <w:rPr>
          <w:b/>
          <w:bCs/>
          <w:color w:val="FF0000"/>
        </w:rPr>
        <w:t>SPC</w:t>
      </w:r>
      <w:r w:rsidRPr="00A82834">
        <w:rPr>
          <w:b/>
          <w:bCs/>
          <w:color w:val="FF0000"/>
        </w:rPr>
        <w:t>）</w:t>
      </w:r>
    </w:p>
    <w:p w14:paraId="648E846B" w14:textId="77777777" w:rsidR="00A82834" w:rsidRPr="00A82834" w:rsidRDefault="00A82834" w:rsidP="00A82834">
      <w:pPr>
        <w:rPr>
          <w:color w:val="FF0000"/>
        </w:rPr>
      </w:pPr>
      <w:r w:rsidRPr="00A82834">
        <w:rPr>
          <w:color w:val="FF0000"/>
        </w:rPr>
        <w:t>这是工业界最传统、最常用的方法，</w:t>
      </w:r>
      <w:proofErr w:type="spellStart"/>
      <w:r w:rsidRPr="00A82834">
        <w:rPr>
          <w:color w:val="FF0000"/>
        </w:rPr>
        <w:t>Minjian</w:t>
      </w:r>
      <w:proofErr w:type="spellEnd"/>
      <w:r w:rsidRPr="00A82834">
        <w:rPr>
          <w:color w:val="FF0000"/>
        </w:rPr>
        <w:t>在</w:t>
      </w:r>
      <w:proofErr w:type="spellStart"/>
      <w:r w:rsidRPr="00A82834">
        <w:rPr>
          <w:color w:val="FF0000"/>
        </w:rPr>
        <w:t>PragmatIC</w:t>
      </w:r>
      <w:proofErr w:type="spellEnd"/>
      <w:r w:rsidRPr="00A82834">
        <w:rPr>
          <w:color w:val="FF0000"/>
        </w:rPr>
        <w:t>做过，一定熟悉。</w:t>
      </w:r>
    </w:p>
    <w:p w14:paraId="4A7AF4C2" w14:textId="77777777" w:rsidR="00A82834" w:rsidRPr="00A82834" w:rsidRDefault="00A82834" w:rsidP="00A82834">
      <w:pPr>
        <w:rPr>
          <w:color w:val="FF0000"/>
        </w:rPr>
      </w:pPr>
      <w:r w:rsidRPr="00A82834">
        <w:rPr>
          <w:b/>
          <w:bCs/>
          <w:color w:val="FF0000"/>
        </w:rPr>
        <w:t>核心思想：</w:t>
      </w:r>
    </w:p>
    <w:p w14:paraId="6A0C81ED" w14:textId="77777777" w:rsidR="00A82834" w:rsidRPr="00A82834" w:rsidRDefault="00A82834" w:rsidP="00A82834">
      <w:pPr>
        <w:rPr>
          <w:color w:val="FF0000"/>
        </w:rPr>
      </w:pPr>
      <w:r w:rsidRPr="00A82834">
        <w:rPr>
          <w:color w:val="FF0000"/>
        </w:rPr>
        <w:t>正常运行时，传感器数据应该在一个稳定范围内波动。超出这个范围就报警。</w:t>
      </w:r>
    </w:p>
    <w:p w14:paraId="7CE15DED" w14:textId="77777777" w:rsidR="00A82834" w:rsidRPr="00A82834" w:rsidRDefault="00A82834" w:rsidP="00A82834">
      <w:pPr>
        <w:rPr>
          <w:color w:val="FF0000"/>
        </w:rPr>
      </w:pPr>
      <w:r w:rsidRPr="00A82834">
        <w:rPr>
          <w:b/>
          <w:bCs/>
          <w:color w:val="FF0000"/>
        </w:rPr>
        <w:t>3-Sigma</w:t>
      </w:r>
      <w:r w:rsidRPr="00A82834">
        <w:rPr>
          <w:b/>
          <w:bCs/>
          <w:color w:val="FF0000"/>
        </w:rPr>
        <w:t>控制图：</w:t>
      </w:r>
    </w:p>
    <w:p w14:paraId="6CDD3E76" w14:textId="7A2D6EB8" w:rsidR="00A82834" w:rsidRPr="00A82834" w:rsidRDefault="00A82834" w:rsidP="00A82834">
      <w:pPr>
        <w:rPr>
          <w:color w:val="FF0000"/>
        </w:rPr>
      </w:pPr>
      <m:oMath>
        <m:r>
          <w:rPr>
            <w:rFonts w:ascii="Cambria Math" w:hAnsi="Cambria Math"/>
            <w:color w:val="FF0000"/>
          </w:rPr>
          <m:t>UCL=μ+3σ</m:t>
        </m:r>
        <m:r>
          <m:rPr>
            <m:nor/>
          </m:rPr>
          <w:rPr>
            <w:color w:val="FF0000"/>
          </w:rPr>
          <m:t>（上控制限）</m:t>
        </m:r>
      </m:oMath>
      <w:r w:rsidRPr="00A82834">
        <w:rPr>
          <w:color w:val="FF0000"/>
        </w:rPr>
        <w:t>UCL=μ+3σ</w:t>
      </w:r>
      <w:r w:rsidRPr="00A82834">
        <w:rPr>
          <w:color w:val="FF0000"/>
        </w:rPr>
        <w:t>（上控制限）</w:t>
      </w:r>
      <m:oMath>
        <m:r>
          <w:rPr>
            <w:rFonts w:ascii="Cambria Math" w:hAnsi="Cambria Math"/>
            <w:color w:val="FF0000"/>
          </w:rPr>
          <m:t>LCL=μ-3σ</m:t>
        </m:r>
        <m:r>
          <m:rPr>
            <m:nor/>
          </m:rPr>
          <w:rPr>
            <w:color w:val="FF0000"/>
          </w:rPr>
          <m:t>（下控制限）</m:t>
        </m:r>
      </m:oMath>
      <w:r w:rsidRPr="00A82834">
        <w:rPr>
          <w:color w:val="FF0000"/>
        </w:rPr>
        <w:t>LCL=μ−3σ</w:t>
      </w:r>
      <w:r w:rsidRPr="00A82834">
        <w:rPr>
          <w:color w:val="FF0000"/>
        </w:rPr>
        <w:t>（下控制限）</w:t>
      </w:r>
    </w:p>
    <w:p w14:paraId="7EB22E53" w14:textId="77777777" w:rsidR="00A82834" w:rsidRPr="00A82834" w:rsidRDefault="00A82834" w:rsidP="00A82834">
      <w:pPr>
        <w:rPr>
          <w:color w:val="FF0000"/>
        </w:rPr>
      </w:pPr>
      <w:r w:rsidRPr="00A82834">
        <w:rPr>
          <w:color w:val="FF0000"/>
        </w:rPr>
        <w:t>传感器值</w:t>
      </w:r>
      <w:r w:rsidRPr="00A82834">
        <w:rPr>
          <w:color w:val="FF0000"/>
        </w:rPr>
        <w:t xml:space="preserve"> ↑ UCL |----------------------------- | * * μ |---*--*---*--*--*---*--*---- | LCL |----------------------------- |________________________→ </w:t>
      </w:r>
      <w:r w:rsidRPr="00A82834">
        <w:rPr>
          <w:color w:val="FF0000"/>
        </w:rPr>
        <w:t>时间</w:t>
      </w:r>
      <w:r w:rsidRPr="00A82834">
        <w:rPr>
          <w:color w:val="FF0000"/>
        </w:rPr>
        <w:t xml:space="preserve"> </w:t>
      </w:r>
    </w:p>
    <w:p w14:paraId="14A810EE" w14:textId="77777777" w:rsidR="00A82834" w:rsidRPr="00A82834" w:rsidRDefault="00A82834" w:rsidP="00A82834">
      <w:pPr>
        <w:rPr>
          <w:color w:val="FF0000"/>
        </w:rPr>
      </w:pPr>
      <w:r w:rsidRPr="00A82834">
        <w:rPr>
          <w:b/>
          <w:bCs/>
          <w:color w:val="FF0000"/>
        </w:rPr>
        <w:t>优点：</w:t>
      </w:r>
      <w:r w:rsidRPr="00A82834">
        <w:rPr>
          <w:color w:val="FF0000"/>
        </w:rPr>
        <w:t xml:space="preserve"> </w:t>
      </w:r>
      <w:r w:rsidRPr="00A82834">
        <w:rPr>
          <w:color w:val="FF0000"/>
        </w:rPr>
        <w:t>简单，可解释，工程师容易理解</w:t>
      </w:r>
      <w:r w:rsidRPr="00A82834">
        <w:rPr>
          <w:color w:val="FF0000"/>
        </w:rPr>
        <w:t xml:space="preserve"> </w:t>
      </w:r>
      <w:r w:rsidRPr="00A82834">
        <w:rPr>
          <w:b/>
          <w:bCs/>
          <w:color w:val="FF0000"/>
        </w:rPr>
        <w:t>缺点：</w:t>
      </w:r>
      <w:r w:rsidRPr="00A82834">
        <w:rPr>
          <w:color w:val="FF0000"/>
        </w:rPr>
        <w:t xml:space="preserve"> </w:t>
      </w:r>
      <w:r w:rsidRPr="00A82834">
        <w:rPr>
          <w:color w:val="FF0000"/>
        </w:rPr>
        <w:t>只看单个变量，忽略特征之间的联动关系</w:t>
      </w:r>
    </w:p>
    <w:p w14:paraId="0E9E27CC" w14:textId="77777777" w:rsidR="00A82834" w:rsidRPr="00A82834" w:rsidRDefault="00A82834" w:rsidP="00A82834">
      <w:pPr>
        <w:rPr>
          <w:color w:val="FF0000"/>
        </w:rPr>
      </w:pPr>
      <w:r w:rsidRPr="00A82834">
        <w:rPr>
          <w:b/>
          <w:bCs/>
          <w:color w:val="FF0000"/>
        </w:rPr>
        <w:t>这就是为什么需要马氏距离：</w:t>
      </w:r>
      <w:r w:rsidRPr="00A82834">
        <w:rPr>
          <w:color w:val="FF0000"/>
        </w:rPr>
        <w:t xml:space="preserve"> </w:t>
      </w:r>
      <w:r w:rsidRPr="00A82834">
        <w:rPr>
          <w:color w:val="FF0000"/>
        </w:rPr>
        <w:t>把多变量的联动关系考虑进去，比单变量</w:t>
      </w:r>
      <w:r w:rsidRPr="00A82834">
        <w:rPr>
          <w:color w:val="FF0000"/>
        </w:rPr>
        <w:t>SPC</w:t>
      </w:r>
      <w:r w:rsidRPr="00A82834">
        <w:rPr>
          <w:color w:val="FF0000"/>
        </w:rPr>
        <w:t>更敏感。</w:t>
      </w:r>
    </w:p>
    <w:p w14:paraId="64696C76" w14:textId="77777777" w:rsidR="00A82834" w:rsidRPr="00A82834" w:rsidRDefault="00422B04" w:rsidP="00A82834">
      <w:pPr>
        <w:rPr>
          <w:color w:val="FF0000"/>
        </w:rPr>
      </w:pPr>
      <w:r>
        <w:rPr>
          <w:color w:val="FF0000"/>
        </w:rPr>
        <w:pict w14:anchorId="0A792E67">
          <v:rect id="_x0000_i1028" style="width:0;height:1.5pt" o:hralign="center" o:hrstd="t" o:hr="t" fillcolor="#a0a0a0" stroked="f"/>
        </w:pict>
      </w:r>
    </w:p>
    <w:p w14:paraId="3B72E347" w14:textId="77777777" w:rsidR="00A82834" w:rsidRPr="00A82834" w:rsidRDefault="00A82834" w:rsidP="00A82834">
      <w:pPr>
        <w:rPr>
          <w:b/>
          <w:bCs/>
          <w:color w:val="FF0000"/>
        </w:rPr>
      </w:pPr>
      <w:r w:rsidRPr="00A82834">
        <w:rPr>
          <w:b/>
          <w:bCs/>
          <w:color w:val="FF0000"/>
        </w:rPr>
        <w:t>方法二：基于马氏距离的异常检测</w:t>
      </w:r>
    </w:p>
    <w:p w14:paraId="4185F0A9" w14:textId="77777777" w:rsidR="00A82834" w:rsidRPr="00A82834" w:rsidRDefault="00A82834" w:rsidP="00A82834">
      <w:pPr>
        <w:rPr>
          <w:color w:val="FF0000"/>
        </w:rPr>
      </w:pPr>
      <w:r w:rsidRPr="00A82834">
        <w:rPr>
          <w:color w:val="FF0000"/>
        </w:rPr>
        <w:t>这是模块</w:t>
      </w:r>
      <w:r w:rsidRPr="00A82834">
        <w:rPr>
          <w:color w:val="FF0000"/>
        </w:rPr>
        <w:t>1</w:t>
      </w:r>
      <w:r w:rsidRPr="00A82834">
        <w:rPr>
          <w:color w:val="FF0000"/>
        </w:rPr>
        <w:t>的直接应用，这里补充阈值设定的统计原理。</w:t>
      </w:r>
    </w:p>
    <w:p w14:paraId="4A6E6361" w14:textId="77777777" w:rsidR="00A82834" w:rsidRPr="00A82834" w:rsidRDefault="00A82834" w:rsidP="00A82834">
      <w:pPr>
        <w:rPr>
          <w:color w:val="FF0000"/>
        </w:rPr>
      </w:pPr>
      <w:r w:rsidRPr="00A82834">
        <w:rPr>
          <w:color w:val="FF0000"/>
        </w:rPr>
        <w:t>正常状态下，马氏距离的平方服从卡方分布：</w:t>
      </w:r>
    </w:p>
    <w:p w14:paraId="07E74DDE" w14:textId="05E6C8C2" w:rsidR="00A82834" w:rsidRPr="00A82834" w:rsidRDefault="00422B04" w:rsidP="00A82834">
      <w:pPr>
        <w:rPr>
          <w:color w:val="FF0000"/>
        </w:rPr>
      </w:pPr>
      <m:oMath>
        <m:sSubSup>
          <m:sSubSupPr>
            <m:ctrlPr>
              <w:rPr>
                <w:rFonts w:ascii="Cambria Math" w:hAnsi="Cambria Math"/>
                <w:color w:val="FF0000"/>
              </w:rPr>
            </m:ctrlPr>
          </m:sSubSupPr>
          <m:e>
            <m:r>
              <w:rPr>
                <w:rFonts w:ascii="Cambria Math" w:hAnsi="Cambria Math"/>
                <w:color w:val="FF0000"/>
              </w:rPr>
              <m:t>D</m:t>
            </m:r>
          </m:e>
          <m:sub>
            <m:r>
              <w:rPr>
                <w:rFonts w:ascii="Cambria Math" w:hAnsi="Cambria Math"/>
                <w:color w:val="FF0000"/>
              </w:rPr>
              <m:t>M</m:t>
            </m:r>
          </m:sub>
          <m:sup>
            <m:r>
              <w:rPr>
                <w:rFonts w:ascii="Cambria Math" w:hAnsi="Cambria Math"/>
                <w:color w:val="FF0000"/>
              </w:rPr>
              <m:t>2</m:t>
            </m:r>
          </m:sup>
        </m:sSubSup>
        <m:r>
          <w:rPr>
            <w:rFonts w:ascii="Cambria Math" w:hAnsi="Cambria Math"/>
            <w:color w:val="FF0000"/>
          </w:rPr>
          <m:t>∼</m:t>
        </m:r>
        <m:sSup>
          <m:sSupPr>
            <m:ctrlPr>
              <w:rPr>
                <w:rFonts w:ascii="Cambria Math" w:hAnsi="Cambria Math"/>
                <w:color w:val="FF0000"/>
              </w:rPr>
            </m:ctrlPr>
          </m:sSupPr>
          <m:e>
            <m:r>
              <w:rPr>
                <w:rFonts w:ascii="Cambria Math" w:hAnsi="Cambria Math"/>
                <w:color w:val="FF0000"/>
              </w:rPr>
              <m:t>χ</m:t>
            </m:r>
          </m:e>
          <m:sup>
            <m:r>
              <w:rPr>
                <w:rFonts w:ascii="Cambria Math" w:hAnsi="Cambria Math"/>
                <w:color w:val="FF0000"/>
              </w:rPr>
              <m:t>2</m:t>
            </m:r>
          </m:sup>
        </m:sSup>
        <m:r>
          <w:rPr>
            <w:rFonts w:ascii="Cambria Math" w:hAnsi="Cambria Math"/>
            <w:color w:val="FF0000"/>
          </w:rPr>
          <m:t>(p)</m:t>
        </m:r>
      </m:oMath>
      <w:r w:rsidR="00A82834" w:rsidRPr="00A82834">
        <w:rPr>
          <w:color w:val="FF0000"/>
        </w:rPr>
        <w:t>DM2​</w:t>
      </w:r>
      <w:r w:rsidR="00A82834" w:rsidRPr="00A82834">
        <w:rPr>
          <w:rFonts w:ascii="Cambria Math" w:hAnsi="Cambria Math" w:cs="Cambria Math"/>
          <w:color w:val="FF0000"/>
        </w:rPr>
        <w:t>∼</w:t>
      </w:r>
      <w:r w:rsidR="00A82834" w:rsidRPr="00A82834">
        <w:rPr>
          <w:color w:val="FF0000"/>
        </w:rPr>
        <w:t>χ2(p)</w:t>
      </w:r>
    </w:p>
    <w:p w14:paraId="4FA2F804" w14:textId="77777777" w:rsidR="00A82834" w:rsidRPr="00A82834" w:rsidRDefault="00A82834" w:rsidP="00A82834">
      <w:pPr>
        <w:rPr>
          <w:color w:val="FF0000"/>
        </w:rPr>
      </w:pPr>
      <w:r w:rsidRPr="00A82834">
        <w:rPr>
          <w:color w:val="FF0000"/>
        </w:rPr>
        <w:t>其中</w:t>
      </w:r>
      <w:r w:rsidRPr="00A82834">
        <w:rPr>
          <w:color w:val="FF0000"/>
        </w:rPr>
        <w:t xml:space="preserve"> p = </w:t>
      </w:r>
      <w:r w:rsidRPr="00A82834">
        <w:rPr>
          <w:color w:val="FF0000"/>
        </w:rPr>
        <w:t>特征数量（比如</w:t>
      </w:r>
      <w:r w:rsidRPr="00A82834">
        <w:rPr>
          <w:color w:val="FF0000"/>
        </w:rPr>
        <w:t>5</w:t>
      </w:r>
      <w:r w:rsidRPr="00A82834">
        <w:rPr>
          <w:color w:val="FF0000"/>
        </w:rPr>
        <w:t>个特征，</w:t>
      </w:r>
      <w:r w:rsidRPr="00A82834">
        <w:rPr>
          <w:color w:val="FF0000"/>
        </w:rPr>
        <w:t>p=5</w:t>
      </w:r>
      <w:r w:rsidRPr="00A82834">
        <w:rPr>
          <w:color w:val="FF0000"/>
        </w:rPr>
        <w:t>）</w:t>
      </w:r>
    </w:p>
    <w:p w14:paraId="3A119E66" w14:textId="77777777" w:rsidR="00A82834" w:rsidRPr="00A82834" w:rsidRDefault="00A82834" w:rsidP="00A82834">
      <w:pPr>
        <w:rPr>
          <w:color w:val="FF0000"/>
        </w:rPr>
      </w:pPr>
      <w:r w:rsidRPr="00A82834">
        <w:rPr>
          <w:b/>
          <w:bCs/>
          <w:color w:val="FF0000"/>
        </w:rPr>
        <w:t>阈值设定：</w:t>
      </w:r>
    </w:p>
    <w:p w14:paraId="50F68CF0" w14:textId="77777777" w:rsidR="00A82834" w:rsidRPr="00A82834" w:rsidRDefault="00A82834" w:rsidP="00A82834">
      <w:pPr>
        <w:rPr>
          <w:color w:val="FF0000"/>
        </w:rPr>
      </w:pPr>
      <w:r w:rsidRPr="00A82834">
        <w:rPr>
          <w:color w:val="FF0000"/>
        </w:rPr>
        <w:t>Copy</w:t>
      </w:r>
    </w:p>
    <w:p w14:paraId="1D89C3E2" w14:textId="77777777" w:rsidR="00A82834" w:rsidRPr="00A82834" w:rsidRDefault="00A82834" w:rsidP="00A82834">
      <w:pPr>
        <w:rPr>
          <w:color w:val="FF0000"/>
        </w:rPr>
      </w:pPr>
      <w:r w:rsidRPr="00A82834">
        <w:rPr>
          <w:color w:val="FF0000"/>
        </w:rPr>
        <w:t>python</w:t>
      </w:r>
    </w:p>
    <w:p w14:paraId="492C6FC5" w14:textId="77777777" w:rsidR="00A82834" w:rsidRPr="00A82834" w:rsidRDefault="00A82834" w:rsidP="00A82834">
      <w:pPr>
        <w:rPr>
          <w:color w:val="FF0000"/>
        </w:rPr>
      </w:pPr>
      <w:r w:rsidRPr="00A82834">
        <w:rPr>
          <w:color w:val="FF0000"/>
        </w:rPr>
        <w:t xml:space="preserve">from </w:t>
      </w:r>
      <w:proofErr w:type="spellStart"/>
      <w:r w:rsidRPr="00A82834">
        <w:rPr>
          <w:color w:val="FF0000"/>
        </w:rPr>
        <w:t>scipy</w:t>
      </w:r>
      <w:proofErr w:type="spellEnd"/>
      <w:r w:rsidRPr="00A82834">
        <w:rPr>
          <w:color w:val="FF0000"/>
        </w:rPr>
        <w:t xml:space="preserve"> import stats</w:t>
      </w:r>
    </w:p>
    <w:p w14:paraId="48C8BB06" w14:textId="77777777" w:rsidR="00A82834" w:rsidRPr="00A82834" w:rsidRDefault="00A82834" w:rsidP="00A82834">
      <w:pPr>
        <w:rPr>
          <w:color w:val="FF0000"/>
        </w:rPr>
      </w:pPr>
    </w:p>
    <w:p w14:paraId="57BBA294" w14:textId="77777777" w:rsidR="00A82834" w:rsidRPr="00A82834" w:rsidRDefault="00A82834" w:rsidP="00A82834">
      <w:pPr>
        <w:rPr>
          <w:color w:val="FF0000"/>
        </w:rPr>
      </w:pPr>
      <w:r w:rsidRPr="00A82834">
        <w:rPr>
          <w:color w:val="FF0000"/>
        </w:rPr>
        <w:t xml:space="preserve">p = 5  # </w:t>
      </w:r>
      <w:r w:rsidRPr="00A82834">
        <w:rPr>
          <w:color w:val="FF0000"/>
        </w:rPr>
        <w:t>特征数量</w:t>
      </w:r>
    </w:p>
    <w:p w14:paraId="5458F9F5" w14:textId="77777777" w:rsidR="00A82834" w:rsidRPr="00A82834" w:rsidRDefault="00A82834" w:rsidP="00A82834">
      <w:pPr>
        <w:rPr>
          <w:color w:val="FF0000"/>
        </w:rPr>
      </w:pPr>
      <w:r w:rsidRPr="00A82834">
        <w:rPr>
          <w:color w:val="FF0000"/>
        </w:rPr>
        <w:t>confidence = 0.95</w:t>
      </w:r>
    </w:p>
    <w:p w14:paraId="7479FEF2" w14:textId="77777777" w:rsidR="00A82834" w:rsidRPr="00A82834" w:rsidRDefault="00A82834" w:rsidP="00A82834">
      <w:pPr>
        <w:rPr>
          <w:color w:val="FF0000"/>
        </w:rPr>
      </w:pPr>
      <w:r w:rsidRPr="00A82834">
        <w:rPr>
          <w:color w:val="FF0000"/>
        </w:rPr>
        <w:t xml:space="preserve">threshold = stats.chi2.ppf(confidence, </w:t>
      </w:r>
      <w:proofErr w:type="spellStart"/>
      <w:r w:rsidRPr="00A82834">
        <w:rPr>
          <w:color w:val="FF0000"/>
        </w:rPr>
        <w:t>df</w:t>
      </w:r>
      <w:proofErr w:type="spellEnd"/>
      <w:r w:rsidRPr="00A82834">
        <w:rPr>
          <w:color w:val="FF0000"/>
        </w:rPr>
        <w:t>=p)</w:t>
      </w:r>
    </w:p>
    <w:p w14:paraId="07368D0B" w14:textId="77777777" w:rsidR="00A82834" w:rsidRPr="00A82834" w:rsidRDefault="00A82834" w:rsidP="00A82834">
      <w:pPr>
        <w:rPr>
          <w:color w:val="FF0000"/>
        </w:rPr>
      </w:pPr>
      <w:r w:rsidRPr="00A82834">
        <w:rPr>
          <w:color w:val="FF0000"/>
        </w:rPr>
        <w:t># p=5, 95%</w:t>
      </w:r>
      <w:r w:rsidRPr="00A82834">
        <w:rPr>
          <w:color w:val="FF0000"/>
        </w:rPr>
        <w:t>置信度</w:t>
      </w:r>
      <w:r w:rsidRPr="00A82834">
        <w:rPr>
          <w:color w:val="FF0000"/>
        </w:rPr>
        <w:t xml:space="preserve"> → </w:t>
      </w:r>
      <w:r w:rsidRPr="00A82834">
        <w:rPr>
          <w:color w:val="FF0000"/>
        </w:rPr>
        <w:t>阈值</w:t>
      </w:r>
      <w:r w:rsidRPr="00A82834">
        <w:rPr>
          <w:color w:val="FF0000"/>
        </w:rPr>
        <w:t xml:space="preserve"> ≈ 11.07</w:t>
      </w:r>
    </w:p>
    <w:p w14:paraId="52CD8DAD" w14:textId="77777777" w:rsidR="00A82834" w:rsidRPr="00A82834" w:rsidRDefault="00A82834" w:rsidP="00A82834">
      <w:pPr>
        <w:rPr>
          <w:color w:val="FF0000"/>
        </w:rPr>
      </w:pPr>
    </w:p>
    <w:p w14:paraId="32C105E8" w14:textId="77777777" w:rsidR="00A82834" w:rsidRPr="00A82834" w:rsidRDefault="00A82834" w:rsidP="00A82834">
      <w:pPr>
        <w:rPr>
          <w:color w:val="FF0000"/>
        </w:rPr>
      </w:pPr>
      <w:r w:rsidRPr="00A82834">
        <w:rPr>
          <w:color w:val="FF0000"/>
        </w:rPr>
        <w:t xml:space="preserve"># </w:t>
      </w:r>
      <w:r w:rsidRPr="00A82834">
        <w:rPr>
          <w:color w:val="FF0000"/>
        </w:rPr>
        <w:t>判断异常</w:t>
      </w:r>
    </w:p>
    <w:p w14:paraId="320C69E0" w14:textId="77777777" w:rsidR="00A82834" w:rsidRPr="00A82834" w:rsidRDefault="00A82834" w:rsidP="00A82834">
      <w:pPr>
        <w:rPr>
          <w:color w:val="FF0000"/>
        </w:rPr>
      </w:pPr>
      <w:proofErr w:type="spellStart"/>
      <w:r w:rsidRPr="00A82834">
        <w:rPr>
          <w:color w:val="FF0000"/>
        </w:rPr>
        <w:lastRenderedPageBreak/>
        <w:t>is_anomaly</w:t>
      </w:r>
      <w:proofErr w:type="spellEnd"/>
      <w:r w:rsidRPr="00A82834">
        <w:rPr>
          <w:color w:val="FF0000"/>
        </w:rPr>
        <w:t xml:space="preserve"> = </w:t>
      </w:r>
      <w:proofErr w:type="spellStart"/>
      <w:r w:rsidRPr="00A82834">
        <w:rPr>
          <w:color w:val="FF0000"/>
        </w:rPr>
        <w:t>mahal_distance_squared</w:t>
      </w:r>
      <w:proofErr w:type="spellEnd"/>
      <w:r w:rsidRPr="00A82834">
        <w:rPr>
          <w:color w:val="FF0000"/>
        </w:rPr>
        <w:t xml:space="preserve"> &gt; threshold</w:t>
      </w:r>
    </w:p>
    <w:p w14:paraId="214692FD" w14:textId="77777777" w:rsidR="00A82834" w:rsidRPr="00A82834" w:rsidRDefault="00A82834" w:rsidP="00A82834">
      <w:pPr>
        <w:rPr>
          <w:color w:val="FF0000"/>
        </w:rPr>
      </w:pPr>
      <w:r w:rsidRPr="00A82834">
        <w:rPr>
          <w:b/>
          <w:bCs/>
          <w:color w:val="FF0000"/>
        </w:rPr>
        <w:t>直觉：</w:t>
      </w:r>
      <w:r w:rsidRPr="00A82834">
        <w:rPr>
          <w:color w:val="FF0000"/>
        </w:rPr>
        <w:t xml:space="preserve"> </w:t>
      </w:r>
      <w:r w:rsidRPr="00A82834">
        <w:rPr>
          <w:color w:val="FF0000"/>
        </w:rPr>
        <w:t>正常数据有</w:t>
      </w:r>
      <w:r w:rsidRPr="00A82834">
        <w:rPr>
          <w:color w:val="FF0000"/>
        </w:rPr>
        <w:t>95%</w:t>
      </w:r>
      <w:r w:rsidRPr="00A82834">
        <w:rPr>
          <w:color w:val="FF0000"/>
        </w:rPr>
        <w:t>的概率落在阈值以内，超过阈值的点有</w:t>
      </w:r>
      <w:r w:rsidRPr="00A82834">
        <w:rPr>
          <w:color w:val="FF0000"/>
        </w:rPr>
        <w:t>95%</w:t>
      </w:r>
      <w:r w:rsidRPr="00A82834">
        <w:rPr>
          <w:color w:val="FF0000"/>
        </w:rPr>
        <w:t>的把握是异常。</w:t>
      </w:r>
    </w:p>
    <w:p w14:paraId="2B81BADE" w14:textId="77777777" w:rsidR="00A82834" w:rsidRPr="00A82834" w:rsidRDefault="00422B04" w:rsidP="00A82834">
      <w:pPr>
        <w:rPr>
          <w:color w:val="FF0000"/>
        </w:rPr>
      </w:pPr>
      <w:r>
        <w:rPr>
          <w:color w:val="FF0000"/>
        </w:rPr>
        <w:pict w14:anchorId="65F5D3DF">
          <v:rect id="_x0000_i1029" style="width:0;height:1.5pt" o:hralign="center" o:hrstd="t" o:hr="t" fillcolor="#a0a0a0" stroked="f"/>
        </w:pict>
      </w:r>
    </w:p>
    <w:p w14:paraId="2AEAB103" w14:textId="77777777" w:rsidR="00A82834" w:rsidRPr="00A82834" w:rsidRDefault="00A82834" w:rsidP="00A82834">
      <w:pPr>
        <w:rPr>
          <w:b/>
          <w:bCs/>
          <w:color w:val="FF0000"/>
        </w:rPr>
      </w:pPr>
      <w:r w:rsidRPr="00A82834">
        <w:rPr>
          <w:b/>
          <w:bCs/>
          <w:color w:val="FF0000"/>
        </w:rPr>
        <w:t>方法三：基于模型的异常检测</w:t>
      </w:r>
    </w:p>
    <w:p w14:paraId="08959C2E" w14:textId="77777777" w:rsidR="00A82834" w:rsidRPr="00A82834" w:rsidRDefault="00A82834" w:rsidP="00A82834">
      <w:pPr>
        <w:rPr>
          <w:color w:val="FF0000"/>
        </w:rPr>
      </w:pPr>
      <w:r w:rsidRPr="00A82834">
        <w:rPr>
          <w:color w:val="FF0000"/>
        </w:rPr>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4050"/>
        <w:gridCol w:w="2805"/>
      </w:tblGrid>
      <w:tr w:rsidR="00A82834" w:rsidRPr="00A82834" w14:paraId="1F01D905" w14:textId="77777777">
        <w:trPr>
          <w:tblHeader/>
          <w:tblCellSpacing w:w="15" w:type="dxa"/>
        </w:trPr>
        <w:tc>
          <w:tcPr>
            <w:tcW w:w="0" w:type="auto"/>
            <w:vAlign w:val="center"/>
            <w:hideMark/>
          </w:tcPr>
          <w:p w14:paraId="6E954D40" w14:textId="77777777" w:rsidR="00A82834" w:rsidRPr="00A82834" w:rsidRDefault="00A82834" w:rsidP="00A82834">
            <w:pPr>
              <w:rPr>
                <w:b/>
                <w:bCs/>
                <w:color w:val="FF0000"/>
              </w:rPr>
            </w:pPr>
            <w:r w:rsidRPr="00A82834">
              <w:rPr>
                <w:b/>
                <w:bCs/>
                <w:color w:val="FF0000"/>
              </w:rPr>
              <w:t>方法</w:t>
            </w:r>
          </w:p>
        </w:tc>
        <w:tc>
          <w:tcPr>
            <w:tcW w:w="0" w:type="auto"/>
            <w:vAlign w:val="center"/>
            <w:hideMark/>
          </w:tcPr>
          <w:p w14:paraId="70C18775" w14:textId="77777777" w:rsidR="00A82834" w:rsidRPr="00A82834" w:rsidRDefault="00A82834" w:rsidP="00A82834">
            <w:pPr>
              <w:rPr>
                <w:b/>
                <w:bCs/>
                <w:color w:val="FF0000"/>
              </w:rPr>
            </w:pPr>
            <w:r w:rsidRPr="00A82834">
              <w:rPr>
                <w:b/>
                <w:bCs/>
                <w:color w:val="FF0000"/>
              </w:rPr>
              <w:t>原理</w:t>
            </w:r>
          </w:p>
        </w:tc>
        <w:tc>
          <w:tcPr>
            <w:tcW w:w="0" w:type="auto"/>
            <w:vAlign w:val="center"/>
            <w:hideMark/>
          </w:tcPr>
          <w:p w14:paraId="4B769368" w14:textId="77777777" w:rsidR="00A82834" w:rsidRPr="00A82834" w:rsidRDefault="00A82834" w:rsidP="00A82834">
            <w:pPr>
              <w:rPr>
                <w:b/>
                <w:bCs/>
                <w:color w:val="FF0000"/>
              </w:rPr>
            </w:pPr>
            <w:r w:rsidRPr="00A82834">
              <w:rPr>
                <w:b/>
                <w:bCs/>
                <w:color w:val="FF0000"/>
              </w:rPr>
              <w:t>适用场景</w:t>
            </w:r>
          </w:p>
        </w:tc>
      </w:tr>
      <w:tr w:rsidR="00A82834" w:rsidRPr="00A82834" w14:paraId="0DA96B51" w14:textId="77777777">
        <w:trPr>
          <w:tblCellSpacing w:w="15" w:type="dxa"/>
        </w:trPr>
        <w:tc>
          <w:tcPr>
            <w:tcW w:w="0" w:type="auto"/>
            <w:vAlign w:val="center"/>
            <w:hideMark/>
          </w:tcPr>
          <w:p w14:paraId="24EF5F4C" w14:textId="77777777" w:rsidR="00A82834" w:rsidRPr="00A82834" w:rsidRDefault="00A82834" w:rsidP="00A82834">
            <w:pPr>
              <w:rPr>
                <w:color w:val="FF0000"/>
              </w:rPr>
            </w:pPr>
            <w:r w:rsidRPr="00A82834">
              <w:rPr>
                <w:b/>
                <w:bCs/>
                <w:color w:val="FF0000"/>
              </w:rPr>
              <w:t>Isolation Forest</w:t>
            </w:r>
          </w:p>
        </w:tc>
        <w:tc>
          <w:tcPr>
            <w:tcW w:w="0" w:type="auto"/>
            <w:vAlign w:val="center"/>
            <w:hideMark/>
          </w:tcPr>
          <w:p w14:paraId="0E27AF38" w14:textId="77777777" w:rsidR="00A82834" w:rsidRPr="00A82834" w:rsidRDefault="00A82834" w:rsidP="00A82834">
            <w:pPr>
              <w:rPr>
                <w:color w:val="FF0000"/>
              </w:rPr>
            </w:pPr>
            <w:r w:rsidRPr="00A82834">
              <w:rPr>
                <w:color w:val="FF0000"/>
              </w:rPr>
              <w:t>异常点更容易被</w:t>
            </w:r>
            <w:r w:rsidRPr="00A82834">
              <w:rPr>
                <w:color w:val="FF0000"/>
              </w:rPr>
              <w:t>"</w:t>
            </w:r>
            <w:r w:rsidRPr="00A82834">
              <w:rPr>
                <w:color w:val="FF0000"/>
              </w:rPr>
              <w:t>孤立</w:t>
            </w:r>
            <w:r w:rsidRPr="00A82834">
              <w:rPr>
                <w:color w:val="FF0000"/>
              </w:rPr>
              <w:t>"</w:t>
            </w:r>
          </w:p>
        </w:tc>
        <w:tc>
          <w:tcPr>
            <w:tcW w:w="0" w:type="auto"/>
            <w:vAlign w:val="center"/>
            <w:hideMark/>
          </w:tcPr>
          <w:p w14:paraId="2379AB32" w14:textId="77777777" w:rsidR="00A82834" w:rsidRPr="00A82834" w:rsidRDefault="00A82834" w:rsidP="00A82834">
            <w:pPr>
              <w:rPr>
                <w:color w:val="FF0000"/>
              </w:rPr>
            </w:pPr>
            <w:r w:rsidRPr="00A82834">
              <w:rPr>
                <w:color w:val="FF0000"/>
              </w:rPr>
              <w:t>高维数据，无需正态假设</w:t>
            </w:r>
          </w:p>
        </w:tc>
      </w:tr>
      <w:tr w:rsidR="00A82834" w:rsidRPr="00A82834" w14:paraId="652C9FF3" w14:textId="77777777">
        <w:trPr>
          <w:tblCellSpacing w:w="15" w:type="dxa"/>
        </w:trPr>
        <w:tc>
          <w:tcPr>
            <w:tcW w:w="0" w:type="auto"/>
            <w:vAlign w:val="center"/>
            <w:hideMark/>
          </w:tcPr>
          <w:p w14:paraId="3786C736" w14:textId="77777777" w:rsidR="00A82834" w:rsidRPr="00A82834" w:rsidRDefault="00A82834" w:rsidP="00A82834">
            <w:pPr>
              <w:rPr>
                <w:color w:val="FF0000"/>
              </w:rPr>
            </w:pPr>
            <w:r w:rsidRPr="00A82834">
              <w:rPr>
                <w:b/>
                <w:bCs/>
                <w:color w:val="FF0000"/>
              </w:rPr>
              <w:t>Autoencoder</w:t>
            </w:r>
          </w:p>
        </w:tc>
        <w:tc>
          <w:tcPr>
            <w:tcW w:w="0" w:type="auto"/>
            <w:vAlign w:val="center"/>
            <w:hideMark/>
          </w:tcPr>
          <w:p w14:paraId="489532B7" w14:textId="77777777" w:rsidR="00A82834" w:rsidRPr="00A82834" w:rsidRDefault="00A82834" w:rsidP="00A82834">
            <w:pPr>
              <w:rPr>
                <w:color w:val="FF0000"/>
              </w:rPr>
            </w:pPr>
            <w:r w:rsidRPr="00A82834">
              <w:rPr>
                <w:color w:val="FF0000"/>
              </w:rPr>
              <w:t>正常数据重建误差小，异常数据重建误差大</w:t>
            </w:r>
          </w:p>
        </w:tc>
        <w:tc>
          <w:tcPr>
            <w:tcW w:w="0" w:type="auto"/>
            <w:vAlign w:val="center"/>
            <w:hideMark/>
          </w:tcPr>
          <w:p w14:paraId="1EC776FE" w14:textId="77777777" w:rsidR="00A82834" w:rsidRPr="00A82834" w:rsidRDefault="00A82834" w:rsidP="00A82834">
            <w:pPr>
              <w:rPr>
                <w:color w:val="FF0000"/>
              </w:rPr>
            </w:pPr>
            <w:r w:rsidRPr="00A82834">
              <w:rPr>
                <w:color w:val="FF0000"/>
              </w:rPr>
              <w:t>复杂非线性模式</w:t>
            </w:r>
          </w:p>
        </w:tc>
      </w:tr>
      <w:tr w:rsidR="00A82834" w:rsidRPr="00A82834" w14:paraId="27C74B77" w14:textId="77777777">
        <w:trPr>
          <w:tblCellSpacing w:w="15" w:type="dxa"/>
        </w:trPr>
        <w:tc>
          <w:tcPr>
            <w:tcW w:w="0" w:type="auto"/>
            <w:vAlign w:val="center"/>
            <w:hideMark/>
          </w:tcPr>
          <w:p w14:paraId="7C011786" w14:textId="77777777" w:rsidR="00A82834" w:rsidRPr="00A82834" w:rsidRDefault="00A82834" w:rsidP="00A82834">
            <w:pPr>
              <w:rPr>
                <w:color w:val="FF0000"/>
              </w:rPr>
            </w:pPr>
            <w:r w:rsidRPr="00A82834">
              <w:rPr>
                <w:b/>
                <w:bCs/>
                <w:color w:val="FF0000"/>
              </w:rPr>
              <w:t>One-Class SVM</w:t>
            </w:r>
          </w:p>
        </w:tc>
        <w:tc>
          <w:tcPr>
            <w:tcW w:w="0" w:type="auto"/>
            <w:vAlign w:val="center"/>
            <w:hideMark/>
          </w:tcPr>
          <w:p w14:paraId="50F05F3F" w14:textId="77777777" w:rsidR="00A82834" w:rsidRPr="00A82834" w:rsidRDefault="00A82834" w:rsidP="00A82834">
            <w:pPr>
              <w:rPr>
                <w:color w:val="FF0000"/>
              </w:rPr>
            </w:pPr>
            <w:r w:rsidRPr="00A82834">
              <w:rPr>
                <w:color w:val="FF0000"/>
              </w:rPr>
              <w:t>在正常数据周围画一个边界</w:t>
            </w:r>
          </w:p>
        </w:tc>
        <w:tc>
          <w:tcPr>
            <w:tcW w:w="0" w:type="auto"/>
            <w:vAlign w:val="center"/>
            <w:hideMark/>
          </w:tcPr>
          <w:p w14:paraId="3082DF8F" w14:textId="77777777" w:rsidR="00A82834" w:rsidRPr="00A82834" w:rsidRDefault="00A82834" w:rsidP="00A82834">
            <w:pPr>
              <w:rPr>
                <w:color w:val="FF0000"/>
              </w:rPr>
            </w:pPr>
            <w:r w:rsidRPr="00A82834">
              <w:rPr>
                <w:color w:val="FF0000"/>
              </w:rPr>
              <w:t>只有正常数据，没有故障样本</w:t>
            </w:r>
          </w:p>
        </w:tc>
      </w:tr>
    </w:tbl>
    <w:p w14:paraId="23A6D7E5" w14:textId="77777777" w:rsidR="00A82834" w:rsidRPr="00A82834" w:rsidRDefault="00A82834" w:rsidP="00A82834">
      <w:pPr>
        <w:rPr>
          <w:color w:val="FF0000"/>
        </w:rPr>
      </w:pPr>
      <w:r w:rsidRPr="00A82834">
        <w:rPr>
          <w:b/>
          <w:bCs/>
          <w:color w:val="FF0000"/>
        </w:rPr>
        <w:t>工业里最常用的组合：</w:t>
      </w:r>
    </w:p>
    <w:p w14:paraId="52B5207E" w14:textId="77777777" w:rsidR="00A82834" w:rsidRPr="00A82834" w:rsidRDefault="00A82834" w:rsidP="00A82834">
      <w:pPr>
        <w:rPr>
          <w:color w:val="FF0000"/>
        </w:rPr>
      </w:pPr>
      <w:r w:rsidRPr="00A82834">
        <w:rPr>
          <w:color w:val="FF0000"/>
        </w:rPr>
        <w:t>马氏距离（统计基线）</w:t>
      </w:r>
      <w:r w:rsidRPr="00A82834">
        <w:rPr>
          <w:color w:val="FF0000"/>
        </w:rPr>
        <w:t xml:space="preserve"> + Isolation Forest</w:t>
      </w:r>
      <w:r w:rsidRPr="00A82834">
        <w:rPr>
          <w:color w:val="FF0000"/>
        </w:rPr>
        <w:t>（捕捉非线性异常）</w:t>
      </w:r>
      <w:r w:rsidRPr="00A82834">
        <w:rPr>
          <w:color w:val="FF0000"/>
        </w:rPr>
        <w:t xml:space="preserve"> + </w:t>
      </w:r>
      <w:r w:rsidRPr="00A82834">
        <w:rPr>
          <w:color w:val="FF0000"/>
        </w:rPr>
        <w:t>工程师确认</w:t>
      </w:r>
      <w:r w:rsidRPr="00A82834">
        <w:rPr>
          <w:color w:val="FF0000"/>
        </w:rPr>
        <w:t xml:space="preserve"> </w:t>
      </w:r>
    </w:p>
    <w:p w14:paraId="09AC5360" w14:textId="77777777" w:rsidR="00A82834" w:rsidRPr="00A82834" w:rsidRDefault="00422B04" w:rsidP="00A82834">
      <w:pPr>
        <w:rPr>
          <w:color w:val="FF0000"/>
        </w:rPr>
      </w:pPr>
      <w:r>
        <w:rPr>
          <w:color w:val="FF0000"/>
        </w:rPr>
        <w:pict w14:anchorId="22CE0388">
          <v:rect id="_x0000_i1030" style="width:0;height:1.5pt" o:hralign="center" o:hrstd="t" o:hr="t" fillcolor="#a0a0a0" stroked="f"/>
        </w:pict>
      </w:r>
    </w:p>
    <w:p w14:paraId="330735EF" w14:textId="77777777" w:rsidR="00A82834" w:rsidRPr="00A82834" w:rsidRDefault="00A82834" w:rsidP="00A82834">
      <w:pPr>
        <w:rPr>
          <w:b/>
          <w:bCs/>
          <w:color w:val="FF0000"/>
        </w:rPr>
      </w:pPr>
      <w:r w:rsidRPr="00A82834">
        <w:rPr>
          <w:b/>
          <w:bCs/>
          <w:color w:val="FF0000"/>
        </w:rPr>
        <w:t>第二部分：故障分类</w:t>
      </w:r>
    </w:p>
    <w:p w14:paraId="36ACE42C" w14:textId="77777777" w:rsidR="00A82834" w:rsidRPr="00A82834" w:rsidRDefault="00A82834" w:rsidP="00A82834">
      <w:pPr>
        <w:rPr>
          <w:b/>
          <w:bCs/>
          <w:color w:val="FF0000"/>
        </w:rPr>
      </w:pPr>
      <w:r w:rsidRPr="00A82834">
        <w:rPr>
          <w:b/>
          <w:bCs/>
          <w:color w:val="FF0000"/>
        </w:rPr>
        <w:t>现实问题：标注数据极少</w:t>
      </w:r>
    </w:p>
    <w:p w14:paraId="21BA375D" w14:textId="77777777" w:rsidR="00A82834" w:rsidRPr="00A82834" w:rsidRDefault="00A82834" w:rsidP="00A82834">
      <w:pPr>
        <w:rPr>
          <w:color w:val="FF0000"/>
        </w:rPr>
      </w:pPr>
      <w:r w:rsidRPr="00A82834">
        <w:rPr>
          <w:color w:val="FF0000"/>
        </w:rPr>
        <w:t>工业设备的故障数据有一个根本性困难：</w:t>
      </w:r>
    </w:p>
    <w:p w14:paraId="7FEABA48" w14:textId="77777777" w:rsidR="00A82834" w:rsidRPr="00A82834" w:rsidRDefault="00A82834" w:rsidP="00A82834">
      <w:pPr>
        <w:rPr>
          <w:color w:val="FF0000"/>
        </w:rPr>
      </w:pPr>
      <w:r w:rsidRPr="00A82834">
        <w:rPr>
          <w:color w:val="FF0000"/>
        </w:rPr>
        <w:t>正常数据：大量（设备大部分时间是健康的）</w:t>
      </w:r>
      <w:r w:rsidRPr="00A82834">
        <w:rPr>
          <w:color w:val="FF0000"/>
        </w:rPr>
        <w:t xml:space="preserve"> </w:t>
      </w:r>
      <w:r w:rsidRPr="00A82834">
        <w:rPr>
          <w:color w:val="FF0000"/>
        </w:rPr>
        <w:t>故障数据：极少（故障是小概率事件）</w:t>
      </w:r>
      <w:r w:rsidRPr="00A82834">
        <w:rPr>
          <w:color w:val="FF0000"/>
        </w:rPr>
        <w:t xml:space="preserve"> </w:t>
      </w:r>
      <w:r w:rsidRPr="00A82834">
        <w:rPr>
          <w:color w:val="FF0000"/>
        </w:rPr>
        <w:t>故障标注：更少（需要工程师人工确认）</w:t>
      </w:r>
      <w:r w:rsidRPr="00A82834">
        <w:rPr>
          <w:color w:val="FF0000"/>
        </w:rPr>
        <w:t xml:space="preserve"> </w:t>
      </w:r>
    </w:p>
    <w:p w14:paraId="6AF951A4" w14:textId="77777777" w:rsidR="00A82834" w:rsidRPr="00A82834" w:rsidRDefault="00A82834" w:rsidP="00A82834">
      <w:pPr>
        <w:rPr>
          <w:color w:val="FF0000"/>
        </w:rPr>
      </w:pPr>
      <w:r w:rsidRPr="00A82834">
        <w:rPr>
          <w:color w:val="FF0000"/>
        </w:rPr>
        <w:t>这就是</w:t>
      </w:r>
      <w:r w:rsidRPr="00A82834">
        <w:rPr>
          <w:b/>
          <w:bCs/>
          <w:color w:val="FF0000"/>
        </w:rPr>
        <w:t>类别不平衡问题</w:t>
      </w:r>
      <w:r w:rsidRPr="00A82834">
        <w:rPr>
          <w:color w:val="FF0000"/>
        </w:rPr>
        <w:t>，</w:t>
      </w:r>
      <w:proofErr w:type="spellStart"/>
      <w:r w:rsidRPr="00A82834">
        <w:rPr>
          <w:color w:val="FF0000"/>
        </w:rPr>
        <w:t>Minjian</w:t>
      </w:r>
      <w:proofErr w:type="spellEnd"/>
      <w:r w:rsidRPr="00A82834">
        <w:rPr>
          <w:color w:val="FF0000"/>
        </w:rPr>
        <w:t>一定会问。</w:t>
      </w:r>
    </w:p>
    <w:p w14:paraId="79BDF996" w14:textId="77777777" w:rsidR="00A82834" w:rsidRPr="00A82834" w:rsidRDefault="00422B04" w:rsidP="00A82834">
      <w:pPr>
        <w:rPr>
          <w:color w:val="FF0000"/>
        </w:rPr>
      </w:pPr>
      <w:r>
        <w:rPr>
          <w:color w:val="FF0000"/>
        </w:rPr>
        <w:pict w14:anchorId="546A3300">
          <v:rect id="_x0000_i1031" style="width:0;height:1.5pt" o:hralign="center" o:hrstd="t" o:hr="t" fillcolor="#a0a0a0" stroked="f"/>
        </w:pict>
      </w:r>
    </w:p>
    <w:p w14:paraId="081CD6D2" w14:textId="77777777" w:rsidR="00A82834" w:rsidRPr="00A82834" w:rsidRDefault="00A82834" w:rsidP="00A82834">
      <w:pPr>
        <w:rPr>
          <w:b/>
          <w:bCs/>
          <w:color w:val="FF0000"/>
        </w:rPr>
      </w:pPr>
      <w:r w:rsidRPr="00A82834">
        <w:rPr>
          <w:b/>
          <w:bCs/>
          <w:color w:val="FF0000"/>
        </w:rPr>
        <w:t>处理类别不平衡</w:t>
      </w:r>
    </w:p>
    <w:p w14:paraId="5569FC59" w14:textId="77777777" w:rsidR="00A82834" w:rsidRPr="00A82834" w:rsidRDefault="00A82834" w:rsidP="00A82834">
      <w:pPr>
        <w:rPr>
          <w:color w:val="FF0000"/>
        </w:rPr>
      </w:pPr>
      <w:r w:rsidRPr="00A82834">
        <w:rPr>
          <w:color w:val="FF0000"/>
        </w:rPr>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76"/>
        <w:gridCol w:w="3210"/>
        <w:gridCol w:w="2805"/>
      </w:tblGrid>
      <w:tr w:rsidR="00A82834" w:rsidRPr="00A82834" w14:paraId="5F2AA739" w14:textId="77777777">
        <w:trPr>
          <w:tblHeader/>
          <w:tblCellSpacing w:w="15" w:type="dxa"/>
        </w:trPr>
        <w:tc>
          <w:tcPr>
            <w:tcW w:w="0" w:type="auto"/>
            <w:vAlign w:val="center"/>
            <w:hideMark/>
          </w:tcPr>
          <w:p w14:paraId="5E02B5CD" w14:textId="77777777" w:rsidR="00A82834" w:rsidRPr="00A82834" w:rsidRDefault="00A82834" w:rsidP="00A82834">
            <w:pPr>
              <w:rPr>
                <w:b/>
                <w:bCs/>
                <w:color w:val="FF0000"/>
              </w:rPr>
            </w:pPr>
            <w:r w:rsidRPr="00A82834">
              <w:rPr>
                <w:b/>
                <w:bCs/>
                <w:color w:val="FF0000"/>
              </w:rPr>
              <w:t>方法</w:t>
            </w:r>
          </w:p>
        </w:tc>
        <w:tc>
          <w:tcPr>
            <w:tcW w:w="0" w:type="auto"/>
            <w:vAlign w:val="center"/>
            <w:hideMark/>
          </w:tcPr>
          <w:p w14:paraId="290560A7" w14:textId="77777777" w:rsidR="00A82834" w:rsidRPr="00A82834" w:rsidRDefault="00A82834" w:rsidP="00A82834">
            <w:pPr>
              <w:rPr>
                <w:b/>
                <w:bCs/>
                <w:color w:val="FF0000"/>
              </w:rPr>
            </w:pPr>
            <w:r w:rsidRPr="00A82834">
              <w:rPr>
                <w:b/>
                <w:bCs/>
                <w:color w:val="FF0000"/>
              </w:rPr>
              <w:t>原理</w:t>
            </w:r>
          </w:p>
        </w:tc>
        <w:tc>
          <w:tcPr>
            <w:tcW w:w="0" w:type="auto"/>
            <w:vAlign w:val="center"/>
            <w:hideMark/>
          </w:tcPr>
          <w:p w14:paraId="4E599EB7" w14:textId="77777777" w:rsidR="00A82834" w:rsidRPr="00A82834" w:rsidRDefault="00A82834" w:rsidP="00A82834">
            <w:pPr>
              <w:rPr>
                <w:b/>
                <w:bCs/>
                <w:color w:val="FF0000"/>
              </w:rPr>
            </w:pPr>
            <w:r w:rsidRPr="00A82834">
              <w:rPr>
                <w:b/>
                <w:bCs/>
                <w:color w:val="FF0000"/>
              </w:rPr>
              <w:t>优缺点</w:t>
            </w:r>
          </w:p>
        </w:tc>
      </w:tr>
      <w:tr w:rsidR="00A82834" w:rsidRPr="00A82834" w14:paraId="1E06DDA2" w14:textId="77777777">
        <w:trPr>
          <w:tblCellSpacing w:w="15" w:type="dxa"/>
        </w:trPr>
        <w:tc>
          <w:tcPr>
            <w:tcW w:w="0" w:type="auto"/>
            <w:vAlign w:val="center"/>
            <w:hideMark/>
          </w:tcPr>
          <w:p w14:paraId="025E2042" w14:textId="77777777" w:rsidR="00A82834" w:rsidRPr="00A82834" w:rsidRDefault="00A82834" w:rsidP="00A82834">
            <w:pPr>
              <w:rPr>
                <w:color w:val="FF0000"/>
              </w:rPr>
            </w:pPr>
            <w:r w:rsidRPr="00A82834">
              <w:rPr>
                <w:b/>
                <w:bCs/>
                <w:color w:val="FF0000"/>
              </w:rPr>
              <w:t>过采样（</w:t>
            </w:r>
            <w:r w:rsidRPr="00A82834">
              <w:rPr>
                <w:b/>
                <w:bCs/>
                <w:color w:val="FF0000"/>
              </w:rPr>
              <w:t>SMOTE</w:t>
            </w:r>
            <w:r w:rsidRPr="00A82834">
              <w:rPr>
                <w:b/>
                <w:bCs/>
                <w:color w:val="FF0000"/>
              </w:rPr>
              <w:t>）</w:t>
            </w:r>
          </w:p>
        </w:tc>
        <w:tc>
          <w:tcPr>
            <w:tcW w:w="0" w:type="auto"/>
            <w:vAlign w:val="center"/>
            <w:hideMark/>
          </w:tcPr>
          <w:p w14:paraId="700842B0" w14:textId="77777777" w:rsidR="00A82834" w:rsidRPr="00A82834" w:rsidRDefault="00A82834" w:rsidP="00A82834">
            <w:pPr>
              <w:rPr>
                <w:color w:val="FF0000"/>
              </w:rPr>
            </w:pPr>
            <w:r w:rsidRPr="00A82834">
              <w:rPr>
                <w:color w:val="FF0000"/>
              </w:rPr>
              <w:t>在少数类样本之间插值生成新样本</w:t>
            </w:r>
          </w:p>
        </w:tc>
        <w:tc>
          <w:tcPr>
            <w:tcW w:w="0" w:type="auto"/>
            <w:vAlign w:val="center"/>
            <w:hideMark/>
          </w:tcPr>
          <w:p w14:paraId="07F35B6B" w14:textId="77777777" w:rsidR="00A82834" w:rsidRPr="00A82834" w:rsidRDefault="00A82834" w:rsidP="00A82834">
            <w:pPr>
              <w:rPr>
                <w:color w:val="FF0000"/>
              </w:rPr>
            </w:pPr>
            <w:r w:rsidRPr="00A82834">
              <w:rPr>
                <w:color w:val="FF0000"/>
              </w:rPr>
              <w:t>增加故障样本，但可能过拟合</w:t>
            </w:r>
          </w:p>
        </w:tc>
      </w:tr>
      <w:tr w:rsidR="00A82834" w:rsidRPr="00A82834" w14:paraId="209E6765" w14:textId="77777777">
        <w:trPr>
          <w:tblCellSpacing w:w="15" w:type="dxa"/>
        </w:trPr>
        <w:tc>
          <w:tcPr>
            <w:tcW w:w="0" w:type="auto"/>
            <w:vAlign w:val="center"/>
            <w:hideMark/>
          </w:tcPr>
          <w:p w14:paraId="08714774" w14:textId="77777777" w:rsidR="00A82834" w:rsidRPr="00A82834" w:rsidRDefault="00A82834" w:rsidP="00A82834">
            <w:pPr>
              <w:rPr>
                <w:color w:val="FF0000"/>
              </w:rPr>
            </w:pPr>
            <w:r w:rsidRPr="00A82834">
              <w:rPr>
                <w:b/>
                <w:bCs/>
                <w:color w:val="FF0000"/>
              </w:rPr>
              <w:t>欠采样</w:t>
            </w:r>
          </w:p>
        </w:tc>
        <w:tc>
          <w:tcPr>
            <w:tcW w:w="0" w:type="auto"/>
            <w:vAlign w:val="center"/>
            <w:hideMark/>
          </w:tcPr>
          <w:p w14:paraId="7CCED812" w14:textId="77777777" w:rsidR="00A82834" w:rsidRPr="00A82834" w:rsidRDefault="00A82834" w:rsidP="00A82834">
            <w:pPr>
              <w:rPr>
                <w:color w:val="FF0000"/>
              </w:rPr>
            </w:pPr>
            <w:r w:rsidRPr="00A82834">
              <w:rPr>
                <w:color w:val="FF0000"/>
              </w:rPr>
              <w:t>减少正常样本数量</w:t>
            </w:r>
          </w:p>
        </w:tc>
        <w:tc>
          <w:tcPr>
            <w:tcW w:w="0" w:type="auto"/>
            <w:vAlign w:val="center"/>
            <w:hideMark/>
          </w:tcPr>
          <w:p w14:paraId="26442DD1" w14:textId="77777777" w:rsidR="00A82834" w:rsidRPr="00A82834" w:rsidRDefault="00A82834" w:rsidP="00A82834">
            <w:pPr>
              <w:rPr>
                <w:color w:val="FF0000"/>
              </w:rPr>
            </w:pPr>
            <w:r w:rsidRPr="00A82834">
              <w:rPr>
                <w:color w:val="FF0000"/>
              </w:rPr>
              <w:t>简单，但丢失信息</w:t>
            </w:r>
          </w:p>
        </w:tc>
      </w:tr>
      <w:tr w:rsidR="00A82834" w:rsidRPr="00A82834" w14:paraId="3D62A5F1" w14:textId="77777777">
        <w:trPr>
          <w:tblCellSpacing w:w="15" w:type="dxa"/>
        </w:trPr>
        <w:tc>
          <w:tcPr>
            <w:tcW w:w="0" w:type="auto"/>
            <w:vAlign w:val="center"/>
            <w:hideMark/>
          </w:tcPr>
          <w:p w14:paraId="77F15791" w14:textId="77777777" w:rsidR="00A82834" w:rsidRPr="00A82834" w:rsidRDefault="00A82834" w:rsidP="00A82834">
            <w:pPr>
              <w:rPr>
                <w:color w:val="FF0000"/>
              </w:rPr>
            </w:pPr>
            <w:r w:rsidRPr="00A82834">
              <w:rPr>
                <w:b/>
                <w:bCs/>
                <w:color w:val="FF0000"/>
              </w:rPr>
              <w:t>加权损失函数</w:t>
            </w:r>
          </w:p>
        </w:tc>
        <w:tc>
          <w:tcPr>
            <w:tcW w:w="0" w:type="auto"/>
            <w:vAlign w:val="center"/>
            <w:hideMark/>
          </w:tcPr>
          <w:p w14:paraId="00B959A1" w14:textId="77777777" w:rsidR="00A82834" w:rsidRPr="00A82834" w:rsidRDefault="00A82834" w:rsidP="00A82834">
            <w:pPr>
              <w:rPr>
                <w:color w:val="FF0000"/>
              </w:rPr>
            </w:pPr>
            <w:r w:rsidRPr="00A82834">
              <w:rPr>
                <w:color w:val="FF0000"/>
              </w:rPr>
              <w:t>给少数类更高的损失权重</w:t>
            </w:r>
          </w:p>
        </w:tc>
        <w:tc>
          <w:tcPr>
            <w:tcW w:w="0" w:type="auto"/>
            <w:vAlign w:val="center"/>
            <w:hideMark/>
          </w:tcPr>
          <w:p w14:paraId="61B02404" w14:textId="77777777" w:rsidR="00A82834" w:rsidRPr="00A82834" w:rsidRDefault="00A82834" w:rsidP="00A82834">
            <w:pPr>
              <w:rPr>
                <w:color w:val="FF0000"/>
              </w:rPr>
            </w:pPr>
            <w:r w:rsidRPr="00A82834">
              <w:rPr>
                <w:color w:val="FF0000"/>
              </w:rPr>
              <w:t>不改变数据，直接影响训练</w:t>
            </w:r>
          </w:p>
        </w:tc>
      </w:tr>
      <w:tr w:rsidR="00A82834" w:rsidRPr="00A82834" w14:paraId="08A7F4E0" w14:textId="77777777">
        <w:trPr>
          <w:tblCellSpacing w:w="15" w:type="dxa"/>
        </w:trPr>
        <w:tc>
          <w:tcPr>
            <w:tcW w:w="0" w:type="auto"/>
            <w:vAlign w:val="center"/>
            <w:hideMark/>
          </w:tcPr>
          <w:p w14:paraId="0C84D07E" w14:textId="77777777" w:rsidR="00A82834" w:rsidRPr="00A82834" w:rsidRDefault="00A82834" w:rsidP="00A82834">
            <w:pPr>
              <w:rPr>
                <w:color w:val="FF0000"/>
              </w:rPr>
            </w:pPr>
            <w:r w:rsidRPr="00A82834">
              <w:rPr>
                <w:b/>
                <w:bCs/>
                <w:color w:val="FF0000"/>
              </w:rPr>
              <w:t>异常检测代替分类</w:t>
            </w:r>
          </w:p>
        </w:tc>
        <w:tc>
          <w:tcPr>
            <w:tcW w:w="0" w:type="auto"/>
            <w:vAlign w:val="center"/>
            <w:hideMark/>
          </w:tcPr>
          <w:p w14:paraId="5E3F1F41" w14:textId="77777777" w:rsidR="00A82834" w:rsidRPr="00A82834" w:rsidRDefault="00A82834" w:rsidP="00A82834">
            <w:pPr>
              <w:rPr>
                <w:color w:val="FF0000"/>
              </w:rPr>
            </w:pPr>
            <w:r w:rsidRPr="00A82834">
              <w:rPr>
                <w:color w:val="FF0000"/>
              </w:rPr>
              <w:t>不做分类，只做</w:t>
            </w:r>
            <w:r w:rsidRPr="00A82834">
              <w:rPr>
                <w:color w:val="FF0000"/>
              </w:rPr>
              <w:t>"</w:t>
            </w:r>
            <w:r w:rsidRPr="00A82834">
              <w:rPr>
                <w:color w:val="FF0000"/>
              </w:rPr>
              <w:t>正常</w:t>
            </w:r>
            <w:r w:rsidRPr="00A82834">
              <w:rPr>
                <w:color w:val="FF0000"/>
              </w:rPr>
              <w:t>vs</w:t>
            </w:r>
            <w:r w:rsidRPr="00A82834">
              <w:rPr>
                <w:color w:val="FF0000"/>
              </w:rPr>
              <w:t>异常</w:t>
            </w:r>
            <w:r w:rsidRPr="00A82834">
              <w:rPr>
                <w:color w:val="FF0000"/>
              </w:rPr>
              <w:t>"</w:t>
            </w:r>
          </w:p>
        </w:tc>
        <w:tc>
          <w:tcPr>
            <w:tcW w:w="0" w:type="auto"/>
            <w:vAlign w:val="center"/>
            <w:hideMark/>
          </w:tcPr>
          <w:p w14:paraId="369EE445" w14:textId="77777777" w:rsidR="00A82834" w:rsidRPr="00A82834" w:rsidRDefault="00A82834" w:rsidP="00A82834">
            <w:pPr>
              <w:rPr>
                <w:color w:val="FF0000"/>
              </w:rPr>
            </w:pPr>
            <w:r w:rsidRPr="00A82834">
              <w:rPr>
                <w:color w:val="FF0000"/>
              </w:rPr>
              <w:t>绕开标注问题</w:t>
            </w:r>
          </w:p>
        </w:tc>
      </w:tr>
    </w:tbl>
    <w:p w14:paraId="2E69E5A1" w14:textId="77777777" w:rsidR="00A82834" w:rsidRPr="00A82834" w:rsidRDefault="00A82834" w:rsidP="00A82834">
      <w:pPr>
        <w:rPr>
          <w:color w:val="FF0000"/>
        </w:rPr>
      </w:pPr>
      <w:r w:rsidRPr="00A82834">
        <w:rPr>
          <w:color w:val="FF0000"/>
        </w:rPr>
        <w:t>Copy</w:t>
      </w:r>
    </w:p>
    <w:p w14:paraId="2F9B2A6E" w14:textId="77777777" w:rsidR="00A82834" w:rsidRPr="00A82834" w:rsidRDefault="00A82834" w:rsidP="00A82834">
      <w:pPr>
        <w:rPr>
          <w:color w:val="FF0000"/>
        </w:rPr>
      </w:pPr>
      <w:r w:rsidRPr="00A82834">
        <w:rPr>
          <w:color w:val="FF0000"/>
        </w:rPr>
        <w:t>python</w:t>
      </w:r>
    </w:p>
    <w:p w14:paraId="6EB788BD" w14:textId="77777777" w:rsidR="00A82834" w:rsidRPr="00A82834" w:rsidRDefault="00A82834" w:rsidP="00A82834">
      <w:pPr>
        <w:rPr>
          <w:color w:val="FF0000"/>
        </w:rPr>
      </w:pPr>
      <w:r w:rsidRPr="00A82834">
        <w:rPr>
          <w:color w:val="FF0000"/>
        </w:rPr>
        <w:t xml:space="preserve"># </w:t>
      </w:r>
      <w:r w:rsidRPr="00A82834">
        <w:rPr>
          <w:color w:val="FF0000"/>
        </w:rPr>
        <w:t>加权损失函数（</w:t>
      </w:r>
      <w:proofErr w:type="spellStart"/>
      <w:r w:rsidRPr="00A82834">
        <w:rPr>
          <w:color w:val="FF0000"/>
        </w:rPr>
        <w:t>PyTorch</w:t>
      </w:r>
      <w:proofErr w:type="spellEnd"/>
      <w:r w:rsidRPr="00A82834">
        <w:rPr>
          <w:color w:val="FF0000"/>
        </w:rPr>
        <w:t>）</w:t>
      </w:r>
    </w:p>
    <w:p w14:paraId="12059F24" w14:textId="77777777" w:rsidR="00A82834" w:rsidRPr="00A82834" w:rsidRDefault="00A82834" w:rsidP="00A82834">
      <w:pPr>
        <w:rPr>
          <w:color w:val="FF0000"/>
        </w:rPr>
      </w:pPr>
      <w:r w:rsidRPr="00A82834">
        <w:rPr>
          <w:color w:val="FF0000"/>
        </w:rPr>
        <w:lastRenderedPageBreak/>
        <w:t xml:space="preserve">weights = </w:t>
      </w:r>
      <w:proofErr w:type="spellStart"/>
      <w:r w:rsidRPr="00A82834">
        <w:rPr>
          <w:color w:val="FF0000"/>
        </w:rPr>
        <w:t>torch.tensor</w:t>
      </w:r>
      <w:proofErr w:type="spellEnd"/>
      <w:r w:rsidRPr="00A82834">
        <w:rPr>
          <w:color w:val="FF0000"/>
        </w:rPr>
        <w:t xml:space="preserve">([1.0, 10.0])  # </w:t>
      </w:r>
      <w:r w:rsidRPr="00A82834">
        <w:rPr>
          <w:color w:val="FF0000"/>
        </w:rPr>
        <w:t>故障类权重</w:t>
      </w:r>
      <w:r w:rsidRPr="00A82834">
        <w:rPr>
          <w:color w:val="FF0000"/>
        </w:rPr>
        <w:t>10</w:t>
      </w:r>
      <w:r w:rsidRPr="00A82834">
        <w:rPr>
          <w:color w:val="FF0000"/>
        </w:rPr>
        <w:t>倍</w:t>
      </w:r>
    </w:p>
    <w:p w14:paraId="7CB6F1E1" w14:textId="77777777" w:rsidR="00A82834" w:rsidRPr="00A82834" w:rsidRDefault="00A82834" w:rsidP="00A82834">
      <w:pPr>
        <w:rPr>
          <w:color w:val="FF0000"/>
        </w:rPr>
      </w:pPr>
      <w:r w:rsidRPr="00A82834">
        <w:rPr>
          <w:color w:val="FF0000"/>
        </w:rPr>
        <w:t xml:space="preserve">criterion = </w:t>
      </w:r>
      <w:proofErr w:type="spellStart"/>
      <w:r w:rsidRPr="00A82834">
        <w:rPr>
          <w:color w:val="FF0000"/>
        </w:rPr>
        <w:t>nn.CrossEntropyLoss</w:t>
      </w:r>
      <w:proofErr w:type="spellEnd"/>
      <w:r w:rsidRPr="00A82834">
        <w:rPr>
          <w:color w:val="FF0000"/>
        </w:rPr>
        <w:t>(weight=weights)</w:t>
      </w:r>
    </w:p>
    <w:p w14:paraId="116A41B9" w14:textId="77777777" w:rsidR="00A82834" w:rsidRPr="00A82834" w:rsidRDefault="00422B04" w:rsidP="00A82834">
      <w:pPr>
        <w:rPr>
          <w:color w:val="FF0000"/>
        </w:rPr>
      </w:pPr>
      <w:r>
        <w:rPr>
          <w:color w:val="FF0000"/>
        </w:rPr>
        <w:pict w14:anchorId="0933627E">
          <v:rect id="_x0000_i1032" style="width:0;height:1.5pt" o:hralign="center" o:hrstd="t" o:hr="t" fillcolor="#a0a0a0" stroked="f"/>
        </w:pict>
      </w:r>
    </w:p>
    <w:p w14:paraId="346808C9" w14:textId="77777777" w:rsidR="00A82834" w:rsidRPr="00A82834" w:rsidRDefault="00A82834" w:rsidP="00A82834">
      <w:pPr>
        <w:rPr>
          <w:b/>
          <w:bCs/>
          <w:color w:val="FF0000"/>
        </w:rPr>
      </w:pPr>
      <w:r w:rsidRPr="00A82834">
        <w:rPr>
          <w:b/>
          <w:bCs/>
          <w:color w:val="FF0000"/>
        </w:rPr>
        <w:t>故障分类的主流方法</w:t>
      </w:r>
    </w:p>
    <w:p w14:paraId="1625D1CD" w14:textId="77777777" w:rsidR="00A82834" w:rsidRPr="00A82834" w:rsidRDefault="00A82834" w:rsidP="00A82834">
      <w:pPr>
        <w:rPr>
          <w:color w:val="FF0000"/>
        </w:rPr>
      </w:pPr>
      <w:r w:rsidRPr="00A82834">
        <w:rPr>
          <w:b/>
          <w:bCs/>
          <w:color w:val="FF0000"/>
        </w:rPr>
        <w:t>方法一：传统机器学习</w:t>
      </w:r>
    </w:p>
    <w:p w14:paraId="43EE6397" w14:textId="77777777" w:rsidR="00A82834" w:rsidRPr="00A82834" w:rsidRDefault="00A82834" w:rsidP="00A82834">
      <w:pPr>
        <w:rPr>
          <w:color w:val="FF0000"/>
        </w:rPr>
      </w:pPr>
      <w:r w:rsidRPr="00A82834">
        <w:rPr>
          <w:color w:val="FF0000"/>
        </w:rPr>
        <w:t>特征提取（时域</w:t>
      </w:r>
      <w:r w:rsidRPr="00A82834">
        <w:rPr>
          <w:color w:val="FF0000"/>
        </w:rPr>
        <w:t>+</w:t>
      </w:r>
      <w:r w:rsidRPr="00A82834">
        <w:rPr>
          <w:color w:val="FF0000"/>
        </w:rPr>
        <w:t>频域）</w:t>
      </w:r>
      <w:r w:rsidRPr="00A82834">
        <w:rPr>
          <w:color w:val="FF0000"/>
        </w:rPr>
        <w:t xml:space="preserve"> ↓ SVM / Random Forest / </w:t>
      </w:r>
      <w:proofErr w:type="spellStart"/>
      <w:r w:rsidRPr="00A82834">
        <w:rPr>
          <w:color w:val="FF0000"/>
        </w:rPr>
        <w:t>XGBoost</w:t>
      </w:r>
      <w:proofErr w:type="spellEnd"/>
      <w:r w:rsidRPr="00A82834">
        <w:rPr>
          <w:color w:val="FF0000"/>
        </w:rPr>
        <w:t xml:space="preserve"> ↓ </w:t>
      </w:r>
      <w:r w:rsidRPr="00A82834">
        <w:rPr>
          <w:color w:val="FF0000"/>
        </w:rPr>
        <w:t>故障类别</w:t>
      </w:r>
      <w:r w:rsidRPr="00A82834">
        <w:rPr>
          <w:color w:val="FF0000"/>
        </w:rPr>
        <w:t xml:space="preserve"> </w:t>
      </w:r>
    </w:p>
    <w:p w14:paraId="2B6F6196" w14:textId="77777777" w:rsidR="00A82834" w:rsidRPr="00A82834" w:rsidRDefault="00A82834" w:rsidP="00A82834">
      <w:pPr>
        <w:rPr>
          <w:color w:val="FF0000"/>
        </w:rPr>
      </w:pPr>
      <w:r w:rsidRPr="00A82834">
        <w:rPr>
          <w:color w:val="FF0000"/>
        </w:rPr>
        <w:t>优点：可解释，数据量少时表现好</w:t>
      </w:r>
      <w:r w:rsidRPr="00A82834">
        <w:rPr>
          <w:color w:val="FF0000"/>
        </w:rPr>
        <w:t xml:space="preserve"> </w:t>
      </w:r>
      <w:r w:rsidRPr="00A82834">
        <w:rPr>
          <w:color w:val="FF0000"/>
        </w:rPr>
        <w:t>缺点：特征工程依赖领域知识</w:t>
      </w:r>
    </w:p>
    <w:p w14:paraId="6AFF8723" w14:textId="77777777" w:rsidR="00A82834" w:rsidRPr="00A82834" w:rsidRDefault="00A82834" w:rsidP="00A82834">
      <w:pPr>
        <w:rPr>
          <w:color w:val="FF0000"/>
        </w:rPr>
      </w:pPr>
      <w:r w:rsidRPr="00A82834">
        <w:rPr>
          <w:b/>
          <w:bCs/>
          <w:color w:val="FF0000"/>
        </w:rPr>
        <w:t>方法二：深度学习</w:t>
      </w:r>
    </w:p>
    <w:p w14:paraId="67F04D23" w14:textId="77777777" w:rsidR="00A82834" w:rsidRPr="00A82834" w:rsidRDefault="00A82834" w:rsidP="00A82834">
      <w:pPr>
        <w:rPr>
          <w:color w:val="FF0000"/>
        </w:rPr>
      </w:pPr>
      <w:r w:rsidRPr="00A82834">
        <w:rPr>
          <w:color w:val="FF0000"/>
        </w:rPr>
        <w:t>原始传感器信号</w:t>
      </w:r>
      <w:r w:rsidRPr="00A82834">
        <w:rPr>
          <w:color w:val="FF0000"/>
        </w:rPr>
        <w:t xml:space="preserve"> ↓ CNN</w:t>
      </w:r>
      <w:r w:rsidRPr="00A82834">
        <w:rPr>
          <w:color w:val="FF0000"/>
        </w:rPr>
        <w:t>（提取局部特征）</w:t>
      </w:r>
      <w:r w:rsidRPr="00A82834">
        <w:rPr>
          <w:color w:val="FF0000"/>
        </w:rPr>
        <w:t>+ LSTM</w:t>
      </w:r>
      <w:r w:rsidRPr="00A82834">
        <w:rPr>
          <w:color w:val="FF0000"/>
        </w:rPr>
        <w:t>（捕捉时序）</w:t>
      </w:r>
      <w:r w:rsidRPr="00A82834">
        <w:rPr>
          <w:color w:val="FF0000"/>
        </w:rPr>
        <w:t xml:space="preserve"> ↓ </w:t>
      </w:r>
      <w:r w:rsidRPr="00A82834">
        <w:rPr>
          <w:color w:val="FF0000"/>
        </w:rPr>
        <w:t>故障类别</w:t>
      </w:r>
      <w:r w:rsidRPr="00A82834">
        <w:rPr>
          <w:color w:val="FF0000"/>
        </w:rPr>
        <w:t xml:space="preserve"> </w:t>
      </w:r>
    </w:p>
    <w:p w14:paraId="08CC28A3" w14:textId="77777777" w:rsidR="00A82834" w:rsidRPr="00A82834" w:rsidRDefault="00A82834" w:rsidP="00A82834">
      <w:pPr>
        <w:rPr>
          <w:color w:val="FF0000"/>
        </w:rPr>
      </w:pPr>
      <w:r w:rsidRPr="00A82834">
        <w:rPr>
          <w:color w:val="FF0000"/>
        </w:rPr>
        <w:t>优点：自动特征提取，端到端</w:t>
      </w:r>
      <w:r w:rsidRPr="00A82834">
        <w:rPr>
          <w:color w:val="FF0000"/>
        </w:rPr>
        <w:t xml:space="preserve"> </w:t>
      </w:r>
      <w:r w:rsidRPr="00A82834">
        <w:rPr>
          <w:color w:val="FF0000"/>
        </w:rPr>
        <w:t>缺点：需要大量标注数据</w:t>
      </w:r>
    </w:p>
    <w:p w14:paraId="1B3F9E6E" w14:textId="77777777" w:rsidR="00A82834" w:rsidRPr="00A82834" w:rsidRDefault="00A82834" w:rsidP="00A82834">
      <w:pPr>
        <w:rPr>
          <w:color w:val="FF0000"/>
        </w:rPr>
      </w:pPr>
      <w:r w:rsidRPr="00A82834">
        <w:rPr>
          <w:b/>
          <w:bCs/>
          <w:color w:val="FF0000"/>
        </w:rPr>
        <w:t>方法三：迁移学习（工业里越来越重要）</w:t>
      </w:r>
    </w:p>
    <w:p w14:paraId="72AD91B0" w14:textId="77777777" w:rsidR="00A82834" w:rsidRPr="00A82834" w:rsidRDefault="00A82834" w:rsidP="00A82834">
      <w:pPr>
        <w:rPr>
          <w:color w:val="FF0000"/>
        </w:rPr>
      </w:pPr>
      <w:r w:rsidRPr="00A82834">
        <w:rPr>
          <w:color w:val="FF0000"/>
        </w:rPr>
        <w:t>在数据充足的设备</w:t>
      </w:r>
      <w:r w:rsidRPr="00A82834">
        <w:rPr>
          <w:color w:val="FF0000"/>
        </w:rPr>
        <w:t>A</w:t>
      </w:r>
      <w:r w:rsidRPr="00A82834">
        <w:rPr>
          <w:color w:val="FF0000"/>
        </w:rPr>
        <w:t>上训练模型</w:t>
      </w:r>
      <w:r w:rsidRPr="00A82834">
        <w:rPr>
          <w:color w:val="FF0000"/>
        </w:rPr>
        <w:t xml:space="preserve"> ↓ </w:t>
      </w:r>
      <w:r w:rsidRPr="00A82834">
        <w:rPr>
          <w:color w:val="FF0000"/>
        </w:rPr>
        <w:t>迁移到数据稀少的设备</w:t>
      </w:r>
      <w:r w:rsidRPr="00A82834">
        <w:rPr>
          <w:color w:val="FF0000"/>
        </w:rPr>
        <w:t>B ↓ Fine-tuning</w:t>
      </w:r>
      <w:r w:rsidRPr="00A82834">
        <w:rPr>
          <w:color w:val="FF0000"/>
        </w:rPr>
        <w:t>（微调）</w:t>
      </w:r>
      <w:r w:rsidRPr="00A82834">
        <w:rPr>
          <w:color w:val="FF0000"/>
        </w:rPr>
        <w:t xml:space="preserve"> </w:t>
      </w:r>
    </w:p>
    <w:p w14:paraId="07BB01D4" w14:textId="77777777" w:rsidR="00A82834" w:rsidRPr="00A82834" w:rsidRDefault="00A82834" w:rsidP="00A82834">
      <w:pPr>
        <w:rPr>
          <w:color w:val="FF0000"/>
        </w:rPr>
      </w:pPr>
      <w:r w:rsidRPr="00A82834">
        <w:rPr>
          <w:color w:val="FF0000"/>
        </w:rPr>
        <w:t>这在</w:t>
      </w:r>
      <w:r w:rsidRPr="00A82834">
        <w:rPr>
          <w:color w:val="FF0000"/>
        </w:rPr>
        <w:t>Edwards</w:t>
      </w:r>
      <w:r w:rsidRPr="00A82834">
        <w:rPr>
          <w:color w:val="FF0000"/>
        </w:rPr>
        <w:t>的场景里非常实用：</w:t>
      </w:r>
    </w:p>
    <w:p w14:paraId="2C41E348" w14:textId="77777777" w:rsidR="00A82834" w:rsidRPr="00A82834" w:rsidRDefault="00A82834" w:rsidP="00A82834">
      <w:pPr>
        <w:rPr>
          <w:color w:val="FF0000"/>
        </w:rPr>
      </w:pPr>
      <w:r w:rsidRPr="00A82834">
        <w:rPr>
          <w:color w:val="FF0000"/>
        </w:rPr>
        <w:t>在大量历史数据的旧型号泵上训练，迁移到新型号泵上。</w:t>
      </w:r>
    </w:p>
    <w:p w14:paraId="76B8FCA5" w14:textId="77777777" w:rsidR="00A82834" w:rsidRPr="00A82834" w:rsidRDefault="00422B04" w:rsidP="00A82834">
      <w:pPr>
        <w:rPr>
          <w:color w:val="FF0000"/>
        </w:rPr>
      </w:pPr>
      <w:r>
        <w:rPr>
          <w:color w:val="FF0000"/>
        </w:rPr>
        <w:pict w14:anchorId="135626EF">
          <v:rect id="_x0000_i1033" style="width:0;height:1.5pt" o:hralign="center" o:hrstd="t" o:hr="t" fillcolor="#a0a0a0" stroked="f"/>
        </w:pict>
      </w:r>
    </w:p>
    <w:p w14:paraId="31C14EB0" w14:textId="77777777" w:rsidR="00A82834" w:rsidRPr="00A82834" w:rsidRDefault="00A82834" w:rsidP="00A82834">
      <w:pPr>
        <w:rPr>
          <w:b/>
          <w:bCs/>
          <w:color w:val="FF0000"/>
        </w:rPr>
      </w:pPr>
      <w:r w:rsidRPr="00A82834">
        <w:rPr>
          <w:b/>
          <w:bCs/>
          <w:color w:val="FF0000"/>
        </w:rPr>
        <w:t>第三部分：故障诊断的完整流程</w:t>
      </w:r>
    </w:p>
    <w:p w14:paraId="5FF47C72" w14:textId="77777777" w:rsidR="00A82834" w:rsidRPr="00A82834" w:rsidRDefault="00A82834" w:rsidP="00A82834">
      <w:pPr>
        <w:rPr>
          <w:color w:val="FF0000"/>
        </w:rPr>
      </w:pPr>
      <w:r w:rsidRPr="00A82834">
        <w:rPr>
          <w:color w:val="FF0000"/>
        </w:rPr>
        <w:t>这是</w:t>
      </w:r>
      <w:proofErr w:type="spellStart"/>
      <w:r w:rsidRPr="00A82834">
        <w:rPr>
          <w:color w:val="FF0000"/>
        </w:rPr>
        <w:t>Minjian</w:t>
      </w:r>
      <w:proofErr w:type="spellEnd"/>
      <w:r w:rsidRPr="00A82834">
        <w:rPr>
          <w:color w:val="FF0000"/>
        </w:rPr>
        <w:t>最想看到你能说出来的东西：</w:t>
      </w:r>
    </w:p>
    <w:p w14:paraId="4156F855" w14:textId="77777777" w:rsidR="00A82834" w:rsidRPr="00A82834" w:rsidRDefault="00A82834" w:rsidP="00A82834">
      <w:pPr>
        <w:rPr>
          <w:color w:val="FF0000"/>
        </w:rPr>
      </w:pPr>
      <w:r w:rsidRPr="00A82834">
        <w:rPr>
          <w:color w:val="FF0000"/>
        </w:rPr>
        <w:t>原始传感器数据</w:t>
      </w:r>
      <w:r w:rsidRPr="00A82834">
        <w:rPr>
          <w:color w:val="FF0000"/>
        </w:rPr>
        <w:t xml:space="preserve"> ↓ </w:t>
      </w:r>
      <w:r w:rsidRPr="00A82834">
        <w:rPr>
          <w:color w:val="FF0000"/>
        </w:rPr>
        <w:t>数据清洗（去噪、处理缺失值）</w:t>
      </w:r>
      <w:r w:rsidRPr="00A82834">
        <w:rPr>
          <w:color w:val="FF0000"/>
        </w:rPr>
        <w:t xml:space="preserve"> ↓ </w:t>
      </w:r>
      <w:r w:rsidRPr="00A82834">
        <w:rPr>
          <w:color w:val="FF0000"/>
        </w:rPr>
        <w:t>特征提取（时域</w:t>
      </w:r>
      <w:r w:rsidRPr="00A82834">
        <w:rPr>
          <w:color w:val="FF0000"/>
        </w:rPr>
        <w:t xml:space="preserve"> + </w:t>
      </w:r>
      <w:r w:rsidRPr="00A82834">
        <w:rPr>
          <w:color w:val="FF0000"/>
        </w:rPr>
        <w:t>频域）</w:t>
      </w:r>
      <w:r w:rsidRPr="00A82834">
        <w:rPr>
          <w:color w:val="FF0000"/>
        </w:rPr>
        <w:t xml:space="preserve"> ↓ ┌─────────────────────────────┐ │ </w:t>
      </w:r>
      <w:r w:rsidRPr="00A82834">
        <w:rPr>
          <w:color w:val="FF0000"/>
        </w:rPr>
        <w:t>异常检测</w:t>
      </w:r>
      <w:r w:rsidRPr="00A82834">
        <w:rPr>
          <w:color w:val="FF0000"/>
        </w:rPr>
        <w:t xml:space="preserve"> │ │ </w:t>
      </w:r>
      <w:r w:rsidRPr="00A82834">
        <w:rPr>
          <w:color w:val="FF0000"/>
        </w:rPr>
        <w:t>马氏距离</w:t>
      </w:r>
      <w:r w:rsidRPr="00A82834">
        <w:rPr>
          <w:color w:val="FF0000"/>
        </w:rPr>
        <w:t xml:space="preserve"> / Isolation Forest │ │ → </w:t>
      </w:r>
      <w:r w:rsidRPr="00A82834">
        <w:rPr>
          <w:color w:val="FF0000"/>
        </w:rPr>
        <w:t>有异常？</w:t>
      </w:r>
      <w:r w:rsidRPr="00A82834">
        <w:rPr>
          <w:color w:val="FF0000"/>
        </w:rPr>
        <w:t xml:space="preserve"> │ └──────────┬──────────────────┘ │ </w:t>
      </w:r>
      <w:r w:rsidRPr="00A82834">
        <w:rPr>
          <w:color w:val="FF0000"/>
        </w:rPr>
        <w:t>是</w:t>
      </w:r>
      <w:r w:rsidRPr="00A82834">
        <w:rPr>
          <w:color w:val="FF0000"/>
        </w:rPr>
        <w:t xml:space="preserve"> ↓ ┌─────────────────────────────┐ │ </w:t>
      </w:r>
      <w:r w:rsidRPr="00A82834">
        <w:rPr>
          <w:color w:val="FF0000"/>
        </w:rPr>
        <w:t>故障分类</w:t>
      </w:r>
      <w:r w:rsidRPr="00A82834">
        <w:rPr>
          <w:color w:val="FF0000"/>
        </w:rPr>
        <w:t xml:space="preserve"> │ │ SVM / CNN+LSTM │ │ → </w:t>
      </w:r>
      <w:r w:rsidRPr="00A82834">
        <w:rPr>
          <w:color w:val="FF0000"/>
        </w:rPr>
        <w:t>什么故障？</w:t>
      </w:r>
      <w:r w:rsidRPr="00A82834">
        <w:rPr>
          <w:color w:val="FF0000"/>
        </w:rPr>
        <w:t xml:space="preserve"> │ └──────────┬──────────────────┘ │ ↓ ┌─────────────────────────────┐ │ RUL</w:t>
      </w:r>
      <w:r w:rsidRPr="00A82834">
        <w:rPr>
          <w:color w:val="FF0000"/>
        </w:rPr>
        <w:t>预测</w:t>
      </w:r>
      <w:r w:rsidRPr="00A82834">
        <w:rPr>
          <w:color w:val="FF0000"/>
        </w:rPr>
        <w:t xml:space="preserve"> │ │ LSTM / </w:t>
      </w:r>
      <w:r w:rsidRPr="00A82834">
        <w:rPr>
          <w:color w:val="FF0000"/>
        </w:rPr>
        <w:t>马氏距离趋势</w:t>
      </w:r>
      <w:r w:rsidRPr="00A82834">
        <w:rPr>
          <w:color w:val="FF0000"/>
        </w:rPr>
        <w:t xml:space="preserve"> │ │ → </w:t>
      </w:r>
      <w:r w:rsidRPr="00A82834">
        <w:rPr>
          <w:color w:val="FF0000"/>
        </w:rPr>
        <w:t>还能用多久？</w:t>
      </w:r>
      <w:r w:rsidRPr="00A82834">
        <w:rPr>
          <w:color w:val="FF0000"/>
        </w:rPr>
        <w:t xml:space="preserve"> │ └─────────────────────────────┘ │ ↓ </w:t>
      </w:r>
      <w:r w:rsidRPr="00A82834">
        <w:rPr>
          <w:color w:val="FF0000"/>
        </w:rPr>
        <w:t>工程师决策</w:t>
      </w:r>
      <w:r w:rsidRPr="00A82834">
        <w:rPr>
          <w:color w:val="FF0000"/>
        </w:rPr>
        <w:t xml:space="preserve"> + PDM</w:t>
      </w:r>
      <w:r w:rsidRPr="00A82834">
        <w:rPr>
          <w:color w:val="FF0000"/>
        </w:rPr>
        <w:t>系统报警</w:t>
      </w:r>
      <w:r w:rsidRPr="00A82834">
        <w:rPr>
          <w:color w:val="FF0000"/>
        </w:rPr>
        <w:t xml:space="preserve"> </w:t>
      </w:r>
    </w:p>
    <w:p w14:paraId="4081A354" w14:textId="77777777" w:rsidR="00A82834" w:rsidRPr="00A82834" w:rsidRDefault="00422B04" w:rsidP="00A82834">
      <w:pPr>
        <w:rPr>
          <w:color w:val="FF0000"/>
        </w:rPr>
      </w:pPr>
      <w:r>
        <w:rPr>
          <w:color w:val="FF0000"/>
        </w:rPr>
        <w:pict w14:anchorId="6B206A46">
          <v:rect id="_x0000_i1034" style="width:0;height:1.5pt" o:hralign="center" o:hrstd="t" o:hr="t" fillcolor="#a0a0a0" stroked="f"/>
        </w:pict>
      </w:r>
    </w:p>
    <w:p w14:paraId="4863AE2C" w14:textId="77777777" w:rsidR="00A82834" w:rsidRPr="00A82834" w:rsidRDefault="00A82834" w:rsidP="00A82834">
      <w:pPr>
        <w:rPr>
          <w:b/>
          <w:bCs/>
          <w:color w:val="FF0000"/>
        </w:rPr>
      </w:pPr>
      <w:proofErr w:type="spellStart"/>
      <w:r w:rsidRPr="00A82834">
        <w:rPr>
          <w:b/>
          <w:bCs/>
          <w:color w:val="FF0000"/>
        </w:rPr>
        <w:t>Minjian</w:t>
      </w:r>
      <w:proofErr w:type="spellEnd"/>
      <w:r w:rsidRPr="00A82834">
        <w:rPr>
          <w:b/>
          <w:bCs/>
          <w:color w:val="FF0000"/>
        </w:rPr>
        <w:t>最可能追问的</w:t>
      </w:r>
      <w:r w:rsidRPr="00A82834">
        <w:rPr>
          <w:b/>
          <w:bCs/>
          <w:color w:val="FF0000"/>
        </w:rPr>
        <w:t>3</w:t>
      </w:r>
      <w:r w:rsidRPr="00A82834">
        <w:rPr>
          <w:b/>
          <w:bCs/>
          <w:color w:val="FF0000"/>
        </w:rPr>
        <w:t>个点</w:t>
      </w:r>
    </w:p>
    <w:p w14:paraId="331DB3F7" w14:textId="77777777" w:rsidR="00A82834" w:rsidRPr="00A82834" w:rsidRDefault="00A82834" w:rsidP="00A82834">
      <w:pPr>
        <w:rPr>
          <w:color w:val="FF0000"/>
        </w:rPr>
      </w:pPr>
      <w:r w:rsidRPr="00A82834">
        <w:rPr>
          <w:b/>
          <w:bCs/>
          <w:color w:val="FF0000"/>
        </w:rPr>
        <w:t>追问</w:t>
      </w:r>
      <w:r w:rsidRPr="00A82834">
        <w:rPr>
          <w:b/>
          <w:bCs/>
          <w:color w:val="FF0000"/>
        </w:rPr>
        <w:t>1</w:t>
      </w:r>
      <w:r w:rsidRPr="00A82834">
        <w:rPr>
          <w:b/>
          <w:bCs/>
          <w:color w:val="FF0000"/>
        </w:rPr>
        <w:t>：你怎么验证故障分类模型的性能？</w:t>
      </w:r>
    </w:p>
    <w:p w14:paraId="158DC660" w14:textId="77777777" w:rsidR="00A82834" w:rsidRPr="00A82834" w:rsidRDefault="00A82834" w:rsidP="00A82834">
      <w:pPr>
        <w:rPr>
          <w:color w:val="FF0000"/>
        </w:rPr>
      </w:pPr>
      <w:r w:rsidRPr="00A82834">
        <w:rPr>
          <w:color w:val="FF0000"/>
        </w:rPr>
        <w:t>不能用</w:t>
      </w:r>
      <w:r w:rsidRPr="00A82834">
        <w:rPr>
          <w:color w:val="FF0000"/>
        </w:rPr>
        <w:t>Accuracy</w:t>
      </w:r>
      <w:r w:rsidRPr="00A82834">
        <w:rPr>
          <w:color w:val="FF0000"/>
        </w:rPr>
        <w:t>，因为类别不平衡。</w:t>
      </w:r>
      <w:r w:rsidRPr="00A82834">
        <w:rPr>
          <w:color w:val="FF0000"/>
        </w:rPr>
        <w:t xml:space="preserve"> </w:t>
      </w:r>
      <w:r w:rsidRPr="00A82834">
        <w:rPr>
          <w:color w:val="FF0000"/>
        </w:rPr>
        <w:t>用</w:t>
      </w:r>
      <w:r w:rsidRPr="00A82834">
        <w:rPr>
          <w:b/>
          <w:bCs/>
          <w:color w:val="FF0000"/>
        </w:rPr>
        <w:t>F1-score</w:t>
      </w:r>
      <w:r w:rsidRPr="00A82834">
        <w:rPr>
          <w:b/>
          <w:bCs/>
          <w:color w:val="FF0000"/>
        </w:rPr>
        <w:t>、</w:t>
      </w:r>
      <w:r w:rsidRPr="00A82834">
        <w:rPr>
          <w:b/>
          <w:bCs/>
          <w:color w:val="FF0000"/>
        </w:rPr>
        <w:t>Precision-Recall</w:t>
      </w:r>
      <w:r w:rsidRPr="00A82834">
        <w:rPr>
          <w:b/>
          <w:bCs/>
          <w:color w:val="FF0000"/>
        </w:rPr>
        <w:t>曲线、混淆矩阵</w:t>
      </w:r>
      <w:r w:rsidRPr="00A82834">
        <w:rPr>
          <w:color w:val="FF0000"/>
        </w:rPr>
        <w:t>。</w:t>
      </w:r>
      <w:r w:rsidRPr="00A82834">
        <w:rPr>
          <w:color w:val="FF0000"/>
        </w:rPr>
        <w:t xml:space="preserve"> </w:t>
      </w:r>
      <w:r w:rsidRPr="00A82834">
        <w:rPr>
          <w:color w:val="FF0000"/>
        </w:rPr>
        <w:t>工业里更关注</w:t>
      </w:r>
      <w:r w:rsidRPr="00A82834">
        <w:rPr>
          <w:b/>
          <w:bCs/>
          <w:color w:val="FF0000"/>
        </w:rPr>
        <w:t>Recall</w:t>
      </w:r>
      <w:r w:rsidRPr="00A82834">
        <w:rPr>
          <w:b/>
          <w:bCs/>
          <w:color w:val="FF0000"/>
        </w:rPr>
        <w:t>（召回率）</w:t>
      </w:r>
      <w:r w:rsidRPr="00A82834">
        <w:rPr>
          <w:color w:val="FF0000"/>
        </w:rPr>
        <w:t>——</w:t>
      </w:r>
      <w:r w:rsidRPr="00A82834">
        <w:rPr>
          <w:color w:val="FF0000"/>
        </w:rPr>
        <w:t>宁可误报，不能漏报。</w:t>
      </w:r>
    </w:p>
    <w:p w14:paraId="7B001AD3" w14:textId="77777777" w:rsidR="00A82834" w:rsidRPr="00A82834" w:rsidRDefault="00A82834" w:rsidP="00A82834">
      <w:pPr>
        <w:rPr>
          <w:color w:val="FF0000"/>
        </w:rPr>
      </w:pPr>
      <w:r w:rsidRPr="00A82834">
        <w:rPr>
          <w:b/>
          <w:bCs/>
          <w:color w:val="FF0000"/>
        </w:rPr>
        <w:t>追问</w:t>
      </w:r>
      <w:r w:rsidRPr="00A82834">
        <w:rPr>
          <w:b/>
          <w:bCs/>
          <w:color w:val="FF0000"/>
        </w:rPr>
        <w:t>2</w:t>
      </w:r>
      <w:r w:rsidRPr="00A82834">
        <w:rPr>
          <w:b/>
          <w:bCs/>
          <w:color w:val="FF0000"/>
        </w:rPr>
        <w:t>：如果没有故障标注数据怎么办？</w:t>
      </w:r>
    </w:p>
    <w:p w14:paraId="4E121B92" w14:textId="77777777" w:rsidR="00A82834" w:rsidRPr="00A82834" w:rsidRDefault="00A82834" w:rsidP="00A82834">
      <w:pPr>
        <w:rPr>
          <w:color w:val="FF0000"/>
        </w:rPr>
      </w:pPr>
      <w:r w:rsidRPr="00A82834">
        <w:rPr>
          <w:color w:val="FF0000"/>
        </w:rPr>
        <w:t>用无监督方法：马氏距离异常检测、</w:t>
      </w:r>
      <w:r w:rsidRPr="00A82834">
        <w:rPr>
          <w:color w:val="FF0000"/>
        </w:rPr>
        <w:t>Autoencoder</w:t>
      </w:r>
      <w:r w:rsidRPr="00A82834">
        <w:rPr>
          <w:color w:val="FF0000"/>
        </w:rPr>
        <w:t>、</w:t>
      </w:r>
      <w:r w:rsidRPr="00A82834">
        <w:rPr>
          <w:color w:val="FF0000"/>
        </w:rPr>
        <w:t>Isolation Forest</w:t>
      </w:r>
      <w:r w:rsidRPr="00A82834">
        <w:rPr>
          <w:color w:val="FF0000"/>
        </w:rPr>
        <w:t>。</w:t>
      </w:r>
      <w:r w:rsidRPr="00A82834">
        <w:rPr>
          <w:color w:val="FF0000"/>
        </w:rPr>
        <w:t xml:space="preserve"> </w:t>
      </w:r>
      <w:r w:rsidRPr="00A82834">
        <w:rPr>
          <w:color w:val="FF0000"/>
        </w:rPr>
        <w:t>不做分类，只做</w:t>
      </w:r>
      <w:r w:rsidRPr="00A82834">
        <w:rPr>
          <w:color w:val="FF0000"/>
        </w:rPr>
        <w:t>"</w:t>
      </w:r>
      <w:r w:rsidRPr="00A82834">
        <w:rPr>
          <w:color w:val="FF0000"/>
        </w:rPr>
        <w:t>正常</w:t>
      </w:r>
      <w:r w:rsidRPr="00A82834">
        <w:rPr>
          <w:color w:val="FF0000"/>
        </w:rPr>
        <w:t>vs</w:t>
      </w:r>
      <w:r w:rsidRPr="00A82834">
        <w:rPr>
          <w:color w:val="FF0000"/>
        </w:rPr>
        <w:t>异常</w:t>
      </w:r>
      <w:r w:rsidRPr="00A82834">
        <w:rPr>
          <w:color w:val="FF0000"/>
        </w:rPr>
        <w:t>"</w:t>
      </w:r>
      <w:r w:rsidRPr="00A82834">
        <w:rPr>
          <w:color w:val="FF0000"/>
        </w:rPr>
        <w:t>的二分。</w:t>
      </w:r>
      <w:r w:rsidRPr="00A82834">
        <w:rPr>
          <w:color w:val="FF0000"/>
        </w:rPr>
        <w:t xml:space="preserve"> </w:t>
      </w:r>
      <w:r w:rsidRPr="00A82834">
        <w:rPr>
          <w:color w:val="FF0000"/>
        </w:rPr>
        <w:t>结合工程师的领域知识做后验确认。</w:t>
      </w:r>
    </w:p>
    <w:p w14:paraId="27B880E3" w14:textId="77777777" w:rsidR="00A82834" w:rsidRPr="00A82834" w:rsidRDefault="00A82834" w:rsidP="00A82834">
      <w:pPr>
        <w:rPr>
          <w:color w:val="FF0000"/>
        </w:rPr>
      </w:pPr>
      <w:r w:rsidRPr="00A82834">
        <w:rPr>
          <w:b/>
          <w:bCs/>
          <w:color w:val="FF0000"/>
        </w:rPr>
        <w:t>追问</w:t>
      </w:r>
      <w:r w:rsidRPr="00A82834">
        <w:rPr>
          <w:b/>
          <w:bCs/>
          <w:color w:val="FF0000"/>
        </w:rPr>
        <w:t>3</w:t>
      </w:r>
      <w:r w:rsidRPr="00A82834">
        <w:rPr>
          <w:b/>
          <w:bCs/>
          <w:color w:val="FF0000"/>
        </w:rPr>
        <w:t>：你的模型在新型号泵上还有效吗？</w:t>
      </w:r>
    </w:p>
    <w:p w14:paraId="6C355DED" w14:textId="77777777" w:rsidR="00A82834" w:rsidRPr="00A82834" w:rsidRDefault="00A82834" w:rsidP="00A82834">
      <w:pPr>
        <w:rPr>
          <w:color w:val="FF0000"/>
        </w:rPr>
      </w:pPr>
      <w:r w:rsidRPr="00A82834">
        <w:rPr>
          <w:color w:val="FF0000"/>
        </w:rPr>
        <w:lastRenderedPageBreak/>
        <w:t>这是泛化性问题。</w:t>
      </w:r>
      <w:r w:rsidRPr="00A82834">
        <w:rPr>
          <w:color w:val="FF0000"/>
        </w:rPr>
        <w:t xml:space="preserve"> </w:t>
      </w:r>
      <w:r w:rsidRPr="00A82834">
        <w:rPr>
          <w:color w:val="FF0000"/>
        </w:rPr>
        <w:t>直接迁移可能不行，因为不同型号的传感器分布不同。</w:t>
      </w:r>
      <w:r w:rsidRPr="00A82834">
        <w:rPr>
          <w:color w:val="FF0000"/>
        </w:rPr>
        <w:t xml:space="preserve"> </w:t>
      </w:r>
      <w:r w:rsidRPr="00A82834">
        <w:rPr>
          <w:color w:val="FF0000"/>
        </w:rPr>
        <w:t>需要迁移学习或者用新设备的少量数据做</w:t>
      </w:r>
      <w:r w:rsidRPr="00A82834">
        <w:rPr>
          <w:color w:val="FF0000"/>
        </w:rPr>
        <w:t>fine-tuning</w:t>
      </w:r>
      <w:r w:rsidRPr="00A82834">
        <w:rPr>
          <w:color w:val="FF0000"/>
        </w:rPr>
        <w:t>。</w:t>
      </w:r>
      <w:r w:rsidRPr="00A82834">
        <w:rPr>
          <w:color w:val="FF0000"/>
        </w:rPr>
        <w:t xml:space="preserve"> </w:t>
      </w:r>
      <w:r w:rsidRPr="00A82834">
        <w:rPr>
          <w:color w:val="FF0000"/>
        </w:rPr>
        <w:t>这也是</w:t>
      </w:r>
      <w:r w:rsidRPr="00A82834">
        <w:rPr>
          <w:color w:val="FF0000"/>
        </w:rPr>
        <w:t>Edwards PDM</w:t>
      </w:r>
      <w:r w:rsidRPr="00A82834">
        <w:rPr>
          <w:color w:val="FF0000"/>
        </w:rPr>
        <w:t>系统需要持续收集数据的原因。</w:t>
      </w:r>
    </w:p>
    <w:p w14:paraId="566148A7" w14:textId="77777777" w:rsidR="00A82834" w:rsidRPr="00A82834" w:rsidRDefault="00422B04" w:rsidP="00A82834">
      <w:pPr>
        <w:rPr>
          <w:color w:val="FF0000"/>
        </w:rPr>
      </w:pPr>
      <w:r>
        <w:rPr>
          <w:color w:val="FF0000"/>
        </w:rPr>
        <w:pict w14:anchorId="5599FC42">
          <v:rect id="_x0000_i1035" style="width:0;height:1.5pt" o:hralign="center" o:hrstd="t" o:hr="t" fillcolor="#a0a0a0" stroked="f"/>
        </w:pict>
      </w:r>
    </w:p>
    <w:p w14:paraId="6D2D1CBC" w14:textId="77777777" w:rsidR="00A82834" w:rsidRPr="00A82834" w:rsidRDefault="00A82834" w:rsidP="00A82834">
      <w:pPr>
        <w:rPr>
          <w:b/>
          <w:bCs/>
          <w:color w:val="FF0000"/>
        </w:rPr>
      </w:pPr>
      <w:r w:rsidRPr="00A82834">
        <w:rPr>
          <w:b/>
          <w:bCs/>
          <w:color w:val="FF0000"/>
        </w:rPr>
        <w:t>模块</w:t>
      </w:r>
      <w:r w:rsidRPr="00A82834">
        <w:rPr>
          <w:b/>
          <w:bCs/>
          <w:color w:val="FF0000"/>
        </w:rPr>
        <w:t>3</w:t>
      </w:r>
      <w:r w:rsidRPr="00A82834">
        <w:rPr>
          <w:b/>
          <w:bCs/>
          <w:color w:val="FF0000"/>
        </w:rPr>
        <w:t>总结</w:t>
      </w:r>
    </w:p>
    <w:p w14:paraId="76B451FA" w14:textId="77777777" w:rsidR="00A82834" w:rsidRPr="00A82834" w:rsidRDefault="00A82834" w:rsidP="00A82834">
      <w:pPr>
        <w:rPr>
          <w:color w:val="FF0000"/>
        </w:rPr>
      </w:pPr>
      <w:r w:rsidRPr="00A82834">
        <w:rPr>
          <w:color w:val="FF0000"/>
        </w:rPr>
        <w:t>故障诊断三步走：</w:t>
      </w:r>
      <w:r w:rsidRPr="00A82834">
        <w:rPr>
          <w:color w:val="FF0000"/>
        </w:rPr>
        <w:t xml:space="preserve"> 1. </w:t>
      </w:r>
      <w:r w:rsidRPr="00A82834">
        <w:rPr>
          <w:color w:val="FF0000"/>
        </w:rPr>
        <w:t>有没有故障？</w:t>
      </w:r>
      <w:r w:rsidRPr="00A82834">
        <w:rPr>
          <w:color w:val="FF0000"/>
        </w:rPr>
        <w:t xml:space="preserve">→ </w:t>
      </w:r>
      <w:r w:rsidRPr="00A82834">
        <w:rPr>
          <w:color w:val="FF0000"/>
        </w:rPr>
        <w:t>马氏距离</w:t>
      </w:r>
      <w:r w:rsidRPr="00A82834">
        <w:rPr>
          <w:color w:val="FF0000"/>
        </w:rPr>
        <w:t xml:space="preserve"> + Isolation Forest 2. </w:t>
      </w:r>
      <w:r w:rsidRPr="00A82834">
        <w:rPr>
          <w:color w:val="FF0000"/>
        </w:rPr>
        <w:t>是什么故障？</w:t>
      </w:r>
      <w:r w:rsidRPr="00A82834">
        <w:rPr>
          <w:color w:val="FF0000"/>
        </w:rPr>
        <w:t>→ SVM / CNN+LSTM</w:t>
      </w:r>
      <w:r w:rsidRPr="00A82834">
        <w:rPr>
          <w:color w:val="FF0000"/>
        </w:rPr>
        <w:t>，处理类别不平衡</w:t>
      </w:r>
      <w:r w:rsidRPr="00A82834">
        <w:rPr>
          <w:color w:val="FF0000"/>
        </w:rPr>
        <w:t xml:space="preserve"> 3. </w:t>
      </w:r>
      <w:r w:rsidRPr="00A82834">
        <w:rPr>
          <w:color w:val="FF0000"/>
        </w:rPr>
        <w:t>还能用多久？</w:t>
      </w:r>
      <w:r w:rsidRPr="00A82834">
        <w:rPr>
          <w:color w:val="FF0000"/>
        </w:rPr>
        <w:t>→ LSTM RUL</w:t>
      </w:r>
      <w:proofErr w:type="gramStart"/>
      <w:r w:rsidRPr="00A82834">
        <w:rPr>
          <w:color w:val="FF0000"/>
        </w:rPr>
        <w:t>预测（模块</w:t>
      </w:r>
      <w:r w:rsidRPr="00A82834">
        <w:rPr>
          <w:color w:val="FF0000"/>
        </w:rPr>
        <w:t>2</w:t>
      </w:r>
      <w:r w:rsidRPr="00A82834">
        <w:rPr>
          <w:color w:val="FF0000"/>
        </w:rPr>
        <w:t>）</w:t>
      </w:r>
      <w:r w:rsidRPr="00A82834">
        <w:rPr>
          <w:color w:val="FF0000"/>
        </w:rPr>
        <w:t xml:space="preserve"> </w:t>
      </w:r>
      <w:r w:rsidRPr="00A82834">
        <w:rPr>
          <w:color w:val="FF0000"/>
        </w:rPr>
        <w:t>工业现实：</w:t>
      </w:r>
      <w:r w:rsidRPr="00A82834">
        <w:rPr>
          <w:color w:val="FF0000"/>
        </w:rPr>
        <w:t xml:space="preserve"> - </w:t>
      </w:r>
      <w:r w:rsidRPr="00A82834">
        <w:rPr>
          <w:color w:val="FF0000"/>
        </w:rPr>
        <w:t>标注数据极少</w:t>
      </w:r>
      <w:r w:rsidRPr="00A82834">
        <w:rPr>
          <w:color w:val="FF0000"/>
        </w:rPr>
        <w:t xml:space="preserve"> → </w:t>
      </w:r>
      <w:r w:rsidRPr="00A82834">
        <w:rPr>
          <w:color w:val="FF0000"/>
        </w:rPr>
        <w:t>优先无监督方法</w:t>
      </w:r>
      <w:r w:rsidRPr="00A82834">
        <w:rPr>
          <w:color w:val="FF0000"/>
        </w:rPr>
        <w:t xml:space="preserve"> - </w:t>
      </w:r>
      <w:r w:rsidRPr="00A82834">
        <w:rPr>
          <w:color w:val="FF0000"/>
        </w:rPr>
        <w:t>类别不平衡</w:t>
      </w:r>
      <w:r w:rsidRPr="00A82834">
        <w:rPr>
          <w:color w:val="FF0000"/>
        </w:rPr>
        <w:t xml:space="preserve"> → </w:t>
      </w:r>
      <w:r w:rsidRPr="00A82834">
        <w:rPr>
          <w:color w:val="FF0000"/>
        </w:rPr>
        <w:t>加权损失</w:t>
      </w:r>
      <w:proofErr w:type="gramEnd"/>
      <w:r w:rsidRPr="00A82834">
        <w:rPr>
          <w:color w:val="FF0000"/>
        </w:rPr>
        <w:t xml:space="preserve"> / SMOTE - </w:t>
      </w:r>
      <w:r w:rsidRPr="00A82834">
        <w:rPr>
          <w:color w:val="FF0000"/>
        </w:rPr>
        <w:t>新设备冷启动</w:t>
      </w:r>
      <w:r w:rsidRPr="00A82834">
        <w:rPr>
          <w:color w:val="FF0000"/>
        </w:rPr>
        <w:t xml:space="preserve"> → </w:t>
      </w:r>
      <w:r w:rsidRPr="00A82834">
        <w:rPr>
          <w:color w:val="FF0000"/>
        </w:rPr>
        <w:t>迁移学习</w:t>
      </w:r>
      <w:r w:rsidRPr="00A82834">
        <w:rPr>
          <w:color w:val="FF0000"/>
        </w:rPr>
        <w:t xml:space="preserve"> - </w:t>
      </w:r>
      <w:r w:rsidRPr="00A82834">
        <w:rPr>
          <w:color w:val="FF0000"/>
        </w:rPr>
        <w:t>评估指标</w:t>
      </w:r>
      <w:r w:rsidRPr="00A82834">
        <w:rPr>
          <w:color w:val="FF0000"/>
        </w:rPr>
        <w:t xml:space="preserve"> → F1 / Recall</w:t>
      </w:r>
      <w:r w:rsidRPr="00A82834">
        <w:rPr>
          <w:color w:val="FF0000"/>
        </w:rPr>
        <w:t>，不用</w:t>
      </w:r>
      <w:r w:rsidRPr="00A82834">
        <w:rPr>
          <w:color w:val="FF0000"/>
        </w:rPr>
        <w:t>Accuracy</w:t>
      </w:r>
    </w:p>
    <w:p w14:paraId="42A36CAD" w14:textId="77777777" w:rsidR="009901E7" w:rsidRPr="00AD3EDC" w:rsidRDefault="009901E7" w:rsidP="000036DF">
      <w:pPr>
        <w:rPr>
          <w:color w:val="FF0000"/>
        </w:rPr>
      </w:pPr>
    </w:p>
    <w:p w14:paraId="2A8FBB8C" w14:textId="77777777" w:rsidR="000036DF" w:rsidRPr="000036DF" w:rsidRDefault="000036DF" w:rsidP="00F15B7A">
      <w:pPr>
        <w:rPr>
          <w:color w:val="FF0000"/>
        </w:rPr>
      </w:pPr>
    </w:p>
    <w:p w14:paraId="18FA958F" w14:textId="77777777" w:rsidR="00C83525" w:rsidRPr="00C83525" w:rsidRDefault="00C83525" w:rsidP="00C83525">
      <w:pPr>
        <w:rPr>
          <w:b/>
          <w:bCs/>
        </w:rPr>
      </w:pPr>
      <w:r w:rsidRPr="00C83525">
        <w:rPr>
          <w:b/>
          <w:bCs/>
        </w:rPr>
        <w:t>你的理解确认</w:t>
      </w:r>
    </w:p>
    <w:p w14:paraId="60484605" w14:textId="77777777" w:rsidR="00C83525" w:rsidRPr="00C83525" w:rsidRDefault="00C83525" w:rsidP="00C83525">
      <w:r w:rsidRPr="00C83525">
        <w:t>异常检测（无监督）</w:t>
      </w:r>
      <w:r w:rsidRPr="00C83525">
        <w:t xml:space="preserve"> → </w:t>
      </w:r>
      <w:r w:rsidRPr="00C83525">
        <w:t>发现</w:t>
      </w:r>
      <w:r w:rsidRPr="00C83525">
        <w:t>"</w:t>
      </w:r>
      <w:r w:rsidRPr="00C83525">
        <w:t>有问题</w:t>
      </w:r>
      <w:r w:rsidRPr="00C83525">
        <w:t xml:space="preserve">" → </w:t>
      </w:r>
      <w:r w:rsidRPr="00C83525">
        <w:t>工程师介入确认：</w:t>
      </w:r>
      <w:r w:rsidRPr="00C83525">
        <w:t>"</w:t>
      </w:r>
      <w:r w:rsidRPr="00C83525">
        <w:t>这是</w:t>
      </w:r>
      <w:r w:rsidRPr="00C83525">
        <w:t>FAN</w:t>
      </w:r>
      <w:r w:rsidRPr="00C83525">
        <w:t>故障</w:t>
      </w:r>
      <w:r w:rsidRPr="00C83525">
        <w:t xml:space="preserve">" → </w:t>
      </w:r>
      <w:r w:rsidRPr="00C83525">
        <w:t>打上标签</w:t>
      </w:r>
      <w:r w:rsidRPr="00C83525">
        <w:t xml:space="preserve"> ↓ </w:t>
      </w:r>
      <w:r w:rsidRPr="00C83525">
        <w:t>故障分类（有监督）</w:t>
      </w:r>
      <w:r w:rsidRPr="00C83525">
        <w:t xml:space="preserve"> → </w:t>
      </w:r>
      <w:r w:rsidRPr="00C83525">
        <w:t>用带标签的数据训练分类器</w:t>
      </w:r>
      <w:r w:rsidRPr="00C83525">
        <w:t xml:space="preserve"> → </w:t>
      </w:r>
      <w:r w:rsidRPr="00C83525">
        <w:t>下次出现类似异常，自动识别</w:t>
      </w:r>
      <w:r w:rsidRPr="00C83525">
        <w:t>"</w:t>
      </w:r>
      <w:r w:rsidRPr="00C83525">
        <w:t>这是</w:t>
      </w:r>
      <w:r w:rsidRPr="00C83525">
        <w:t>FAN</w:t>
      </w:r>
      <w:r w:rsidRPr="00C83525">
        <w:t>故障</w:t>
      </w:r>
      <w:r w:rsidRPr="00C83525">
        <w:t xml:space="preserve">" </w:t>
      </w:r>
    </w:p>
    <w:p w14:paraId="4FB31B10" w14:textId="77777777" w:rsidR="00C83525" w:rsidRPr="00C83525" w:rsidRDefault="00C83525" w:rsidP="00C83525">
      <w:r w:rsidRPr="00C83525">
        <w:rPr>
          <w:b/>
          <w:bCs/>
        </w:rPr>
        <w:t>这个流程在工业里叫：</w:t>
      </w:r>
    </w:p>
    <w:p w14:paraId="25220836" w14:textId="77777777" w:rsidR="00C83525" w:rsidRPr="00C83525" w:rsidRDefault="00C83525" w:rsidP="00C83525">
      <w:r w:rsidRPr="00C83525">
        <w:t>半监督学习流程（</w:t>
      </w:r>
      <w:r w:rsidRPr="00C83525">
        <w:t>Semi-supervised Pipeline</w:t>
      </w:r>
      <w:r w:rsidRPr="00C83525">
        <w:t>）</w:t>
      </w:r>
    </w:p>
    <w:p w14:paraId="25A1B977" w14:textId="77777777" w:rsidR="00C83525" w:rsidRPr="00C83525" w:rsidRDefault="00422B04" w:rsidP="00C83525">
      <w:r>
        <w:pict w14:anchorId="24C5DD5E">
          <v:rect id="_x0000_i1036" style="width:0;height:1.5pt" o:hralign="center" o:hrstd="t" o:hr="t" fillcolor="#a0a0a0" stroked="f"/>
        </w:pict>
      </w:r>
    </w:p>
    <w:p w14:paraId="4854C666" w14:textId="77777777" w:rsidR="00C83525" w:rsidRPr="00C83525" w:rsidRDefault="00C83525" w:rsidP="00C83525">
      <w:pPr>
        <w:rPr>
          <w:b/>
          <w:bCs/>
        </w:rPr>
      </w:pPr>
      <w:r w:rsidRPr="00C83525">
        <w:rPr>
          <w:b/>
          <w:bCs/>
        </w:rPr>
        <w:t>你的</w:t>
      </w:r>
      <w:proofErr w:type="spellStart"/>
      <w:r w:rsidRPr="00C83525">
        <w:rPr>
          <w:b/>
          <w:bCs/>
        </w:rPr>
        <w:t>KMeans</w:t>
      </w:r>
      <w:proofErr w:type="spellEnd"/>
      <w:r w:rsidRPr="00C83525">
        <w:rPr>
          <w:b/>
          <w:bCs/>
        </w:rPr>
        <w:t>做法是什么逻辑</w:t>
      </w:r>
    </w:p>
    <w:p w14:paraId="774C0B6C" w14:textId="77777777" w:rsidR="00C83525" w:rsidRPr="00C83525" w:rsidRDefault="00C83525" w:rsidP="00C83525">
      <w:r w:rsidRPr="00C83525">
        <w:t>你说用</w:t>
      </w:r>
      <w:proofErr w:type="spellStart"/>
      <w:r w:rsidRPr="00C83525">
        <w:t>KMeans</w:t>
      </w:r>
      <w:proofErr w:type="spellEnd"/>
      <w:r w:rsidRPr="00C83525">
        <w:t>对</w:t>
      </w:r>
      <w:r w:rsidRPr="00C83525">
        <w:t>FAN</w:t>
      </w:r>
      <w:r w:rsidRPr="00C83525">
        <w:t>、</w:t>
      </w:r>
      <w:r w:rsidRPr="00C83525">
        <w:t>HPC</w:t>
      </w:r>
      <w:r w:rsidRPr="00C83525">
        <w:t>相关</w:t>
      </w:r>
      <w:r w:rsidRPr="00C83525">
        <w:t>sensor</w:t>
      </w:r>
      <w:r w:rsidRPr="00C83525">
        <w:t>做聚类，这其实是一个很聪明的做法：</w:t>
      </w:r>
    </w:p>
    <w:p w14:paraId="3B5F1C4E" w14:textId="77777777" w:rsidR="00C83525" w:rsidRPr="00C83525" w:rsidRDefault="00C83525" w:rsidP="00C83525">
      <w:r w:rsidRPr="00C83525">
        <w:t>第一步：</w:t>
      </w:r>
      <w:proofErr w:type="spellStart"/>
      <w:r w:rsidRPr="00C83525">
        <w:t>KMeans</w:t>
      </w:r>
      <w:proofErr w:type="spellEnd"/>
      <w:r w:rsidRPr="00C83525">
        <w:t>聚类（无监督）</w:t>
      </w:r>
      <w:r w:rsidRPr="00C83525">
        <w:t xml:space="preserve"> → </w:t>
      </w:r>
      <w:r w:rsidRPr="00C83525">
        <w:t>把异常数据自然分成几组</w:t>
      </w:r>
      <w:r w:rsidRPr="00C83525">
        <w:t xml:space="preserve"> → </w:t>
      </w:r>
      <w:r w:rsidRPr="00C83525">
        <w:t>不需要标签</w:t>
      </w:r>
      <w:r w:rsidRPr="00C83525">
        <w:t xml:space="preserve"> </w:t>
      </w:r>
      <w:r w:rsidRPr="00C83525">
        <w:t>第二步：工程师对照每个</w:t>
      </w:r>
      <w:r w:rsidRPr="00C83525">
        <w:t>cluster → "</w:t>
      </w:r>
      <w:r w:rsidRPr="00C83525">
        <w:t>这个</w:t>
      </w:r>
      <w:r w:rsidRPr="00C83525">
        <w:t>cluster</w:t>
      </w:r>
      <w:r w:rsidRPr="00C83525">
        <w:t>的传感器模式，是</w:t>
      </w:r>
      <w:r w:rsidRPr="00C83525">
        <w:t>FAN</w:t>
      </w:r>
      <w:r w:rsidRPr="00C83525">
        <w:t>故障的特征</w:t>
      </w:r>
      <w:r w:rsidRPr="00C83525">
        <w:t>" → "</w:t>
      </w:r>
      <w:r w:rsidRPr="00C83525">
        <w:t>那个</w:t>
      </w:r>
      <w:r w:rsidRPr="00C83525">
        <w:t>cluster</w:t>
      </w:r>
      <w:r w:rsidRPr="00C83525">
        <w:t>是</w:t>
      </w:r>
      <w:r w:rsidRPr="00C83525">
        <w:t>HPC</w:t>
      </w:r>
      <w:r w:rsidRPr="00C83525">
        <w:t>故障</w:t>
      </w:r>
      <w:r w:rsidRPr="00C83525">
        <w:t xml:space="preserve">" → </w:t>
      </w:r>
      <w:r w:rsidRPr="00C83525">
        <w:t>给每个</w:t>
      </w:r>
      <w:r w:rsidRPr="00C83525">
        <w:t>cluster</w:t>
      </w:r>
      <w:r w:rsidRPr="00C83525">
        <w:t>打上故障类型标签</w:t>
      </w:r>
      <w:r w:rsidRPr="00C83525">
        <w:t xml:space="preserve"> </w:t>
      </w:r>
      <w:r w:rsidRPr="00C83525">
        <w:t>第三步：有了标签之后</w:t>
      </w:r>
      <w:r w:rsidRPr="00C83525">
        <w:t xml:space="preserve"> → </w:t>
      </w:r>
      <w:r w:rsidRPr="00C83525">
        <w:t>可以训练有监督分类器</w:t>
      </w:r>
      <w:r w:rsidRPr="00C83525">
        <w:t xml:space="preserve"> → </w:t>
      </w:r>
      <w:r w:rsidRPr="00C83525">
        <w:t>或者直接用</w:t>
      </w:r>
      <w:r w:rsidRPr="00C83525">
        <w:t>cluster</w:t>
      </w:r>
      <w:r w:rsidRPr="00C83525">
        <w:t>中心做最近邻分类</w:t>
      </w:r>
      <w:r w:rsidRPr="00C83525">
        <w:t xml:space="preserve"> </w:t>
      </w:r>
    </w:p>
    <w:p w14:paraId="4ACDAFBB" w14:textId="77777777" w:rsidR="00C83525" w:rsidRPr="00C83525" w:rsidRDefault="00C83525" w:rsidP="00C83525">
      <w:proofErr w:type="spellStart"/>
      <w:r w:rsidRPr="00C83525">
        <w:rPr>
          <w:b/>
          <w:bCs/>
        </w:rPr>
        <w:t>KMeans</w:t>
      </w:r>
      <w:proofErr w:type="spellEnd"/>
      <w:r w:rsidRPr="00C83525">
        <w:rPr>
          <w:b/>
          <w:bCs/>
        </w:rPr>
        <w:t>在这里的角色是：辅助标注，不是直接分类。</w:t>
      </w:r>
    </w:p>
    <w:p w14:paraId="4FDB7924" w14:textId="77777777" w:rsidR="00C83525" w:rsidRPr="00C83525" w:rsidRDefault="00422B04" w:rsidP="00C83525">
      <w:r>
        <w:pict w14:anchorId="55CA291A">
          <v:rect id="_x0000_i1037" style="width:0;height:1.5pt" o:hralign="center" o:hrstd="t" o:hr="t" fillcolor="#a0a0a0" stroked="f"/>
        </w:pict>
      </w:r>
    </w:p>
    <w:p w14:paraId="31C33C9C" w14:textId="77777777" w:rsidR="00C83525" w:rsidRPr="00C83525" w:rsidRDefault="00C83525" w:rsidP="00C83525">
      <w:pPr>
        <w:rPr>
          <w:b/>
          <w:bCs/>
        </w:rPr>
      </w:pPr>
      <w:r w:rsidRPr="00C83525">
        <w:rPr>
          <w:b/>
          <w:bCs/>
        </w:rPr>
        <w:t>回答你的核心问题：有监督故障分类怎么做</w:t>
      </w:r>
    </w:p>
    <w:p w14:paraId="29F9010B" w14:textId="77777777" w:rsidR="00C83525" w:rsidRPr="00C83525" w:rsidRDefault="00C83525" w:rsidP="00C83525">
      <w:r w:rsidRPr="00C83525">
        <w:t>前提：</w:t>
      </w:r>
      <w:r w:rsidRPr="00C83525">
        <w:rPr>
          <w:b/>
          <w:bCs/>
        </w:rPr>
        <w:t>已经有了带标签的故障数据</w:t>
      </w:r>
      <w:r w:rsidRPr="00C83525">
        <w:t>（通过你上面说的流程获得）</w:t>
      </w:r>
    </w:p>
    <w:p w14:paraId="50A9CAB4" w14:textId="77777777" w:rsidR="00C83525" w:rsidRPr="00C83525" w:rsidRDefault="00C83525" w:rsidP="00C83525">
      <w:pPr>
        <w:rPr>
          <w:b/>
          <w:bCs/>
        </w:rPr>
      </w:pPr>
      <w:r w:rsidRPr="00C83525">
        <w:rPr>
          <w:b/>
          <w:bCs/>
        </w:rPr>
        <w:t>完整流程</w:t>
      </w:r>
    </w:p>
    <w:p w14:paraId="1CD22EB7" w14:textId="77777777" w:rsidR="00C83525" w:rsidRPr="00C83525" w:rsidRDefault="00C83525" w:rsidP="00C83525">
      <w:r w:rsidRPr="00C83525">
        <w:t>带标签的历史故障数据</w:t>
      </w:r>
      <w:r w:rsidRPr="00C83525">
        <w:t xml:space="preserve"> [sensor readings] → [FAN</w:t>
      </w:r>
      <w:r w:rsidRPr="00C83525">
        <w:t>故障</w:t>
      </w:r>
      <w:r w:rsidRPr="00C83525">
        <w:t>] [sensor readings] → [HPC</w:t>
      </w:r>
      <w:r w:rsidRPr="00C83525">
        <w:t>故障</w:t>
      </w:r>
      <w:r w:rsidRPr="00C83525">
        <w:t>] [sensor readings] → [</w:t>
      </w:r>
      <w:r w:rsidRPr="00C83525">
        <w:t>正常</w:t>
      </w:r>
      <w:r w:rsidRPr="00C83525">
        <w:t xml:space="preserve">] ↓ </w:t>
      </w:r>
      <w:r w:rsidRPr="00C83525">
        <w:t>特征提取（时域特征：均值、</w:t>
      </w:r>
      <w:r w:rsidRPr="00C83525">
        <w:t>RMS</w:t>
      </w:r>
      <w:r w:rsidRPr="00C83525">
        <w:t>、峰度</w:t>
      </w:r>
      <w:r w:rsidRPr="00C83525">
        <w:t>...</w:t>
      </w:r>
      <w:r w:rsidRPr="00C83525">
        <w:t>）</w:t>
      </w:r>
      <w:r w:rsidRPr="00C83525">
        <w:t xml:space="preserve"> ↓ </w:t>
      </w:r>
      <w:r w:rsidRPr="00C83525">
        <w:t>训练分类器（</w:t>
      </w:r>
      <w:r w:rsidRPr="00C83525">
        <w:t xml:space="preserve">SVM / Random Forest / </w:t>
      </w:r>
      <w:proofErr w:type="spellStart"/>
      <w:r w:rsidRPr="00C83525">
        <w:t>XGBoost</w:t>
      </w:r>
      <w:proofErr w:type="spellEnd"/>
      <w:r w:rsidRPr="00C83525">
        <w:t>）</w:t>
      </w:r>
      <w:r w:rsidRPr="00C83525">
        <w:t xml:space="preserve"> ↓ </w:t>
      </w:r>
      <w:r w:rsidRPr="00C83525">
        <w:t>新来一段异常数据</w:t>
      </w:r>
      <w:r w:rsidRPr="00C83525">
        <w:t xml:space="preserve"> → </w:t>
      </w:r>
      <w:r w:rsidRPr="00C83525">
        <w:t>提取特征</w:t>
      </w:r>
      <w:r w:rsidRPr="00C83525">
        <w:t xml:space="preserve"> → </w:t>
      </w:r>
      <w:r w:rsidRPr="00C83525">
        <w:t>分类器预测：这是</w:t>
      </w:r>
      <w:r w:rsidRPr="00C83525">
        <w:t>FAN</w:t>
      </w:r>
      <w:r w:rsidRPr="00C83525">
        <w:t>故障</w:t>
      </w:r>
      <w:r w:rsidRPr="00C83525">
        <w:t xml:space="preserve"> </w:t>
      </w:r>
    </w:p>
    <w:p w14:paraId="4656D55B" w14:textId="77777777" w:rsidR="00C83525" w:rsidRPr="00C83525" w:rsidRDefault="00C83525" w:rsidP="00C83525">
      <w:pPr>
        <w:rPr>
          <w:b/>
          <w:bCs/>
        </w:rPr>
      </w:pPr>
      <w:r w:rsidRPr="00C83525">
        <w:rPr>
          <w:b/>
          <w:bCs/>
        </w:rPr>
        <w:t>为什么用</w:t>
      </w:r>
      <w:r w:rsidRPr="00C83525">
        <w:rPr>
          <w:b/>
          <w:bCs/>
        </w:rPr>
        <w:t>SVM/RF</w:t>
      </w:r>
      <w:r w:rsidRPr="00C83525">
        <w:rPr>
          <w:b/>
          <w:bCs/>
        </w:rPr>
        <w:t>，不直接用</w:t>
      </w:r>
      <w:proofErr w:type="spellStart"/>
      <w:r w:rsidRPr="00C83525">
        <w:rPr>
          <w:b/>
          <w:bCs/>
        </w:rPr>
        <w:t>KMeans</w:t>
      </w:r>
      <w:proofErr w:type="spellEnd"/>
      <w:r w:rsidRPr="00C83525">
        <w:rPr>
          <w:b/>
          <w:bCs/>
        </w:rPr>
        <w:t>分类</w:t>
      </w:r>
    </w:p>
    <w:p w14:paraId="0C43EAB7" w14:textId="77777777" w:rsidR="00C83525" w:rsidRPr="00C83525" w:rsidRDefault="00C83525" w:rsidP="00C83525">
      <w:r w:rsidRPr="00C83525">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25"/>
        <w:gridCol w:w="1782"/>
        <w:gridCol w:w="2175"/>
      </w:tblGrid>
      <w:tr w:rsidR="00C83525" w:rsidRPr="00C83525" w14:paraId="1F33DD92" w14:textId="77777777">
        <w:trPr>
          <w:tblHeader/>
          <w:tblCellSpacing w:w="15" w:type="dxa"/>
        </w:trPr>
        <w:tc>
          <w:tcPr>
            <w:tcW w:w="0" w:type="auto"/>
            <w:vAlign w:val="center"/>
            <w:hideMark/>
          </w:tcPr>
          <w:p w14:paraId="24901C1D" w14:textId="77777777" w:rsidR="00C83525" w:rsidRPr="00C83525" w:rsidRDefault="00C83525" w:rsidP="00C83525"/>
        </w:tc>
        <w:tc>
          <w:tcPr>
            <w:tcW w:w="0" w:type="auto"/>
            <w:vAlign w:val="center"/>
            <w:hideMark/>
          </w:tcPr>
          <w:p w14:paraId="47934FC3" w14:textId="77777777" w:rsidR="00C83525" w:rsidRPr="00C83525" w:rsidRDefault="00C83525" w:rsidP="00C83525">
            <w:pPr>
              <w:rPr>
                <w:b/>
                <w:bCs/>
              </w:rPr>
            </w:pPr>
            <w:proofErr w:type="spellStart"/>
            <w:r w:rsidRPr="00C83525">
              <w:rPr>
                <w:b/>
                <w:bCs/>
              </w:rPr>
              <w:t>KMeans</w:t>
            </w:r>
            <w:proofErr w:type="spellEnd"/>
          </w:p>
        </w:tc>
        <w:tc>
          <w:tcPr>
            <w:tcW w:w="0" w:type="auto"/>
            <w:vAlign w:val="center"/>
            <w:hideMark/>
          </w:tcPr>
          <w:p w14:paraId="7967D3C3" w14:textId="77777777" w:rsidR="00C83525" w:rsidRPr="00C83525" w:rsidRDefault="00C83525" w:rsidP="00C83525">
            <w:pPr>
              <w:rPr>
                <w:b/>
                <w:bCs/>
              </w:rPr>
            </w:pPr>
            <w:r w:rsidRPr="00C83525">
              <w:rPr>
                <w:b/>
                <w:bCs/>
              </w:rPr>
              <w:t>SVM/RF</w:t>
            </w:r>
          </w:p>
        </w:tc>
      </w:tr>
      <w:tr w:rsidR="00C83525" w:rsidRPr="00C83525" w14:paraId="338F81E8" w14:textId="77777777">
        <w:trPr>
          <w:tblCellSpacing w:w="15" w:type="dxa"/>
        </w:trPr>
        <w:tc>
          <w:tcPr>
            <w:tcW w:w="0" w:type="auto"/>
            <w:vAlign w:val="center"/>
            <w:hideMark/>
          </w:tcPr>
          <w:p w14:paraId="23C7FC16" w14:textId="77777777" w:rsidR="00C83525" w:rsidRPr="00C83525" w:rsidRDefault="00C83525" w:rsidP="00C83525">
            <w:r w:rsidRPr="00C83525">
              <w:t>类型</w:t>
            </w:r>
          </w:p>
        </w:tc>
        <w:tc>
          <w:tcPr>
            <w:tcW w:w="0" w:type="auto"/>
            <w:vAlign w:val="center"/>
            <w:hideMark/>
          </w:tcPr>
          <w:p w14:paraId="4A1EADDC" w14:textId="77777777" w:rsidR="00C83525" w:rsidRPr="00C83525" w:rsidRDefault="00C83525" w:rsidP="00C83525">
            <w:r w:rsidRPr="00C83525">
              <w:t>无监督</w:t>
            </w:r>
          </w:p>
        </w:tc>
        <w:tc>
          <w:tcPr>
            <w:tcW w:w="0" w:type="auto"/>
            <w:vAlign w:val="center"/>
            <w:hideMark/>
          </w:tcPr>
          <w:p w14:paraId="1600B0E8" w14:textId="77777777" w:rsidR="00C83525" w:rsidRPr="00C83525" w:rsidRDefault="00C83525" w:rsidP="00C83525">
            <w:r w:rsidRPr="00C83525">
              <w:t>有监督</w:t>
            </w:r>
          </w:p>
        </w:tc>
      </w:tr>
      <w:tr w:rsidR="00C83525" w:rsidRPr="00C83525" w14:paraId="7DACADDB" w14:textId="77777777">
        <w:trPr>
          <w:tblCellSpacing w:w="15" w:type="dxa"/>
        </w:trPr>
        <w:tc>
          <w:tcPr>
            <w:tcW w:w="0" w:type="auto"/>
            <w:vAlign w:val="center"/>
            <w:hideMark/>
          </w:tcPr>
          <w:p w14:paraId="23778204" w14:textId="77777777" w:rsidR="00C83525" w:rsidRPr="00C83525" w:rsidRDefault="00C83525" w:rsidP="00C83525">
            <w:r w:rsidRPr="00C83525">
              <w:lastRenderedPageBreak/>
              <w:t>需要标签</w:t>
            </w:r>
          </w:p>
        </w:tc>
        <w:tc>
          <w:tcPr>
            <w:tcW w:w="0" w:type="auto"/>
            <w:vAlign w:val="center"/>
            <w:hideMark/>
          </w:tcPr>
          <w:p w14:paraId="3AC39A09" w14:textId="77777777" w:rsidR="00C83525" w:rsidRPr="00C83525" w:rsidRDefault="00C83525" w:rsidP="00C83525">
            <w:r w:rsidRPr="00C83525">
              <w:t>不需要</w:t>
            </w:r>
          </w:p>
        </w:tc>
        <w:tc>
          <w:tcPr>
            <w:tcW w:w="0" w:type="auto"/>
            <w:vAlign w:val="center"/>
            <w:hideMark/>
          </w:tcPr>
          <w:p w14:paraId="7CF92927" w14:textId="77777777" w:rsidR="00C83525" w:rsidRPr="00C83525" w:rsidRDefault="00C83525" w:rsidP="00C83525">
            <w:r w:rsidRPr="00C83525">
              <w:t>需要</w:t>
            </w:r>
          </w:p>
        </w:tc>
      </w:tr>
      <w:tr w:rsidR="00C83525" w:rsidRPr="00C83525" w14:paraId="102466C5" w14:textId="77777777">
        <w:trPr>
          <w:tblCellSpacing w:w="15" w:type="dxa"/>
        </w:trPr>
        <w:tc>
          <w:tcPr>
            <w:tcW w:w="0" w:type="auto"/>
            <w:vAlign w:val="center"/>
            <w:hideMark/>
          </w:tcPr>
          <w:p w14:paraId="6496B1F4" w14:textId="77777777" w:rsidR="00C83525" w:rsidRPr="00C83525" w:rsidRDefault="00C83525" w:rsidP="00C83525">
            <w:r w:rsidRPr="00C83525">
              <w:t>分类边界</w:t>
            </w:r>
          </w:p>
        </w:tc>
        <w:tc>
          <w:tcPr>
            <w:tcW w:w="0" w:type="auto"/>
            <w:vAlign w:val="center"/>
            <w:hideMark/>
          </w:tcPr>
          <w:p w14:paraId="0435C02D" w14:textId="77777777" w:rsidR="00C83525" w:rsidRPr="00C83525" w:rsidRDefault="00C83525" w:rsidP="00C83525">
            <w:r w:rsidRPr="00C83525">
              <w:t>按距离划分，固定</w:t>
            </w:r>
          </w:p>
        </w:tc>
        <w:tc>
          <w:tcPr>
            <w:tcW w:w="0" w:type="auto"/>
            <w:vAlign w:val="center"/>
            <w:hideMark/>
          </w:tcPr>
          <w:p w14:paraId="1D1A2C5B" w14:textId="77777777" w:rsidR="00C83525" w:rsidRPr="00C83525" w:rsidRDefault="00C83525" w:rsidP="00C83525">
            <w:r w:rsidRPr="00C83525">
              <w:t>学习最优边界，更准确</w:t>
            </w:r>
          </w:p>
        </w:tc>
      </w:tr>
      <w:tr w:rsidR="00C83525" w:rsidRPr="00C83525" w14:paraId="5673F52C" w14:textId="77777777">
        <w:trPr>
          <w:tblCellSpacing w:w="15" w:type="dxa"/>
        </w:trPr>
        <w:tc>
          <w:tcPr>
            <w:tcW w:w="0" w:type="auto"/>
            <w:vAlign w:val="center"/>
            <w:hideMark/>
          </w:tcPr>
          <w:p w14:paraId="5F874086" w14:textId="77777777" w:rsidR="00C83525" w:rsidRPr="00C83525" w:rsidRDefault="00C83525" w:rsidP="00C83525">
            <w:r w:rsidRPr="00C83525">
              <w:t>新故障类型</w:t>
            </w:r>
          </w:p>
        </w:tc>
        <w:tc>
          <w:tcPr>
            <w:tcW w:w="0" w:type="auto"/>
            <w:vAlign w:val="center"/>
            <w:hideMark/>
          </w:tcPr>
          <w:p w14:paraId="62C32DEB" w14:textId="77777777" w:rsidR="00C83525" w:rsidRPr="00C83525" w:rsidRDefault="00C83525" w:rsidP="00C83525">
            <w:r w:rsidRPr="00C83525">
              <w:t>自动形成新</w:t>
            </w:r>
            <w:r w:rsidRPr="00C83525">
              <w:t>cluster</w:t>
            </w:r>
          </w:p>
        </w:tc>
        <w:tc>
          <w:tcPr>
            <w:tcW w:w="0" w:type="auto"/>
            <w:vAlign w:val="center"/>
            <w:hideMark/>
          </w:tcPr>
          <w:p w14:paraId="74C57705" w14:textId="77777777" w:rsidR="00C83525" w:rsidRPr="00C83525" w:rsidRDefault="00C83525" w:rsidP="00C83525">
            <w:r w:rsidRPr="00C83525">
              <w:t>需要重新训练</w:t>
            </w:r>
          </w:p>
        </w:tc>
      </w:tr>
      <w:tr w:rsidR="00C83525" w:rsidRPr="00C83525" w14:paraId="386DF234" w14:textId="77777777">
        <w:trPr>
          <w:tblCellSpacing w:w="15" w:type="dxa"/>
        </w:trPr>
        <w:tc>
          <w:tcPr>
            <w:tcW w:w="0" w:type="auto"/>
            <w:vAlign w:val="center"/>
            <w:hideMark/>
          </w:tcPr>
          <w:p w14:paraId="39918AA7" w14:textId="77777777" w:rsidR="00C83525" w:rsidRPr="00C83525" w:rsidRDefault="00C83525" w:rsidP="00C83525">
            <w:r w:rsidRPr="00C83525">
              <w:t>适用阶段</w:t>
            </w:r>
          </w:p>
        </w:tc>
        <w:tc>
          <w:tcPr>
            <w:tcW w:w="0" w:type="auto"/>
            <w:vAlign w:val="center"/>
            <w:hideMark/>
          </w:tcPr>
          <w:p w14:paraId="1F80F133" w14:textId="77777777" w:rsidR="00C83525" w:rsidRPr="00C83525" w:rsidRDefault="00C83525" w:rsidP="00C83525">
            <w:r w:rsidRPr="00C83525">
              <w:t>标注之前</w:t>
            </w:r>
          </w:p>
        </w:tc>
        <w:tc>
          <w:tcPr>
            <w:tcW w:w="0" w:type="auto"/>
            <w:vAlign w:val="center"/>
            <w:hideMark/>
          </w:tcPr>
          <w:p w14:paraId="30B204C6" w14:textId="77777777" w:rsidR="00C83525" w:rsidRPr="00C83525" w:rsidRDefault="00C83525" w:rsidP="00C83525">
            <w:r w:rsidRPr="00C83525">
              <w:t>标注之后</w:t>
            </w:r>
          </w:p>
        </w:tc>
      </w:tr>
    </w:tbl>
    <w:p w14:paraId="6CF1794C" w14:textId="77777777" w:rsidR="00C83525" w:rsidRPr="00C83525" w:rsidRDefault="00422B04" w:rsidP="00C83525">
      <w:r>
        <w:pict w14:anchorId="4797AF00">
          <v:rect id="_x0000_i1038" style="width:0;height:1.5pt" o:hralign="center" o:hrstd="t" o:hr="t" fillcolor="#a0a0a0" stroked="f"/>
        </w:pict>
      </w:r>
    </w:p>
    <w:p w14:paraId="06C75299" w14:textId="77777777" w:rsidR="00C83525" w:rsidRPr="00C83525" w:rsidRDefault="00C83525" w:rsidP="00C83525">
      <w:pPr>
        <w:rPr>
          <w:b/>
          <w:bCs/>
        </w:rPr>
      </w:pPr>
      <w:r w:rsidRPr="00C83525">
        <w:rPr>
          <w:b/>
          <w:bCs/>
        </w:rPr>
        <w:t>整个故障诊断的标注演进过程</w:t>
      </w:r>
    </w:p>
    <w:p w14:paraId="27B85FF8" w14:textId="77777777" w:rsidR="00C83525" w:rsidRPr="00C83525" w:rsidRDefault="00C83525" w:rsidP="00C83525">
      <w:r w:rsidRPr="00C83525">
        <w:t>阶段</w:t>
      </w:r>
      <w:r w:rsidRPr="00C83525">
        <w:t>1</w:t>
      </w:r>
      <w:r w:rsidRPr="00C83525">
        <w:t>：项目初期，没有标签</w:t>
      </w:r>
      <w:r w:rsidRPr="00C83525">
        <w:t xml:space="preserve"> → </w:t>
      </w:r>
      <w:r w:rsidRPr="00C83525">
        <w:t>用</w:t>
      </w:r>
      <w:proofErr w:type="spellStart"/>
      <w:r w:rsidRPr="00C83525">
        <w:t>KMeans</w:t>
      </w:r>
      <w:proofErr w:type="spellEnd"/>
      <w:r w:rsidRPr="00C83525">
        <w:t xml:space="preserve"> / </w:t>
      </w:r>
      <w:r w:rsidRPr="00C83525">
        <w:t>马氏距离</w:t>
      </w:r>
      <w:r w:rsidRPr="00C83525">
        <w:t xml:space="preserve"> / Isolation Forest → </w:t>
      </w:r>
      <w:r w:rsidRPr="00C83525">
        <w:t>发现异常，工程师确认，积累标签</w:t>
      </w:r>
      <w:r w:rsidRPr="00C83525">
        <w:t xml:space="preserve"> </w:t>
      </w:r>
      <w:r w:rsidRPr="00C83525">
        <w:t>阶段</w:t>
      </w:r>
      <w:r w:rsidRPr="00C83525">
        <w:t>2</w:t>
      </w:r>
      <w:r w:rsidRPr="00C83525">
        <w:t>：有了少量标签</w:t>
      </w:r>
      <w:r w:rsidRPr="00C83525">
        <w:t xml:space="preserve"> → </w:t>
      </w:r>
      <w:r w:rsidRPr="00C83525">
        <w:t>用加权</w:t>
      </w:r>
      <w:r w:rsidRPr="00C83525">
        <w:t xml:space="preserve">SVM / </w:t>
      </w:r>
      <w:r w:rsidRPr="00C83525">
        <w:t>少样本学习</w:t>
      </w:r>
      <w:r w:rsidRPr="00C83525">
        <w:t xml:space="preserve"> → </w:t>
      </w:r>
      <w:r w:rsidRPr="00C83525">
        <w:t>分类精度提升</w:t>
      </w:r>
      <w:r w:rsidRPr="00C83525">
        <w:t xml:space="preserve"> </w:t>
      </w:r>
      <w:r w:rsidRPr="00C83525">
        <w:t>阶段</w:t>
      </w:r>
      <w:r w:rsidRPr="00C83525">
        <w:t>3</w:t>
      </w:r>
      <w:r w:rsidRPr="00C83525">
        <w:t>：标签积累足够</w:t>
      </w:r>
      <w:r w:rsidRPr="00C83525">
        <w:t xml:space="preserve"> → </w:t>
      </w:r>
      <w:r w:rsidRPr="00C83525">
        <w:t>用</w:t>
      </w:r>
      <w:r w:rsidRPr="00C83525">
        <w:t xml:space="preserve">Random Forest / </w:t>
      </w:r>
      <w:proofErr w:type="spellStart"/>
      <w:r w:rsidRPr="00C83525">
        <w:t>XGBoost</w:t>
      </w:r>
      <w:proofErr w:type="spellEnd"/>
      <w:r w:rsidRPr="00C83525">
        <w:t xml:space="preserve"> / CNN+LSTM → </w:t>
      </w:r>
      <w:r w:rsidRPr="00C83525">
        <w:t>全自动故障分类</w:t>
      </w:r>
      <w:r w:rsidRPr="00C83525">
        <w:t xml:space="preserve"> </w:t>
      </w:r>
      <w:r w:rsidRPr="00C83525">
        <w:t>阶段</w:t>
      </w:r>
      <w:r w:rsidRPr="00C83525">
        <w:t>4</w:t>
      </w:r>
      <w:r w:rsidRPr="00C83525">
        <w:t>：持续运行</w:t>
      </w:r>
      <w:r w:rsidRPr="00C83525">
        <w:t xml:space="preserve"> → </w:t>
      </w:r>
      <w:r w:rsidRPr="00C83525">
        <w:t>新故障类型出现</w:t>
      </w:r>
      <w:r w:rsidRPr="00C83525">
        <w:t xml:space="preserve"> → </w:t>
      </w:r>
      <w:r w:rsidRPr="00C83525">
        <w:t>回到阶段</w:t>
      </w:r>
      <w:r w:rsidRPr="00C83525">
        <w:t xml:space="preserve">1 → </w:t>
      </w:r>
      <w:r w:rsidRPr="00C83525">
        <w:t>模型持续迭代更新</w:t>
      </w:r>
      <w:r w:rsidRPr="00C83525">
        <w:t xml:space="preserve"> </w:t>
      </w:r>
    </w:p>
    <w:p w14:paraId="67468342" w14:textId="77777777" w:rsidR="00C83525" w:rsidRPr="00C83525" w:rsidRDefault="00C83525" w:rsidP="00C83525">
      <w:r w:rsidRPr="00C83525">
        <w:rPr>
          <w:b/>
          <w:bCs/>
        </w:rPr>
        <w:t>这就是</w:t>
      </w:r>
      <w:r w:rsidRPr="00C83525">
        <w:rPr>
          <w:b/>
          <w:bCs/>
        </w:rPr>
        <w:t>Edwards PDM</w:t>
      </w:r>
      <w:r w:rsidRPr="00C83525">
        <w:rPr>
          <w:b/>
          <w:bCs/>
        </w:rPr>
        <w:t>系统的数据飞轮：</w:t>
      </w:r>
    </w:p>
    <w:p w14:paraId="172676D6" w14:textId="77777777" w:rsidR="00C83525" w:rsidRPr="00C83525" w:rsidRDefault="00C83525" w:rsidP="00C83525">
      <w:r w:rsidRPr="00C83525">
        <w:t>数据越多</w:t>
      </w:r>
      <w:r w:rsidRPr="00C83525">
        <w:t xml:space="preserve"> → </w:t>
      </w:r>
      <w:r w:rsidRPr="00C83525">
        <w:t>标签越多</w:t>
      </w:r>
      <w:r w:rsidRPr="00C83525">
        <w:t xml:space="preserve"> → </w:t>
      </w:r>
      <w:r w:rsidRPr="00C83525">
        <w:t>模型越准</w:t>
      </w:r>
      <w:r w:rsidRPr="00C83525">
        <w:t xml:space="preserve"> → </w:t>
      </w:r>
      <w:r w:rsidRPr="00C83525">
        <w:t>客户越信任</w:t>
      </w:r>
      <w:r w:rsidRPr="00C83525">
        <w:t xml:space="preserve"> → </w:t>
      </w:r>
      <w:r w:rsidRPr="00C83525">
        <w:t>接入更多设备</w:t>
      </w:r>
      <w:r w:rsidRPr="00C83525">
        <w:t xml:space="preserve"> → </w:t>
      </w:r>
      <w:r w:rsidRPr="00C83525">
        <w:t>数据越多</w:t>
      </w:r>
    </w:p>
    <w:p w14:paraId="39A9ACE2" w14:textId="77777777" w:rsidR="00C83525" w:rsidRPr="00C83525" w:rsidRDefault="00422B04" w:rsidP="00C83525">
      <w:r>
        <w:pict w14:anchorId="212163B3">
          <v:rect id="_x0000_i1039" style="width:0;height:1.5pt" o:hralign="center" o:hrstd="t" o:hr="t" fillcolor="#a0a0a0" stroked="f"/>
        </w:pict>
      </w:r>
    </w:p>
    <w:p w14:paraId="3D5A3C55" w14:textId="77777777" w:rsidR="00C83525" w:rsidRPr="00C83525" w:rsidRDefault="00C83525" w:rsidP="00C83525">
      <w:pPr>
        <w:rPr>
          <w:b/>
          <w:bCs/>
        </w:rPr>
      </w:pPr>
      <w:r w:rsidRPr="00C83525">
        <w:rPr>
          <w:b/>
          <w:bCs/>
        </w:rPr>
        <w:t>一句话总结</w:t>
      </w:r>
    </w:p>
    <w:p w14:paraId="49C967BD" w14:textId="77777777" w:rsidR="00C83525" w:rsidRPr="00C83525" w:rsidRDefault="00C83525" w:rsidP="00C83525">
      <w:proofErr w:type="spellStart"/>
      <w:r w:rsidRPr="00C83525">
        <w:t>KMeans</w:t>
      </w:r>
      <w:proofErr w:type="spellEnd"/>
      <w:r w:rsidRPr="00C83525">
        <w:t>是</w:t>
      </w:r>
      <w:r w:rsidRPr="00C83525">
        <w:rPr>
          <w:b/>
          <w:bCs/>
        </w:rPr>
        <w:t>辅助标注的工具</w:t>
      </w:r>
      <w:r w:rsidRPr="00C83525">
        <w:t>，有监督分类器是</w:t>
      </w:r>
      <w:r w:rsidRPr="00C83525">
        <w:rPr>
          <w:b/>
          <w:bCs/>
        </w:rPr>
        <w:t>标注完成后的工具</w:t>
      </w:r>
      <w:r w:rsidRPr="00C83525">
        <w:t>，两者不是竞争关系，是流程上的前后关系。</w:t>
      </w:r>
    </w:p>
    <w:p w14:paraId="4E9D95DA" w14:textId="77777777" w:rsidR="00C83525" w:rsidRDefault="00C83525" w:rsidP="00C83525">
      <w:r w:rsidRPr="00C83525">
        <w:t>你在项目里用</w:t>
      </w:r>
      <w:proofErr w:type="spellStart"/>
      <w:r w:rsidRPr="00C83525">
        <w:t>KMeans</w:t>
      </w:r>
      <w:proofErr w:type="spellEnd"/>
      <w:r w:rsidRPr="00C83525">
        <w:t>做故障分组，然后工程师确认，这个做法在工业里完全标准，而且你能说清楚这个逻辑，</w:t>
      </w:r>
      <w:proofErr w:type="spellStart"/>
      <w:r w:rsidRPr="00C83525">
        <w:t>Minjian</w:t>
      </w:r>
      <w:proofErr w:type="spellEnd"/>
      <w:r w:rsidRPr="00C83525">
        <w:t>会认可的。</w:t>
      </w:r>
    </w:p>
    <w:p w14:paraId="2C2A940A" w14:textId="77777777" w:rsidR="00EB7D1E" w:rsidRDefault="00EB7D1E" w:rsidP="00C83525"/>
    <w:p w14:paraId="197F99A8" w14:textId="3F26976B" w:rsidR="00EB7D1E" w:rsidRDefault="006948A4" w:rsidP="00C83525">
      <w:r w:rsidRPr="006948A4">
        <w:lastRenderedPageBreak/>
        <w:drawing>
          <wp:inline distT="0" distB="0" distL="0" distR="0" wp14:anchorId="468BCC19" wp14:editId="7C21A7F5">
            <wp:extent cx="2835275" cy="9144000"/>
            <wp:effectExtent l="0" t="0" r="3175" b="0"/>
            <wp:docPr id="15166599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659991" name=""/>
                    <pic:cNvPicPr/>
                  </pic:nvPicPr>
                  <pic:blipFill>
                    <a:blip r:embed="rId10"/>
                    <a:stretch>
                      <a:fillRect/>
                    </a:stretch>
                  </pic:blipFill>
                  <pic:spPr>
                    <a:xfrm>
                      <a:off x="0" y="0"/>
                      <a:ext cx="2835275" cy="9144000"/>
                    </a:xfrm>
                    <a:prstGeom prst="rect">
                      <a:avLst/>
                    </a:prstGeom>
                  </pic:spPr>
                </pic:pic>
              </a:graphicData>
            </a:graphic>
          </wp:inline>
        </w:drawing>
      </w:r>
    </w:p>
    <w:tbl>
      <w:tblPr>
        <w:tblW w:w="5000" w:type="pct"/>
        <w:tblCellMar>
          <w:top w:w="15" w:type="dxa"/>
          <w:left w:w="15" w:type="dxa"/>
          <w:bottom w:w="15" w:type="dxa"/>
          <w:right w:w="15" w:type="dxa"/>
        </w:tblCellMar>
        <w:tblLook w:val="04A0" w:firstRow="1" w:lastRow="0" w:firstColumn="1" w:lastColumn="0" w:noHBand="0" w:noVBand="1"/>
      </w:tblPr>
      <w:tblGrid>
        <w:gridCol w:w="2644"/>
        <w:gridCol w:w="4968"/>
        <w:gridCol w:w="3172"/>
      </w:tblGrid>
      <w:tr w:rsidR="00765989" w:rsidRPr="00765989" w14:paraId="1A71D0AF"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7ED2863" w14:textId="77777777" w:rsidR="00765989" w:rsidRPr="00765989" w:rsidRDefault="00765989" w:rsidP="00765989">
            <w:pPr>
              <w:rPr>
                <w:b/>
                <w:bCs/>
              </w:rPr>
            </w:pPr>
            <w:r w:rsidRPr="00765989">
              <w:rPr>
                <w:b/>
                <w:bCs/>
              </w:rPr>
              <w:lastRenderedPageBreak/>
              <w:t>流程层</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0333F4D" w14:textId="77777777" w:rsidR="00765989" w:rsidRPr="00765989" w:rsidRDefault="00765989" w:rsidP="00765989">
            <w:pPr>
              <w:rPr>
                <w:b/>
                <w:bCs/>
              </w:rPr>
            </w:pPr>
            <w:r w:rsidRPr="00765989">
              <w:rPr>
                <w:b/>
                <w:bCs/>
              </w:rPr>
              <w:t>你的代码</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9101E94" w14:textId="77777777" w:rsidR="00765989" w:rsidRPr="00765989" w:rsidRDefault="00765989" w:rsidP="00765989">
            <w:pPr>
              <w:rPr>
                <w:b/>
                <w:bCs/>
              </w:rPr>
            </w:pPr>
            <w:r w:rsidRPr="00765989">
              <w:rPr>
                <w:b/>
                <w:bCs/>
              </w:rPr>
              <w:t>数据集</w:t>
            </w:r>
          </w:p>
        </w:tc>
      </w:tr>
      <w:tr w:rsidR="00765989" w:rsidRPr="00765989" w14:paraId="184BEAD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5F96E7" w14:textId="77777777" w:rsidR="00765989" w:rsidRPr="00765989" w:rsidRDefault="00765989" w:rsidP="00765989">
            <w:r w:rsidRPr="00765989">
              <w:t>异常检测</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2CE0C7" w14:textId="77777777" w:rsidR="00765989" w:rsidRPr="00765989" w:rsidRDefault="00765989" w:rsidP="00765989">
            <w:r w:rsidRPr="00765989">
              <w:t>Cell 10 LSTM-AE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B8095B" w14:textId="77777777" w:rsidR="00765989" w:rsidRPr="00765989" w:rsidRDefault="00765989" w:rsidP="00765989">
            <w:r w:rsidRPr="00765989">
              <w:t>FD001</w:t>
            </w:r>
            <w:r w:rsidRPr="00765989">
              <w:t>训练集</w:t>
            </w:r>
          </w:p>
        </w:tc>
      </w:tr>
      <w:tr w:rsidR="00765989" w:rsidRPr="00765989" w14:paraId="5748CD2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7BDFB1" w14:textId="77777777" w:rsidR="00765989" w:rsidRPr="00765989" w:rsidRDefault="00765989" w:rsidP="00765989">
            <w:r w:rsidRPr="00765989">
              <w:t>伪标签生成</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4150A2" w14:textId="77777777" w:rsidR="00765989" w:rsidRPr="00765989" w:rsidRDefault="00765989" w:rsidP="00765989">
            <w:r w:rsidRPr="00765989">
              <w:t xml:space="preserve">Cell 11 </w:t>
            </w:r>
            <w:proofErr w:type="spellStart"/>
            <w:r w:rsidRPr="00765989">
              <w:t>KMeans</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BF2DB2" w14:textId="77777777" w:rsidR="00765989" w:rsidRPr="00765989" w:rsidRDefault="00765989" w:rsidP="00765989">
            <w:r w:rsidRPr="00765989">
              <w:t>FD003</w:t>
            </w:r>
          </w:p>
        </w:tc>
      </w:tr>
      <w:tr w:rsidR="00765989" w:rsidRPr="00765989" w14:paraId="2571909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F2E939" w14:textId="77777777" w:rsidR="00765989" w:rsidRPr="00765989" w:rsidRDefault="00765989" w:rsidP="00765989">
            <w:r w:rsidRPr="00765989">
              <w:t>故障分类</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E9EEF2" w14:textId="77777777" w:rsidR="00765989" w:rsidRPr="00765989" w:rsidRDefault="00765989" w:rsidP="00765989">
            <w:r w:rsidRPr="00765989">
              <w:t>Cell 11 LSTM Classifier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809F72" w14:textId="77777777" w:rsidR="00765989" w:rsidRPr="00765989" w:rsidRDefault="00765989" w:rsidP="00765989">
            <w:r w:rsidRPr="00765989">
              <w:t>FD003</w:t>
            </w:r>
          </w:p>
        </w:tc>
      </w:tr>
      <w:tr w:rsidR="00765989" w:rsidRPr="00765989" w14:paraId="5165401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C5935B" w14:textId="77777777" w:rsidR="00765989" w:rsidRPr="00765989" w:rsidRDefault="00765989" w:rsidP="00765989">
            <w:r w:rsidRPr="00765989">
              <w:t>RUL</w:t>
            </w:r>
            <w:r w:rsidRPr="00765989">
              <w:t>预测</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B2C601" w14:textId="77777777" w:rsidR="00765989" w:rsidRPr="00765989" w:rsidRDefault="00765989" w:rsidP="00765989">
            <w:r w:rsidRPr="00765989">
              <w:t>Cell 7 LSTM Regressor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62D3D5" w14:textId="77777777" w:rsidR="00765989" w:rsidRPr="00765989" w:rsidRDefault="00765989" w:rsidP="00765989">
            <w:r w:rsidRPr="00765989">
              <w:t>FD001</w:t>
            </w:r>
          </w:p>
        </w:tc>
      </w:tr>
      <w:tr w:rsidR="00765989" w:rsidRPr="00765989" w14:paraId="059CAC1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585E31" w14:textId="77777777" w:rsidR="00765989" w:rsidRPr="00765989" w:rsidRDefault="00765989" w:rsidP="00765989">
            <w:r w:rsidRPr="00765989">
              <w:t>健康指数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D223B3E" w14:textId="77777777" w:rsidR="00765989" w:rsidRPr="00765989" w:rsidRDefault="00765989" w:rsidP="00765989">
            <w:r w:rsidRPr="00765989">
              <w:t>Cell 9 HI = RUL/125</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479143" w14:textId="77777777" w:rsidR="00765989" w:rsidRPr="00765989" w:rsidRDefault="00765989" w:rsidP="00765989">
            <w:r w:rsidRPr="00765989">
              <w:t>FD001</w:t>
            </w:r>
            <w:r w:rsidRPr="00765989">
              <w:t>测试集</w:t>
            </w:r>
          </w:p>
        </w:tc>
      </w:tr>
    </w:tbl>
    <w:p w14:paraId="5A2EB332" w14:textId="77777777" w:rsidR="00765989" w:rsidRPr="00C83525" w:rsidRDefault="00765989" w:rsidP="00C83525">
      <w:pPr>
        <w:rPr>
          <w:rFonts w:hint="eastAsia"/>
        </w:rPr>
      </w:pPr>
    </w:p>
    <w:p w14:paraId="6B4ADC2F" w14:textId="77777777" w:rsidR="00F15B7A" w:rsidRDefault="00F15B7A" w:rsidP="00D079F8"/>
    <w:p w14:paraId="56F91D4D" w14:textId="77777777" w:rsidR="00D94C7D" w:rsidRDefault="00D94C7D" w:rsidP="00D079F8"/>
    <w:p w14:paraId="6A6CC5B4" w14:textId="77777777" w:rsidR="00D94C7D" w:rsidRPr="00315F38" w:rsidRDefault="00D94C7D" w:rsidP="00D079F8">
      <w:pPr>
        <w:rPr>
          <w:color w:val="FF0000"/>
        </w:rPr>
      </w:pPr>
    </w:p>
    <w:p w14:paraId="3E20AA48" w14:textId="7558F4D0" w:rsidR="00D94C7D" w:rsidRDefault="00D94C7D" w:rsidP="00D079F8">
      <w:pPr>
        <w:rPr>
          <w:color w:val="FF0000"/>
        </w:rPr>
      </w:pPr>
      <w:r w:rsidRPr="00315F38">
        <w:rPr>
          <w:rFonts w:hint="eastAsia"/>
          <w:color w:val="FF0000"/>
        </w:rPr>
        <w:t>模块</w:t>
      </w:r>
      <w:r w:rsidRPr="00315F38">
        <w:rPr>
          <w:rFonts w:hint="eastAsia"/>
          <w:color w:val="FF0000"/>
        </w:rPr>
        <w:t xml:space="preserve">4  </w:t>
      </w:r>
      <w:r w:rsidRPr="00315F38">
        <w:rPr>
          <w:rFonts w:hint="eastAsia"/>
          <w:color w:val="FF0000"/>
        </w:rPr>
        <w:t>商业逻辑</w:t>
      </w:r>
    </w:p>
    <w:tbl>
      <w:tblPr>
        <w:tblW w:w="5000" w:type="pct"/>
        <w:tblCellMar>
          <w:top w:w="15" w:type="dxa"/>
          <w:left w:w="15" w:type="dxa"/>
          <w:bottom w:w="15" w:type="dxa"/>
          <w:right w:w="15" w:type="dxa"/>
        </w:tblCellMar>
        <w:tblLook w:val="04A0" w:firstRow="1" w:lastRow="0" w:firstColumn="1" w:lastColumn="0" w:noHBand="0" w:noVBand="1"/>
      </w:tblPr>
      <w:tblGrid>
        <w:gridCol w:w="1443"/>
        <w:gridCol w:w="2948"/>
        <w:gridCol w:w="4645"/>
        <w:gridCol w:w="1748"/>
      </w:tblGrid>
      <w:tr w:rsidR="00315F38" w:rsidRPr="00315F38" w14:paraId="200B1DB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2B3075" w14:textId="77777777" w:rsidR="00315F38" w:rsidRPr="00315F38" w:rsidRDefault="00315F38" w:rsidP="00315F38">
            <w:pPr>
              <w:rPr>
                <w:b/>
                <w:bCs/>
                <w:color w:val="000000" w:themeColor="text1"/>
              </w:rPr>
            </w:pPr>
            <w:r w:rsidRPr="00315F38">
              <w:rPr>
                <w:b/>
                <w:bCs/>
                <w:color w:val="000000" w:themeColor="text1"/>
              </w:rPr>
              <w:t>Cell</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FEEBD10" w14:textId="77777777" w:rsidR="00315F38" w:rsidRPr="00315F38" w:rsidRDefault="00315F38" w:rsidP="00315F38">
            <w:pPr>
              <w:rPr>
                <w:b/>
                <w:bCs/>
                <w:color w:val="000000" w:themeColor="text1"/>
              </w:rPr>
            </w:pPr>
            <w:r w:rsidRPr="00315F38">
              <w:rPr>
                <w:b/>
                <w:bCs/>
                <w:color w:val="000000" w:themeColor="text1"/>
              </w:rPr>
              <w:t>技术模块</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4D7F05E" w14:textId="77777777" w:rsidR="00315F38" w:rsidRPr="00315F38" w:rsidRDefault="00315F38" w:rsidP="00315F38">
            <w:pPr>
              <w:rPr>
                <w:b/>
                <w:bCs/>
                <w:color w:val="000000" w:themeColor="text1"/>
              </w:rPr>
            </w:pPr>
            <w:r w:rsidRPr="00315F38">
              <w:rPr>
                <w:b/>
                <w:bCs/>
                <w:color w:val="000000" w:themeColor="text1"/>
              </w:rPr>
              <w:t>商业功能</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2D3305" w14:textId="77777777" w:rsidR="00315F38" w:rsidRPr="00315F38" w:rsidRDefault="00315F38" w:rsidP="00315F38">
            <w:pPr>
              <w:rPr>
                <w:b/>
                <w:bCs/>
                <w:color w:val="000000" w:themeColor="text1"/>
              </w:rPr>
            </w:pPr>
            <w:r w:rsidRPr="00315F38">
              <w:rPr>
                <w:b/>
                <w:bCs/>
                <w:color w:val="000000" w:themeColor="text1"/>
              </w:rPr>
              <w:t>决策层级</w:t>
            </w:r>
          </w:p>
        </w:tc>
      </w:tr>
      <w:tr w:rsidR="00315F38" w:rsidRPr="00315F38" w14:paraId="06405F3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8083BF" w14:textId="77777777" w:rsidR="00315F38" w:rsidRPr="00315F38" w:rsidRDefault="00315F38" w:rsidP="00315F38">
            <w:pPr>
              <w:rPr>
                <w:color w:val="000000" w:themeColor="text1"/>
              </w:rPr>
            </w:pPr>
            <w:r w:rsidRPr="00315F38">
              <w:rPr>
                <w:color w:val="000000" w:themeColor="text1"/>
              </w:rPr>
              <w:t>Cell 7</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E4B170C" w14:textId="77777777" w:rsidR="00315F38" w:rsidRPr="00315F38" w:rsidRDefault="00315F38" w:rsidP="00315F38">
            <w:pPr>
              <w:rPr>
                <w:color w:val="000000" w:themeColor="text1"/>
              </w:rPr>
            </w:pPr>
            <w:r w:rsidRPr="00315F38">
              <w:rPr>
                <w:color w:val="000000" w:themeColor="text1"/>
              </w:rPr>
              <w:t>LSTM Regressor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BFE6F9" w14:textId="77777777" w:rsidR="00315F38" w:rsidRPr="00315F38" w:rsidRDefault="00315F38" w:rsidP="00315F38">
            <w:pPr>
              <w:rPr>
                <w:color w:val="000000" w:themeColor="text1"/>
              </w:rPr>
            </w:pPr>
            <w:r w:rsidRPr="00315F38">
              <w:rPr>
                <w:b/>
                <w:bCs/>
                <w:color w:val="000000" w:themeColor="text1"/>
              </w:rPr>
              <w:t>RUL</w:t>
            </w:r>
            <w:r w:rsidRPr="00315F38">
              <w:rPr>
                <w:b/>
                <w:bCs/>
                <w:color w:val="000000" w:themeColor="text1"/>
              </w:rPr>
              <w:t>预测</w:t>
            </w:r>
            <w:r w:rsidRPr="00315F38">
              <w:rPr>
                <w:color w:val="000000" w:themeColor="text1"/>
              </w:rPr>
              <w:t xml:space="preserve"> → </w:t>
            </w:r>
            <w:r w:rsidRPr="00315F38">
              <w:rPr>
                <w:color w:val="000000" w:themeColor="text1"/>
              </w:rPr>
              <w:t>还剩多少时间</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0CC076" w14:textId="77777777" w:rsidR="00315F38" w:rsidRPr="00315F38" w:rsidRDefault="00315F38" w:rsidP="00315F38">
            <w:pPr>
              <w:rPr>
                <w:color w:val="000000" w:themeColor="text1"/>
              </w:rPr>
            </w:pPr>
            <w:r w:rsidRPr="00315F38">
              <w:rPr>
                <w:color w:val="000000" w:themeColor="text1"/>
              </w:rPr>
              <w:t>运营调度</w:t>
            </w:r>
          </w:p>
        </w:tc>
      </w:tr>
      <w:tr w:rsidR="00315F38" w:rsidRPr="00315F38" w14:paraId="0267026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9072A0" w14:textId="77777777" w:rsidR="00315F38" w:rsidRPr="00315F38" w:rsidRDefault="00315F38" w:rsidP="00315F38">
            <w:pPr>
              <w:rPr>
                <w:color w:val="000000" w:themeColor="text1"/>
              </w:rPr>
            </w:pPr>
            <w:r w:rsidRPr="00315F38">
              <w:rPr>
                <w:color w:val="000000" w:themeColor="text1"/>
              </w:rPr>
              <w:t>Cell 9</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8A5B30" w14:textId="77777777" w:rsidR="00315F38" w:rsidRPr="00315F38" w:rsidRDefault="00315F38" w:rsidP="00315F38">
            <w:pPr>
              <w:rPr>
                <w:color w:val="000000" w:themeColor="text1"/>
              </w:rPr>
            </w:pPr>
            <w:r w:rsidRPr="00315F38">
              <w:rPr>
                <w:color w:val="000000" w:themeColor="text1"/>
              </w:rPr>
              <w:t>Health Index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D90C0A" w14:textId="77777777" w:rsidR="00315F38" w:rsidRPr="00315F38" w:rsidRDefault="00315F38" w:rsidP="00315F38">
            <w:pPr>
              <w:rPr>
                <w:color w:val="000000" w:themeColor="text1"/>
              </w:rPr>
            </w:pPr>
            <w:r w:rsidRPr="00315F38">
              <w:rPr>
                <w:b/>
                <w:bCs/>
                <w:color w:val="000000" w:themeColor="text1"/>
              </w:rPr>
              <w:t>健康监控</w:t>
            </w:r>
            <w:r w:rsidRPr="00315F38">
              <w:rPr>
                <w:color w:val="000000" w:themeColor="text1"/>
              </w:rPr>
              <w:t xml:space="preserve"> → </w:t>
            </w:r>
            <w:r w:rsidRPr="00315F38">
              <w:rPr>
                <w:color w:val="000000" w:themeColor="text1"/>
              </w:rPr>
              <w:t>现在状态如何</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AFC009" w14:textId="77777777" w:rsidR="00315F38" w:rsidRPr="00315F38" w:rsidRDefault="00315F38" w:rsidP="00315F38">
            <w:pPr>
              <w:rPr>
                <w:color w:val="000000" w:themeColor="text1"/>
              </w:rPr>
            </w:pPr>
            <w:r w:rsidRPr="00315F38">
              <w:rPr>
                <w:color w:val="000000" w:themeColor="text1"/>
              </w:rPr>
              <w:t>实时监控</w:t>
            </w:r>
          </w:p>
        </w:tc>
      </w:tr>
      <w:tr w:rsidR="00315F38" w:rsidRPr="00315F38" w14:paraId="7A29E34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D3B076" w14:textId="77777777" w:rsidR="00315F38" w:rsidRPr="00315F38" w:rsidRDefault="00315F38" w:rsidP="00315F38">
            <w:pPr>
              <w:rPr>
                <w:color w:val="000000" w:themeColor="text1"/>
              </w:rPr>
            </w:pPr>
            <w:r w:rsidRPr="00315F38">
              <w:rPr>
                <w:color w:val="000000" w:themeColor="text1"/>
              </w:rPr>
              <w:t>Cell 10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257B8F" w14:textId="77777777" w:rsidR="00315F38" w:rsidRPr="00315F38" w:rsidRDefault="00315F38" w:rsidP="00315F38">
            <w:pPr>
              <w:rPr>
                <w:color w:val="000000" w:themeColor="text1"/>
              </w:rPr>
            </w:pPr>
            <w:r w:rsidRPr="00315F38">
              <w:rPr>
                <w:color w:val="000000" w:themeColor="text1"/>
              </w:rPr>
              <w:t>LSTM-AE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01DB84" w14:textId="77777777" w:rsidR="00315F38" w:rsidRPr="00315F38" w:rsidRDefault="00315F38" w:rsidP="00315F38">
            <w:pPr>
              <w:rPr>
                <w:color w:val="000000" w:themeColor="text1"/>
              </w:rPr>
            </w:pPr>
            <w:r w:rsidRPr="00315F38">
              <w:rPr>
                <w:b/>
                <w:bCs/>
                <w:color w:val="000000" w:themeColor="text1"/>
              </w:rPr>
              <w:t>异常检测</w:t>
            </w:r>
            <w:r w:rsidRPr="00315F38">
              <w:rPr>
                <w:color w:val="000000" w:themeColor="text1"/>
              </w:rPr>
              <w:t xml:space="preserve"> → </w:t>
            </w:r>
            <w:r w:rsidRPr="00315F38">
              <w:rPr>
                <w:color w:val="000000" w:themeColor="text1"/>
              </w:rPr>
              <w:t>什么时候出问题</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4F2421" w14:textId="77777777" w:rsidR="00315F38" w:rsidRPr="00315F38" w:rsidRDefault="00315F38" w:rsidP="00315F38">
            <w:pPr>
              <w:rPr>
                <w:color w:val="000000" w:themeColor="text1"/>
              </w:rPr>
            </w:pPr>
            <w:r w:rsidRPr="00315F38">
              <w:rPr>
                <w:color w:val="000000" w:themeColor="text1"/>
              </w:rPr>
              <w:t>预警系统</w:t>
            </w:r>
          </w:p>
        </w:tc>
      </w:tr>
      <w:tr w:rsidR="00315F38" w:rsidRPr="00315F38" w14:paraId="2EF7E20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00D3BD" w14:textId="77777777" w:rsidR="00315F38" w:rsidRPr="00315F38" w:rsidRDefault="00315F38" w:rsidP="00315F38">
            <w:pPr>
              <w:rPr>
                <w:color w:val="000000" w:themeColor="text1"/>
              </w:rPr>
            </w:pPr>
            <w:r w:rsidRPr="00315F38">
              <w:rPr>
                <w:color w:val="000000" w:themeColor="text1"/>
              </w:rPr>
              <w:t>Cell 11</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C7D54D" w14:textId="77777777" w:rsidR="00315F38" w:rsidRPr="00315F38" w:rsidRDefault="00315F38" w:rsidP="00315F38">
            <w:pPr>
              <w:rPr>
                <w:color w:val="000000" w:themeColor="text1"/>
              </w:rPr>
            </w:pPr>
            <w:r w:rsidRPr="00315F38">
              <w:rPr>
                <w:color w:val="000000" w:themeColor="text1"/>
              </w:rPr>
              <w:t>LSTM Classifier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4EA411" w14:textId="77777777" w:rsidR="00315F38" w:rsidRPr="00315F38" w:rsidRDefault="00315F38" w:rsidP="00315F38">
            <w:pPr>
              <w:rPr>
                <w:color w:val="000000" w:themeColor="text1"/>
              </w:rPr>
            </w:pPr>
            <w:r w:rsidRPr="00315F38">
              <w:rPr>
                <w:b/>
                <w:bCs/>
                <w:color w:val="000000" w:themeColor="text1"/>
              </w:rPr>
              <w:t>故障诊断</w:t>
            </w:r>
            <w:r w:rsidRPr="00315F38">
              <w:rPr>
                <w:color w:val="000000" w:themeColor="text1"/>
              </w:rPr>
              <w:t xml:space="preserve"> → </w:t>
            </w:r>
            <w:r w:rsidRPr="00315F38">
              <w:rPr>
                <w:color w:val="000000" w:themeColor="text1"/>
              </w:rPr>
              <w:t>是什么故障</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F909C0" w14:textId="77777777" w:rsidR="00315F38" w:rsidRPr="00315F38" w:rsidRDefault="00315F38" w:rsidP="00315F38">
            <w:pPr>
              <w:rPr>
                <w:color w:val="000000" w:themeColor="text1"/>
              </w:rPr>
            </w:pPr>
            <w:r w:rsidRPr="00315F38">
              <w:rPr>
                <w:color w:val="000000" w:themeColor="text1"/>
              </w:rPr>
              <w:t>维修决策</w:t>
            </w:r>
          </w:p>
        </w:tc>
      </w:tr>
    </w:tbl>
    <w:p w14:paraId="16B9D08B" w14:textId="77777777" w:rsidR="00315F38" w:rsidRDefault="00315F38" w:rsidP="00D079F8">
      <w:pPr>
        <w:rPr>
          <w:color w:val="FF0000"/>
        </w:rPr>
      </w:pPr>
    </w:p>
    <w:p w14:paraId="30740E51" w14:textId="34FBAA56" w:rsidR="00FB7BCF" w:rsidRDefault="00FB7BCF" w:rsidP="00D079F8">
      <w:pPr>
        <w:rPr>
          <w:color w:val="FF0000"/>
        </w:rPr>
      </w:pPr>
      <w:r w:rsidRPr="00FB7BCF">
        <w:rPr>
          <w:color w:val="FF0000"/>
        </w:rPr>
        <w:drawing>
          <wp:inline distT="0" distB="0" distL="0" distR="0" wp14:anchorId="35C27963" wp14:editId="00B7A422">
            <wp:extent cx="3911801" cy="1949550"/>
            <wp:effectExtent l="0" t="0" r="0" b="0"/>
            <wp:docPr id="6762459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245999" name=""/>
                    <pic:cNvPicPr/>
                  </pic:nvPicPr>
                  <pic:blipFill>
                    <a:blip r:embed="rId11"/>
                    <a:stretch>
                      <a:fillRect/>
                    </a:stretch>
                  </pic:blipFill>
                  <pic:spPr>
                    <a:xfrm>
                      <a:off x="0" y="0"/>
                      <a:ext cx="3911801" cy="1949550"/>
                    </a:xfrm>
                    <a:prstGeom prst="rect">
                      <a:avLst/>
                    </a:prstGeom>
                  </pic:spPr>
                </pic:pic>
              </a:graphicData>
            </a:graphic>
          </wp:inline>
        </w:drawing>
      </w:r>
    </w:p>
    <w:p w14:paraId="15E94F9B" w14:textId="77777777" w:rsidR="00FB7BCF" w:rsidRDefault="00FB7BCF" w:rsidP="00D079F8">
      <w:pPr>
        <w:rPr>
          <w:color w:val="000000" w:themeColor="text1"/>
        </w:rPr>
      </w:pPr>
    </w:p>
    <w:p w14:paraId="139D0D8C" w14:textId="31B76CA7" w:rsidR="00FB7BCF" w:rsidRPr="00FB7BCF" w:rsidRDefault="00FB7BCF" w:rsidP="00D079F8">
      <w:pPr>
        <w:rPr>
          <w:rFonts w:hint="eastAsia"/>
          <w:color w:val="000000" w:themeColor="text1"/>
        </w:rPr>
      </w:pPr>
      <w:r>
        <w:rPr>
          <w:rFonts w:hint="eastAsia"/>
          <w:color w:val="000000" w:themeColor="text1"/>
        </w:rPr>
        <w:t xml:space="preserve">4.3 </w:t>
      </w:r>
      <w:r>
        <w:rPr>
          <w:rFonts w:hint="eastAsia"/>
          <w:color w:val="000000" w:themeColor="text1"/>
        </w:rPr>
        <w:t>策略比较</w:t>
      </w:r>
    </w:p>
    <w:tbl>
      <w:tblPr>
        <w:tblW w:w="5000" w:type="pct"/>
        <w:tblCellMar>
          <w:top w:w="15" w:type="dxa"/>
          <w:left w:w="15" w:type="dxa"/>
          <w:bottom w:w="15" w:type="dxa"/>
          <w:right w:w="15" w:type="dxa"/>
        </w:tblCellMar>
        <w:tblLook w:val="04A0" w:firstRow="1" w:lastRow="0" w:firstColumn="1" w:lastColumn="0" w:noHBand="0" w:noVBand="1"/>
      </w:tblPr>
      <w:tblGrid>
        <w:gridCol w:w="4859"/>
        <w:gridCol w:w="2427"/>
        <w:gridCol w:w="2427"/>
        <w:gridCol w:w="1071"/>
      </w:tblGrid>
      <w:tr w:rsidR="00FB7BCF" w:rsidRPr="00FB7BCF" w14:paraId="4F983E7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FB9CF37" w14:textId="77777777" w:rsidR="00FB7BCF" w:rsidRPr="00FB7BCF" w:rsidRDefault="00FB7BCF" w:rsidP="00FB7BCF">
            <w:pPr>
              <w:rPr>
                <w:b/>
                <w:bCs/>
                <w:color w:val="000000" w:themeColor="text1"/>
              </w:rPr>
            </w:pPr>
            <w:r w:rsidRPr="00FB7BCF">
              <w:rPr>
                <w:b/>
                <w:bCs/>
                <w:color w:val="000000" w:themeColor="text1"/>
              </w:rPr>
              <w:t>策略</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64F5575" w14:textId="77777777" w:rsidR="00FB7BCF" w:rsidRPr="00FB7BCF" w:rsidRDefault="00FB7BCF" w:rsidP="00FB7BCF">
            <w:pPr>
              <w:rPr>
                <w:b/>
                <w:bCs/>
                <w:color w:val="000000" w:themeColor="text1"/>
              </w:rPr>
            </w:pPr>
            <w:r w:rsidRPr="00FB7BCF">
              <w:rPr>
                <w:b/>
                <w:bCs/>
                <w:color w:val="000000" w:themeColor="text1"/>
              </w:rPr>
              <w:t>做法</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8E5999" w14:textId="77777777" w:rsidR="00FB7BCF" w:rsidRPr="00FB7BCF" w:rsidRDefault="00FB7BCF" w:rsidP="00FB7BCF">
            <w:pPr>
              <w:rPr>
                <w:b/>
                <w:bCs/>
                <w:color w:val="000000" w:themeColor="text1"/>
              </w:rPr>
            </w:pPr>
            <w:r w:rsidRPr="00FB7BCF">
              <w:rPr>
                <w:b/>
                <w:bCs/>
                <w:color w:val="000000" w:themeColor="text1"/>
              </w:rPr>
              <w:t>成本</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C10123B" w14:textId="77777777" w:rsidR="00FB7BCF" w:rsidRPr="00FB7BCF" w:rsidRDefault="00FB7BCF" w:rsidP="00FB7BCF">
            <w:pPr>
              <w:rPr>
                <w:b/>
                <w:bCs/>
                <w:color w:val="000000" w:themeColor="text1"/>
              </w:rPr>
            </w:pPr>
            <w:r w:rsidRPr="00FB7BCF">
              <w:rPr>
                <w:b/>
                <w:bCs/>
                <w:color w:val="000000" w:themeColor="text1"/>
              </w:rPr>
              <w:t>风险</w:t>
            </w:r>
          </w:p>
        </w:tc>
      </w:tr>
      <w:tr w:rsidR="00FB7BCF" w:rsidRPr="00FB7BCF" w14:paraId="119379C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A2588B" w14:textId="77777777" w:rsidR="00FB7BCF" w:rsidRPr="00FB7BCF" w:rsidRDefault="00FB7BCF" w:rsidP="00FB7BCF">
            <w:pPr>
              <w:rPr>
                <w:color w:val="000000" w:themeColor="text1"/>
              </w:rPr>
            </w:pPr>
            <w:r w:rsidRPr="00FB7BCF">
              <w:rPr>
                <w:b/>
                <w:bCs/>
                <w:color w:val="000000" w:themeColor="text1"/>
              </w:rPr>
              <w:t>Reactive</w:t>
            </w:r>
            <w:r w:rsidRPr="00FB7BCF">
              <w:rPr>
                <w:color w:val="000000" w:themeColor="text1"/>
              </w:rPr>
              <w:t>（事后维修）</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2B8E22" w14:textId="77777777" w:rsidR="00FB7BCF" w:rsidRPr="00FB7BCF" w:rsidRDefault="00FB7BCF" w:rsidP="00FB7BCF">
            <w:pPr>
              <w:rPr>
                <w:color w:val="000000" w:themeColor="text1"/>
              </w:rPr>
            </w:pPr>
            <w:r w:rsidRPr="00FB7BCF">
              <w:rPr>
                <w:color w:val="000000" w:themeColor="text1"/>
              </w:rPr>
              <w:t>坏了再修</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F88CB1" w14:textId="77777777" w:rsidR="00FB7BCF" w:rsidRPr="00FB7BCF" w:rsidRDefault="00FB7BCF" w:rsidP="00FB7BCF">
            <w:pPr>
              <w:rPr>
                <w:color w:val="000000" w:themeColor="text1"/>
              </w:rPr>
            </w:pPr>
            <w:r w:rsidRPr="00FB7BCF">
              <w:rPr>
                <w:color w:val="000000" w:themeColor="text1"/>
              </w:rPr>
              <w:t>停机损失极高</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3A09B7" w14:textId="77777777" w:rsidR="00FB7BCF" w:rsidRPr="00FB7BCF" w:rsidRDefault="00FB7BCF" w:rsidP="00FB7BCF">
            <w:pPr>
              <w:rPr>
                <w:color w:val="000000" w:themeColor="text1"/>
              </w:rPr>
            </w:pPr>
            <w:r w:rsidRPr="00FB7BCF">
              <w:rPr>
                <w:color w:val="000000" w:themeColor="text1"/>
              </w:rPr>
              <w:t>高</w:t>
            </w:r>
          </w:p>
        </w:tc>
      </w:tr>
      <w:tr w:rsidR="00FB7BCF" w:rsidRPr="00FB7BCF" w14:paraId="4669461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B40FB9" w14:textId="77777777" w:rsidR="00FB7BCF" w:rsidRPr="00FB7BCF" w:rsidRDefault="00FB7BCF" w:rsidP="00FB7BCF">
            <w:pPr>
              <w:rPr>
                <w:color w:val="000000" w:themeColor="text1"/>
              </w:rPr>
            </w:pPr>
            <w:r w:rsidRPr="00FB7BCF">
              <w:rPr>
                <w:b/>
                <w:bCs/>
                <w:color w:val="000000" w:themeColor="text1"/>
              </w:rPr>
              <w:t>Preventive</w:t>
            </w:r>
            <w:r w:rsidRPr="00FB7BCF">
              <w:rPr>
                <w:color w:val="000000" w:themeColor="text1"/>
              </w:rPr>
              <w:t>（定期维修）</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CC2823" w14:textId="77777777" w:rsidR="00FB7BCF" w:rsidRPr="00FB7BCF" w:rsidRDefault="00FB7BCF" w:rsidP="00FB7BCF">
            <w:pPr>
              <w:rPr>
                <w:color w:val="000000" w:themeColor="text1"/>
              </w:rPr>
            </w:pPr>
            <w:r w:rsidRPr="00FB7BCF">
              <w:rPr>
                <w:color w:val="000000" w:themeColor="text1"/>
              </w:rPr>
              <w:t>按时间表维修</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2CB130" w14:textId="77777777" w:rsidR="00FB7BCF" w:rsidRPr="00FB7BCF" w:rsidRDefault="00FB7BCF" w:rsidP="00FB7BCF">
            <w:pPr>
              <w:rPr>
                <w:color w:val="000000" w:themeColor="text1"/>
              </w:rPr>
            </w:pPr>
            <w:r w:rsidRPr="00FB7BCF">
              <w:rPr>
                <w:color w:val="000000" w:themeColor="text1"/>
              </w:rPr>
              <w:t>过度维修浪费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965C8B" w14:textId="77777777" w:rsidR="00FB7BCF" w:rsidRPr="00FB7BCF" w:rsidRDefault="00FB7BCF" w:rsidP="00FB7BCF">
            <w:pPr>
              <w:rPr>
                <w:color w:val="000000" w:themeColor="text1"/>
              </w:rPr>
            </w:pPr>
            <w:r w:rsidRPr="00FB7BCF">
              <w:rPr>
                <w:color w:val="000000" w:themeColor="text1"/>
              </w:rPr>
              <w:t>中</w:t>
            </w:r>
          </w:p>
        </w:tc>
      </w:tr>
      <w:tr w:rsidR="00FB7BCF" w:rsidRPr="00FB7BCF" w14:paraId="285DF75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FB2DB76" w14:textId="77777777" w:rsidR="00FB7BCF" w:rsidRPr="00FB7BCF" w:rsidRDefault="00FB7BCF" w:rsidP="00FB7BCF">
            <w:pPr>
              <w:rPr>
                <w:color w:val="000000" w:themeColor="text1"/>
              </w:rPr>
            </w:pPr>
            <w:r w:rsidRPr="00FB7BCF">
              <w:rPr>
                <w:b/>
                <w:bCs/>
                <w:color w:val="000000" w:themeColor="text1"/>
              </w:rPr>
              <w:t>Predictive</w:t>
            </w:r>
            <w:r w:rsidRPr="00FB7BCF">
              <w:rPr>
                <w:color w:val="000000" w:themeColor="text1"/>
              </w:rPr>
              <w:t>（预测性维修）</w:t>
            </w:r>
            <w:r w:rsidRPr="00FB7BCF">
              <w:rPr>
                <w:rFonts w:ascii="Segoe UI Emoji" w:hAnsi="Segoe UI Emoji" w:cs="Segoe UI Emoji"/>
                <w:color w:val="000000" w:themeColor="text1"/>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9A286B" w14:textId="77777777" w:rsidR="00FB7BCF" w:rsidRPr="00FB7BCF" w:rsidRDefault="00FB7BCF" w:rsidP="00FB7BCF">
            <w:pPr>
              <w:rPr>
                <w:color w:val="000000" w:themeColor="text1"/>
              </w:rPr>
            </w:pPr>
            <w:r w:rsidRPr="00FB7BCF">
              <w:rPr>
                <w:color w:val="000000" w:themeColor="text1"/>
              </w:rPr>
              <w:t>按状态维修</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0D4F97" w14:textId="77777777" w:rsidR="00FB7BCF" w:rsidRPr="00FB7BCF" w:rsidRDefault="00FB7BCF" w:rsidP="00FB7BCF">
            <w:pPr>
              <w:rPr>
                <w:color w:val="000000" w:themeColor="text1"/>
              </w:rPr>
            </w:pPr>
            <w:r w:rsidRPr="00FB7BCF">
              <w:rPr>
                <w:color w:val="000000" w:themeColor="text1"/>
              </w:rPr>
              <w:t>最优</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B3089C" w14:textId="77777777" w:rsidR="00FB7BCF" w:rsidRPr="00FB7BCF" w:rsidRDefault="00FB7BCF" w:rsidP="00FB7BCF">
            <w:pPr>
              <w:rPr>
                <w:color w:val="000000" w:themeColor="text1"/>
              </w:rPr>
            </w:pPr>
            <w:r w:rsidRPr="00FB7BCF">
              <w:rPr>
                <w:color w:val="000000" w:themeColor="text1"/>
              </w:rPr>
              <w:t>低</w:t>
            </w:r>
          </w:p>
        </w:tc>
      </w:tr>
    </w:tbl>
    <w:p w14:paraId="306266B5" w14:textId="77777777" w:rsidR="00FB7BCF" w:rsidRDefault="00FB7BCF" w:rsidP="00D079F8">
      <w:pPr>
        <w:rPr>
          <w:color w:val="FF0000"/>
        </w:rPr>
      </w:pPr>
    </w:p>
    <w:p w14:paraId="648CB3FE" w14:textId="77777777" w:rsidR="009675B9" w:rsidRPr="009675B9" w:rsidRDefault="009675B9" w:rsidP="009675B9">
      <w:pPr>
        <w:rPr>
          <w:b/>
          <w:bCs/>
          <w:color w:val="000000" w:themeColor="text1"/>
        </w:rPr>
      </w:pPr>
      <w:r w:rsidRPr="009675B9">
        <w:rPr>
          <w:b/>
          <w:bCs/>
          <w:color w:val="000000" w:themeColor="text1"/>
        </w:rPr>
        <w:t xml:space="preserve">4.4 </w:t>
      </w:r>
      <w:r w:rsidRPr="009675B9">
        <w:rPr>
          <w:b/>
          <w:bCs/>
          <w:color w:val="000000" w:themeColor="text1"/>
        </w:rPr>
        <w:t>关键业务指标（</w:t>
      </w:r>
      <w:r w:rsidRPr="009675B9">
        <w:rPr>
          <w:b/>
          <w:bCs/>
          <w:color w:val="000000" w:themeColor="text1"/>
        </w:rPr>
        <w:t>KPI</w:t>
      </w:r>
      <w:r w:rsidRPr="009675B9">
        <w:rPr>
          <w:b/>
          <w:bCs/>
          <w:color w:val="000000" w:themeColor="text1"/>
        </w:rPr>
        <w:t>）</w:t>
      </w:r>
    </w:p>
    <w:p w14:paraId="04E1F311" w14:textId="77777777" w:rsidR="009675B9" w:rsidRPr="009675B9" w:rsidRDefault="009675B9" w:rsidP="009675B9">
      <w:pPr>
        <w:rPr>
          <w:color w:val="000000" w:themeColor="text1"/>
        </w:rPr>
      </w:pPr>
      <w:r w:rsidRPr="009675B9">
        <w:rPr>
          <w:color w:val="000000" w:themeColor="text1"/>
        </w:rPr>
        <w:t>面试时可以量化的商业影响：</w:t>
      </w:r>
    </w:p>
    <w:p w14:paraId="6B3673D8" w14:textId="77777777" w:rsidR="009675B9" w:rsidRPr="009675B9" w:rsidRDefault="009675B9" w:rsidP="009675B9">
      <w:pPr>
        <w:numPr>
          <w:ilvl w:val="0"/>
          <w:numId w:val="3"/>
        </w:numPr>
        <w:rPr>
          <w:color w:val="000000" w:themeColor="text1"/>
        </w:rPr>
      </w:pPr>
      <w:r w:rsidRPr="009675B9">
        <w:rPr>
          <w:b/>
          <w:bCs/>
          <w:color w:val="000000" w:themeColor="text1"/>
        </w:rPr>
        <w:t>RMSE ≈ 13 cycles</w:t>
      </w:r>
      <w:r w:rsidRPr="009675B9">
        <w:rPr>
          <w:color w:val="000000" w:themeColor="text1"/>
        </w:rPr>
        <w:t xml:space="preserve"> → </w:t>
      </w:r>
      <w:r w:rsidRPr="009675B9">
        <w:rPr>
          <w:color w:val="000000" w:themeColor="text1"/>
        </w:rPr>
        <w:t>维修窗口误差约</w:t>
      </w:r>
      <w:r w:rsidRPr="009675B9">
        <w:rPr>
          <w:color w:val="000000" w:themeColor="text1"/>
        </w:rPr>
        <w:t>13</w:t>
      </w:r>
      <w:r w:rsidRPr="009675B9">
        <w:rPr>
          <w:color w:val="000000" w:themeColor="text1"/>
        </w:rPr>
        <w:t>天（假设</w:t>
      </w:r>
      <w:r w:rsidRPr="009675B9">
        <w:rPr>
          <w:color w:val="000000" w:themeColor="text1"/>
        </w:rPr>
        <w:t>1 cycle = 1</w:t>
      </w:r>
      <w:r w:rsidRPr="009675B9">
        <w:rPr>
          <w:color w:val="000000" w:themeColor="text1"/>
        </w:rPr>
        <w:t>天）</w:t>
      </w:r>
    </w:p>
    <w:p w14:paraId="230706CD" w14:textId="39105705" w:rsidR="009675B9" w:rsidRPr="009675B9" w:rsidRDefault="009675B9" w:rsidP="009675B9">
      <w:pPr>
        <w:numPr>
          <w:ilvl w:val="0"/>
          <w:numId w:val="3"/>
        </w:numPr>
        <w:rPr>
          <w:color w:val="000000" w:themeColor="text1"/>
        </w:rPr>
      </w:pPr>
      <w:r w:rsidRPr="009675B9">
        <w:rPr>
          <w:b/>
          <w:bCs/>
          <w:color w:val="000000" w:themeColor="text1"/>
        </w:rPr>
        <w:t>HI Warning</w:t>
      </w:r>
      <w:r w:rsidRPr="009675B9">
        <w:rPr>
          <w:b/>
          <w:bCs/>
          <w:color w:val="000000" w:themeColor="text1"/>
        </w:rPr>
        <w:t>阈值</w:t>
      </w:r>
      <w:r w:rsidRPr="009675B9">
        <w:rPr>
          <w:b/>
          <w:bCs/>
          <w:color w:val="000000" w:themeColor="text1"/>
        </w:rPr>
        <w:t xml:space="preserve"> = 0.5</w:t>
      </w:r>
      <w:r w:rsidRPr="009675B9">
        <w:rPr>
          <w:color w:val="000000" w:themeColor="text1"/>
        </w:rPr>
        <w:t xml:space="preserve"> → </w:t>
      </w:r>
      <w:r w:rsidRPr="009675B9">
        <w:rPr>
          <w:color w:val="000000" w:themeColor="text1"/>
        </w:rPr>
        <w:t>提前</w:t>
      </w:r>
      <w:r w:rsidRPr="009675B9">
        <w:rPr>
          <w:color w:val="000000" w:themeColor="text1"/>
        </w:rPr>
        <w:t xml:space="preserve"> </w:t>
      </w:r>
      <m:oMath>
        <m:r>
          <w:rPr>
            <w:rFonts w:ascii="Cambria Math" w:hAnsi="Cambria Math"/>
            <w:color w:val="000000" w:themeColor="text1"/>
          </w:rPr>
          <m:t>125×0.5=62.5</m:t>
        </m:r>
      </m:oMath>
      <w:r w:rsidRPr="009675B9">
        <w:rPr>
          <w:color w:val="000000" w:themeColor="text1"/>
        </w:rPr>
        <w:t xml:space="preserve">125×0.5=62.5 </w:t>
      </w:r>
      <w:r w:rsidRPr="009675B9">
        <w:rPr>
          <w:color w:val="000000" w:themeColor="text1"/>
        </w:rPr>
        <w:t>个</w:t>
      </w:r>
      <w:r w:rsidRPr="009675B9">
        <w:rPr>
          <w:color w:val="000000" w:themeColor="text1"/>
        </w:rPr>
        <w:t>cycle</w:t>
      </w:r>
      <w:r w:rsidRPr="009675B9">
        <w:rPr>
          <w:color w:val="000000" w:themeColor="text1"/>
        </w:rPr>
        <w:t>预警</w:t>
      </w:r>
    </w:p>
    <w:p w14:paraId="5F9CBE83" w14:textId="39A290CD" w:rsidR="009675B9" w:rsidRPr="009675B9" w:rsidRDefault="009675B9" w:rsidP="009675B9">
      <w:pPr>
        <w:numPr>
          <w:ilvl w:val="0"/>
          <w:numId w:val="3"/>
        </w:numPr>
        <w:rPr>
          <w:color w:val="000000" w:themeColor="text1"/>
        </w:rPr>
      </w:pPr>
      <w:r w:rsidRPr="009675B9">
        <w:rPr>
          <w:b/>
          <w:bCs/>
          <w:color w:val="000000" w:themeColor="text1"/>
        </w:rPr>
        <w:t>HI Alarm</w:t>
      </w:r>
      <w:r w:rsidRPr="009675B9">
        <w:rPr>
          <w:b/>
          <w:bCs/>
          <w:color w:val="000000" w:themeColor="text1"/>
        </w:rPr>
        <w:t>阈值</w:t>
      </w:r>
      <w:r w:rsidRPr="009675B9">
        <w:rPr>
          <w:b/>
          <w:bCs/>
          <w:color w:val="000000" w:themeColor="text1"/>
        </w:rPr>
        <w:t xml:space="preserve"> = 0.2</w:t>
      </w:r>
      <w:r w:rsidRPr="009675B9">
        <w:rPr>
          <w:color w:val="000000" w:themeColor="text1"/>
        </w:rPr>
        <w:t xml:space="preserve"> → </w:t>
      </w:r>
      <w:r w:rsidRPr="009675B9">
        <w:rPr>
          <w:color w:val="000000" w:themeColor="text1"/>
        </w:rPr>
        <w:t>最后</w:t>
      </w:r>
      <w:r w:rsidRPr="009675B9">
        <w:rPr>
          <w:color w:val="000000" w:themeColor="text1"/>
        </w:rPr>
        <w:t xml:space="preserve"> </w:t>
      </w:r>
      <m:oMath>
        <m:r>
          <w:rPr>
            <w:rFonts w:ascii="Cambria Math" w:hAnsi="Cambria Math"/>
            <w:color w:val="000000" w:themeColor="text1"/>
          </w:rPr>
          <m:t>125×0.2=25</m:t>
        </m:r>
      </m:oMath>
      <w:r w:rsidRPr="009675B9">
        <w:rPr>
          <w:color w:val="000000" w:themeColor="text1"/>
        </w:rPr>
        <w:t xml:space="preserve">125×0.2=25 </w:t>
      </w:r>
      <w:r w:rsidRPr="009675B9">
        <w:rPr>
          <w:color w:val="000000" w:themeColor="text1"/>
        </w:rPr>
        <w:t>个</w:t>
      </w:r>
      <w:r w:rsidRPr="009675B9">
        <w:rPr>
          <w:color w:val="000000" w:themeColor="text1"/>
        </w:rPr>
        <w:t>cycle</w:t>
      </w:r>
      <w:r w:rsidRPr="009675B9">
        <w:rPr>
          <w:color w:val="000000" w:themeColor="text1"/>
        </w:rPr>
        <w:t>紧急预警</w:t>
      </w:r>
    </w:p>
    <w:p w14:paraId="1B4591D7" w14:textId="77777777" w:rsidR="009675B9" w:rsidRPr="009675B9" w:rsidRDefault="009675B9" w:rsidP="009675B9">
      <w:pPr>
        <w:numPr>
          <w:ilvl w:val="0"/>
          <w:numId w:val="3"/>
        </w:numPr>
        <w:rPr>
          <w:color w:val="000000" w:themeColor="text1"/>
        </w:rPr>
      </w:pPr>
      <w:r w:rsidRPr="009675B9">
        <w:rPr>
          <w:b/>
          <w:bCs/>
          <w:color w:val="000000" w:themeColor="text1"/>
        </w:rPr>
        <w:t>3-sigma</w:t>
      </w:r>
      <w:r w:rsidRPr="009675B9">
        <w:rPr>
          <w:b/>
          <w:bCs/>
          <w:color w:val="000000" w:themeColor="text1"/>
        </w:rPr>
        <w:t>阈值</w:t>
      </w:r>
      <w:r w:rsidRPr="009675B9">
        <w:rPr>
          <w:color w:val="000000" w:themeColor="text1"/>
        </w:rPr>
        <w:t xml:space="preserve"> → 99.7%</w:t>
      </w:r>
      <w:r w:rsidRPr="009675B9">
        <w:rPr>
          <w:color w:val="000000" w:themeColor="text1"/>
        </w:rPr>
        <w:t>置信度的异常检测，误报率极低</w:t>
      </w:r>
    </w:p>
    <w:p w14:paraId="5BA60DB0" w14:textId="3DA7FB52" w:rsidR="009675B9" w:rsidRPr="0072434E" w:rsidRDefault="0072434E" w:rsidP="00D079F8">
      <w:pPr>
        <w:rPr>
          <w:rFonts w:hint="eastAsia"/>
          <w:color w:val="000000" w:themeColor="text1"/>
        </w:rPr>
      </w:pPr>
      <w:r w:rsidRPr="0072434E">
        <w:rPr>
          <w:rFonts w:hint="eastAsia"/>
          <w:color w:val="000000" w:themeColor="text1"/>
        </w:rPr>
        <w:t>4.5 F0001</w:t>
      </w:r>
      <w:r w:rsidRPr="0072434E">
        <w:rPr>
          <w:rFonts w:hint="eastAsia"/>
          <w:color w:val="000000" w:themeColor="text1"/>
        </w:rPr>
        <w:t>和</w:t>
      </w:r>
      <w:r w:rsidRPr="0072434E">
        <w:rPr>
          <w:rFonts w:hint="eastAsia"/>
          <w:color w:val="000000" w:themeColor="text1"/>
        </w:rPr>
        <w:t>F0003</w:t>
      </w:r>
      <w:r w:rsidRPr="0072434E">
        <w:rPr>
          <w:rFonts w:hint="eastAsia"/>
          <w:color w:val="000000" w:themeColor="text1"/>
        </w:rPr>
        <w:t>的逻辑差异</w:t>
      </w:r>
    </w:p>
    <w:tbl>
      <w:tblPr>
        <w:tblW w:w="5000" w:type="pct"/>
        <w:tblCellMar>
          <w:top w:w="15" w:type="dxa"/>
          <w:left w:w="15" w:type="dxa"/>
          <w:bottom w:w="15" w:type="dxa"/>
          <w:right w:w="15" w:type="dxa"/>
        </w:tblCellMar>
        <w:tblLook w:val="04A0" w:firstRow="1" w:lastRow="0" w:firstColumn="1" w:lastColumn="0" w:noHBand="0" w:noVBand="1"/>
      </w:tblPr>
      <w:tblGrid>
        <w:gridCol w:w="2103"/>
        <w:gridCol w:w="4545"/>
        <w:gridCol w:w="4136"/>
      </w:tblGrid>
      <w:tr w:rsidR="0072434E" w:rsidRPr="0072434E" w14:paraId="314E1E58"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30A2D8E" w14:textId="77777777" w:rsidR="0072434E" w:rsidRPr="0072434E" w:rsidRDefault="0072434E" w:rsidP="0072434E">
            <w:pPr>
              <w:rPr>
                <w:color w:val="000000" w:themeColor="text1"/>
              </w:rPr>
            </w:pP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8825004" w14:textId="77777777" w:rsidR="0072434E" w:rsidRPr="0072434E" w:rsidRDefault="0072434E" w:rsidP="0072434E">
            <w:pPr>
              <w:rPr>
                <w:b/>
                <w:bCs/>
                <w:color w:val="000000" w:themeColor="text1"/>
              </w:rPr>
            </w:pPr>
            <w:r w:rsidRPr="0072434E">
              <w:rPr>
                <w:b/>
                <w:bCs/>
                <w:color w:val="000000" w:themeColor="text1"/>
              </w:rPr>
              <w:t>FD001</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A448278" w14:textId="77777777" w:rsidR="0072434E" w:rsidRPr="0072434E" w:rsidRDefault="0072434E" w:rsidP="0072434E">
            <w:pPr>
              <w:rPr>
                <w:b/>
                <w:bCs/>
                <w:color w:val="000000" w:themeColor="text1"/>
              </w:rPr>
            </w:pPr>
            <w:r w:rsidRPr="0072434E">
              <w:rPr>
                <w:b/>
                <w:bCs/>
                <w:color w:val="000000" w:themeColor="text1"/>
              </w:rPr>
              <w:t>FD003</w:t>
            </w:r>
          </w:p>
        </w:tc>
      </w:tr>
      <w:tr w:rsidR="0072434E" w:rsidRPr="0072434E" w14:paraId="04449C2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CEEED6A" w14:textId="77777777" w:rsidR="0072434E" w:rsidRPr="0072434E" w:rsidRDefault="0072434E" w:rsidP="0072434E">
            <w:pPr>
              <w:rPr>
                <w:color w:val="000000" w:themeColor="text1"/>
              </w:rPr>
            </w:pPr>
            <w:r w:rsidRPr="0072434E">
              <w:rPr>
                <w:color w:val="000000" w:themeColor="text1"/>
              </w:rPr>
              <w:t>故障类型</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16AE03" w14:textId="77777777" w:rsidR="0072434E" w:rsidRPr="0072434E" w:rsidRDefault="0072434E" w:rsidP="0072434E">
            <w:pPr>
              <w:rPr>
                <w:color w:val="000000" w:themeColor="text1"/>
              </w:rPr>
            </w:pPr>
            <w:r w:rsidRPr="0072434E">
              <w:rPr>
                <w:color w:val="000000" w:themeColor="text1"/>
              </w:rPr>
              <w:t>单一（</w:t>
            </w:r>
            <w:r w:rsidRPr="0072434E">
              <w:rPr>
                <w:color w:val="000000" w:themeColor="text1"/>
              </w:rPr>
              <w:t>HPC</w:t>
            </w:r>
            <w:r w:rsidRPr="0072434E">
              <w:rPr>
                <w:color w:val="000000" w:themeColor="text1"/>
              </w:rPr>
              <w:t>退化）</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1E6CE7" w14:textId="77777777" w:rsidR="0072434E" w:rsidRPr="0072434E" w:rsidRDefault="0072434E" w:rsidP="0072434E">
            <w:pPr>
              <w:rPr>
                <w:color w:val="000000" w:themeColor="text1"/>
              </w:rPr>
            </w:pPr>
            <w:r w:rsidRPr="0072434E">
              <w:rPr>
                <w:color w:val="000000" w:themeColor="text1"/>
              </w:rPr>
              <w:t>多种（</w:t>
            </w:r>
            <w:r w:rsidRPr="0072434E">
              <w:rPr>
                <w:color w:val="000000" w:themeColor="text1"/>
              </w:rPr>
              <w:t>HPC + Fan</w:t>
            </w:r>
            <w:r w:rsidRPr="0072434E">
              <w:rPr>
                <w:color w:val="000000" w:themeColor="text1"/>
              </w:rPr>
              <w:t>）</w:t>
            </w:r>
          </w:p>
        </w:tc>
      </w:tr>
      <w:tr w:rsidR="0072434E" w:rsidRPr="0072434E" w14:paraId="22151CD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2773E3" w14:textId="77777777" w:rsidR="0072434E" w:rsidRPr="0072434E" w:rsidRDefault="0072434E" w:rsidP="0072434E">
            <w:pPr>
              <w:rPr>
                <w:color w:val="000000" w:themeColor="text1"/>
              </w:rPr>
            </w:pPr>
            <w:r w:rsidRPr="0072434E">
              <w:rPr>
                <w:color w:val="000000" w:themeColor="text1"/>
              </w:rPr>
              <w:t>商业意义</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959EA3" w14:textId="77777777" w:rsidR="0072434E" w:rsidRPr="0072434E" w:rsidRDefault="0072434E" w:rsidP="0072434E">
            <w:pPr>
              <w:rPr>
                <w:color w:val="000000" w:themeColor="text1"/>
              </w:rPr>
            </w:pPr>
            <w:r w:rsidRPr="0072434E">
              <w:rPr>
                <w:color w:val="000000" w:themeColor="text1"/>
              </w:rPr>
              <w:t>预测</w:t>
            </w:r>
            <w:r w:rsidRPr="0072434E">
              <w:rPr>
                <w:b/>
                <w:bCs/>
                <w:color w:val="000000" w:themeColor="text1"/>
              </w:rPr>
              <w:t>何时</w:t>
            </w:r>
            <w:r w:rsidRPr="0072434E">
              <w:rPr>
                <w:color w:val="000000" w:themeColor="text1"/>
              </w:rPr>
              <w:t>维修</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F39E84" w14:textId="77777777" w:rsidR="0072434E" w:rsidRPr="0072434E" w:rsidRDefault="0072434E" w:rsidP="0072434E">
            <w:pPr>
              <w:rPr>
                <w:color w:val="000000" w:themeColor="text1"/>
              </w:rPr>
            </w:pPr>
            <w:r w:rsidRPr="0072434E">
              <w:rPr>
                <w:color w:val="000000" w:themeColor="text1"/>
              </w:rPr>
              <w:t>决定</w:t>
            </w:r>
            <w:r w:rsidRPr="0072434E">
              <w:rPr>
                <w:b/>
                <w:bCs/>
                <w:color w:val="000000" w:themeColor="text1"/>
              </w:rPr>
              <w:t>如何</w:t>
            </w:r>
            <w:r w:rsidRPr="0072434E">
              <w:rPr>
                <w:color w:val="000000" w:themeColor="text1"/>
              </w:rPr>
              <w:t>维修</w:t>
            </w:r>
          </w:p>
        </w:tc>
      </w:tr>
      <w:tr w:rsidR="0072434E" w:rsidRPr="0072434E" w14:paraId="170EBF3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008414" w14:textId="77777777" w:rsidR="0072434E" w:rsidRPr="0072434E" w:rsidRDefault="0072434E" w:rsidP="0072434E">
            <w:pPr>
              <w:rPr>
                <w:color w:val="000000" w:themeColor="text1"/>
              </w:rPr>
            </w:pPr>
            <w:r w:rsidRPr="0072434E">
              <w:rPr>
                <w:color w:val="000000" w:themeColor="text1"/>
              </w:rPr>
              <w:t>对应模型</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1D7C589" w14:textId="77777777" w:rsidR="0072434E" w:rsidRPr="0072434E" w:rsidRDefault="0072434E" w:rsidP="0072434E">
            <w:pPr>
              <w:rPr>
                <w:color w:val="000000" w:themeColor="text1"/>
              </w:rPr>
            </w:pPr>
            <w:r w:rsidRPr="0072434E">
              <w:rPr>
                <w:color w:val="000000" w:themeColor="text1"/>
              </w:rPr>
              <w:t>LSTM Regressor + AE</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C2038A" w14:textId="77777777" w:rsidR="0072434E" w:rsidRPr="0072434E" w:rsidRDefault="0072434E" w:rsidP="0072434E">
            <w:pPr>
              <w:rPr>
                <w:color w:val="000000" w:themeColor="text1"/>
              </w:rPr>
            </w:pPr>
            <w:r w:rsidRPr="0072434E">
              <w:rPr>
                <w:color w:val="000000" w:themeColor="text1"/>
              </w:rPr>
              <w:t>LSTM Classifier</w:t>
            </w:r>
          </w:p>
        </w:tc>
      </w:tr>
      <w:tr w:rsidR="0072434E" w:rsidRPr="0072434E" w14:paraId="2E5057E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C99098" w14:textId="77777777" w:rsidR="0072434E" w:rsidRPr="0072434E" w:rsidRDefault="0072434E" w:rsidP="0072434E">
            <w:pPr>
              <w:rPr>
                <w:color w:val="000000" w:themeColor="text1"/>
              </w:rPr>
            </w:pPr>
            <w:r w:rsidRPr="0072434E">
              <w:rPr>
                <w:color w:val="000000" w:themeColor="text1"/>
              </w:rPr>
              <w:t>派工逻辑</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BCF03B" w14:textId="77777777" w:rsidR="0072434E" w:rsidRPr="0072434E" w:rsidRDefault="0072434E" w:rsidP="0072434E">
            <w:pPr>
              <w:rPr>
                <w:color w:val="000000" w:themeColor="text1"/>
              </w:rPr>
            </w:pPr>
            <w:r w:rsidRPr="0072434E">
              <w:rPr>
                <w:color w:val="000000" w:themeColor="text1"/>
              </w:rPr>
              <w:t>安排维修时间</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58FF8B" w14:textId="77777777" w:rsidR="0072434E" w:rsidRPr="0072434E" w:rsidRDefault="0072434E" w:rsidP="0072434E">
            <w:pPr>
              <w:rPr>
                <w:color w:val="000000" w:themeColor="text1"/>
              </w:rPr>
            </w:pPr>
            <w:r w:rsidRPr="0072434E">
              <w:rPr>
                <w:color w:val="000000" w:themeColor="text1"/>
              </w:rPr>
              <w:t>派遣</w:t>
            </w:r>
            <w:r w:rsidRPr="0072434E">
              <w:rPr>
                <w:b/>
                <w:bCs/>
                <w:color w:val="000000" w:themeColor="text1"/>
              </w:rPr>
              <w:t>对口</w:t>
            </w:r>
            <w:r w:rsidRPr="0072434E">
              <w:rPr>
                <w:color w:val="000000" w:themeColor="text1"/>
              </w:rPr>
              <w:t>工程师</w:t>
            </w:r>
          </w:p>
        </w:tc>
      </w:tr>
    </w:tbl>
    <w:p w14:paraId="59444B90" w14:textId="77777777" w:rsidR="0072434E" w:rsidRDefault="0072434E" w:rsidP="00D079F8">
      <w:pPr>
        <w:rPr>
          <w:color w:val="FF0000"/>
        </w:rPr>
      </w:pPr>
    </w:p>
    <w:p w14:paraId="70E241BF" w14:textId="1C21DFEF" w:rsidR="00531731" w:rsidRPr="00B87596" w:rsidRDefault="00D81022" w:rsidP="00D079F8">
      <w:pPr>
        <w:rPr>
          <w:color w:val="000000" w:themeColor="text1"/>
        </w:rPr>
      </w:pPr>
      <w:r w:rsidRPr="00B87596">
        <w:rPr>
          <w:rFonts w:hint="eastAsia"/>
          <w:color w:val="000000" w:themeColor="text1"/>
        </w:rPr>
        <w:t>4.6</w:t>
      </w:r>
      <w:r w:rsidR="00B87596" w:rsidRPr="00B87596">
        <w:rPr>
          <w:rFonts w:hint="eastAsia"/>
          <w:color w:val="000000" w:themeColor="text1"/>
        </w:rPr>
        <w:t xml:space="preserve"> </w:t>
      </w:r>
      <w:r w:rsidR="00B87596" w:rsidRPr="00B87596">
        <w:rPr>
          <w:color w:val="000000" w:themeColor="text1"/>
        </w:rPr>
        <w:t>Outcome Based Contract</w:t>
      </w:r>
      <w:r w:rsidR="00B87596" w:rsidRPr="00B87596">
        <w:rPr>
          <w:color w:val="000000" w:themeColor="text1"/>
        </w:rPr>
        <w:t>（</w:t>
      </w:r>
      <w:r w:rsidR="00B87596" w:rsidRPr="00B87596">
        <w:rPr>
          <w:color w:val="000000" w:themeColor="text1"/>
        </w:rPr>
        <w:t>OBC</w:t>
      </w:r>
      <w:r w:rsidR="00B87596" w:rsidRPr="00B87596">
        <w:rPr>
          <w:color w:val="000000" w:themeColor="text1"/>
        </w:rPr>
        <w:t>）</w:t>
      </w:r>
      <w:r w:rsidR="00B87596" w:rsidRPr="00B87596">
        <w:rPr>
          <w:rFonts w:ascii="Segoe UI Emoji" w:hAnsi="Segoe UI Emoji" w:cs="Segoe UI Emoji"/>
          <w:color w:val="000000" w:themeColor="text1"/>
        </w:rPr>
        <w:t>🔥</w:t>
      </w:r>
      <w:r w:rsidR="00B87596" w:rsidRPr="00B87596">
        <w:rPr>
          <w:color w:val="000000" w:themeColor="text1"/>
        </w:rPr>
        <w:t xml:space="preserve"> </w:t>
      </w:r>
      <w:r w:rsidR="00B87596" w:rsidRPr="00B87596">
        <w:rPr>
          <w:color w:val="000000" w:themeColor="text1"/>
        </w:rPr>
        <w:t>核心亮点</w:t>
      </w:r>
    </w:p>
    <w:tbl>
      <w:tblPr>
        <w:tblW w:w="5000" w:type="pct"/>
        <w:tblCellMar>
          <w:top w:w="15" w:type="dxa"/>
          <w:left w:w="15" w:type="dxa"/>
          <w:bottom w:w="15" w:type="dxa"/>
          <w:right w:w="15" w:type="dxa"/>
        </w:tblCellMar>
        <w:tblLook w:val="04A0" w:firstRow="1" w:lastRow="0" w:firstColumn="1" w:lastColumn="0" w:noHBand="0" w:noVBand="1"/>
      </w:tblPr>
      <w:tblGrid>
        <w:gridCol w:w="2270"/>
        <w:gridCol w:w="2674"/>
        <w:gridCol w:w="5840"/>
      </w:tblGrid>
      <w:tr w:rsidR="00D81022" w:rsidRPr="00B87596" w14:paraId="12208BDE"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A28DF7B" w14:textId="77777777" w:rsidR="00D81022" w:rsidRPr="00B87596" w:rsidRDefault="00D81022" w:rsidP="00D81022">
            <w:pPr>
              <w:rPr>
                <w:color w:val="000000" w:themeColor="text1"/>
              </w:rPr>
            </w:pP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D1225FB" w14:textId="77777777" w:rsidR="00D81022" w:rsidRPr="00B87596" w:rsidRDefault="00D81022" w:rsidP="00D81022">
            <w:pPr>
              <w:rPr>
                <w:b/>
                <w:bCs/>
                <w:color w:val="000000" w:themeColor="text1"/>
              </w:rPr>
            </w:pPr>
            <w:r w:rsidRPr="00B87596">
              <w:rPr>
                <w:b/>
                <w:bCs/>
                <w:color w:val="000000" w:themeColor="text1"/>
              </w:rPr>
              <w:t>传统合同</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C480625" w14:textId="77777777" w:rsidR="00D81022" w:rsidRPr="00B87596" w:rsidRDefault="00D81022" w:rsidP="00D81022">
            <w:pPr>
              <w:rPr>
                <w:b/>
                <w:bCs/>
                <w:color w:val="000000" w:themeColor="text1"/>
              </w:rPr>
            </w:pPr>
            <w:r w:rsidRPr="00B87596">
              <w:rPr>
                <w:b/>
                <w:bCs/>
                <w:color w:val="000000" w:themeColor="text1"/>
              </w:rPr>
              <w:t>Outcome Based Contract</w:t>
            </w:r>
          </w:p>
        </w:tc>
      </w:tr>
      <w:tr w:rsidR="00D81022" w:rsidRPr="00B87596" w14:paraId="44FB3AF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A26FA3" w14:textId="77777777" w:rsidR="00D81022" w:rsidRPr="00B87596" w:rsidRDefault="00D81022" w:rsidP="00D81022">
            <w:pPr>
              <w:rPr>
                <w:color w:val="000000" w:themeColor="text1"/>
              </w:rPr>
            </w:pPr>
            <w:r w:rsidRPr="00B87596">
              <w:rPr>
                <w:color w:val="000000" w:themeColor="text1"/>
              </w:rPr>
              <w:t>卖什么</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A1653B" w14:textId="77777777" w:rsidR="00D81022" w:rsidRPr="00B87596" w:rsidRDefault="00D81022" w:rsidP="00D81022">
            <w:pPr>
              <w:rPr>
                <w:color w:val="000000" w:themeColor="text1"/>
              </w:rPr>
            </w:pPr>
            <w:r w:rsidRPr="00B87596">
              <w:rPr>
                <w:color w:val="000000" w:themeColor="text1"/>
              </w:rPr>
              <w:t>卖设备</w:t>
            </w:r>
            <w:r w:rsidRPr="00B87596">
              <w:rPr>
                <w:color w:val="000000" w:themeColor="text1"/>
              </w:rPr>
              <w:t>/</w:t>
            </w:r>
            <w:r w:rsidRPr="00B87596">
              <w:rPr>
                <w:color w:val="000000" w:themeColor="text1"/>
              </w:rPr>
              <w:t>零件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B557EF" w14:textId="77777777" w:rsidR="00D81022" w:rsidRPr="00B87596" w:rsidRDefault="00D81022" w:rsidP="00D81022">
            <w:pPr>
              <w:rPr>
                <w:color w:val="000000" w:themeColor="text1"/>
              </w:rPr>
            </w:pPr>
            <w:r w:rsidRPr="00B87596">
              <w:rPr>
                <w:color w:val="000000" w:themeColor="text1"/>
              </w:rPr>
              <w:t>卖</w:t>
            </w:r>
            <w:r w:rsidRPr="00B87596">
              <w:rPr>
                <w:b/>
                <w:bCs/>
                <w:color w:val="000000" w:themeColor="text1"/>
              </w:rPr>
              <w:t>可用时间</w:t>
            </w:r>
            <w:r w:rsidRPr="00B87596">
              <w:rPr>
                <w:color w:val="000000" w:themeColor="text1"/>
              </w:rPr>
              <w:t>（</w:t>
            </w:r>
            <w:r w:rsidRPr="00B87596">
              <w:rPr>
                <w:color w:val="000000" w:themeColor="text1"/>
              </w:rPr>
              <w:t>Uptime</w:t>
            </w:r>
            <w:r w:rsidRPr="00B87596">
              <w:rPr>
                <w:color w:val="000000" w:themeColor="text1"/>
              </w:rPr>
              <w:t>）</w:t>
            </w:r>
          </w:p>
        </w:tc>
      </w:tr>
      <w:tr w:rsidR="00D81022" w:rsidRPr="00B87596" w14:paraId="50ED067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114EEC" w14:textId="77777777" w:rsidR="00D81022" w:rsidRPr="00B87596" w:rsidRDefault="00D81022" w:rsidP="00D81022">
            <w:pPr>
              <w:rPr>
                <w:color w:val="000000" w:themeColor="text1"/>
              </w:rPr>
            </w:pPr>
            <w:r w:rsidRPr="00B87596">
              <w:rPr>
                <w:color w:val="000000" w:themeColor="text1"/>
              </w:rPr>
              <w:lastRenderedPageBreak/>
              <w:t>收费方式</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40D9AFD" w14:textId="77777777" w:rsidR="00D81022" w:rsidRPr="00B87596" w:rsidRDefault="00D81022" w:rsidP="00D81022">
            <w:pPr>
              <w:rPr>
                <w:color w:val="000000" w:themeColor="text1"/>
              </w:rPr>
            </w:pPr>
            <w:r w:rsidRPr="00B87596">
              <w:rPr>
                <w:color w:val="000000" w:themeColor="text1"/>
              </w:rPr>
              <w:t>一次性买断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FF9B14" w14:textId="77777777" w:rsidR="00D81022" w:rsidRPr="00B87596" w:rsidRDefault="00D81022" w:rsidP="00D81022">
            <w:pPr>
              <w:rPr>
                <w:color w:val="000000" w:themeColor="text1"/>
              </w:rPr>
            </w:pPr>
            <w:r w:rsidRPr="00B87596">
              <w:rPr>
                <w:color w:val="000000" w:themeColor="text1"/>
              </w:rPr>
              <w:t>按运行小时</w:t>
            </w:r>
            <w:r w:rsidRPr="00B87596">
              <w:rPr>
                <w:color w:val="000000" w:themeColor="text1"/>
              </w:rPr>
              <w:t>/</w:t>
            </w:r>
            <w:r w:rsidRPr="00B87596">
              <w:rPr>
                <w:color w:val="000000" w:themeColor="text1"/>
              </w:rPr>
              <w:t>可用率收费</w:t>
            </w:r>
          </w:p>
        </w:tc>
      </w:tr>
      <w:tr w:rsidR="00D81022" w:rsidRPr="00B87596" w14:paraId="15DB2D1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1DBF8D" w14:textId="77777777" w:rsidR="00D81022" w:rsidRPr="00B87596" w:rsidRDefault="00D81022" w:rsidP="00D81022">
            <w:pPr>
              <w:rPr>
                <w:color w:val="000000" w:themeColor="text1"/>
              </w:rPr>
            </w:pPr>
            <w:r w:rsidRPr="00B87596">
              <w:rPr>
                <w:color w:val="000000" w:themeColor="text1"/>
              </w:rPr>
              <w:t>维修责任</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4A402B" w14:textId="77777777" w:rsidR="00D81022" w:rsidRPr="00B87596" w:rsidRDefault="00D81022" w:rsidP="00D81022">
            <w:pPr>
              <w:rPr>
                <w:color w:val="000000" w:themeColor="text1"/>
              </w:rPr>
            </w:pPr>
            <w:r w:rsidRPr="00B87596">
              <w:rPr>
                <w:color w:val="000000" w:themeColor="text1"/>
              </w:rPr>
              <w:t>客户负责</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B8C7116" w14:textId="77777777" w:rsidR="00D81022" w:rsidRPr="00B87596" w:rsidRDefault="00D81022" w:rsidP="00D81022">
            <w:pPr>
              <w:rPr>
                <w:color w:val="000000" w:themeColor="text1"/>
              </w:rPr>
            </w:pPr>
            <w:r w:rsidRPr="00B87596">
              <w:rPr>
                <w:color w:val="000000" w:themeColor="text1"/>
              </w:rPr>
              <w:t>供应商负责</w:t>
            </w:r>
          </w:p>
        </w:tc>
      </w:tr>
      <w:tr w:rsidR="00D81022" w:rsidRPr="00B87596" w14:paraId="61B7E11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45C9F66" w14:textId="77777777" w:rsidR="00D81022" w:rsidRPr="00B87596" w:rsidRDefault="00D81022" w:rsidP="00D81022">
            <w:pPr>
              <w:rPr>
                <w:color w:val="000000" w:themeColor="text1"/>
              </w:rPr>
            </w:pPr>
            <w:r w:rsidRPr="00B87596">
              <w:rPr>
                <w:color w:val="000000" w:themeColor="text1"/>
              </w:rPr>
              <w:t>供应商动机</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5BC4B3" w14:textId="77777777" w:rsidR="00D81022" w:rsidRPr="00B87596" w:rsidRDefault="00D81022" w:rsidP="00D81022">
            <w:pPr>
              <w:rPr>
                <w:color w:val="000000" w:themeColor="text1"/>
              </w:rPr>
            </w:pPr>
            <w:r w:rsidRPr="00B87596">
              <w:rPr>
                <w:color w:val="000000" w:themeColor="text1"/>
              </w:rPr>
              <w:t>卖更多零件</w:t>
            </w:r>
            <w:r w:rsidRPr="00B87596">
              <w:rPr>
                <w:color w:val="000000" w:themeColor="text1"/>
              </w:rPr>
              <w:t xml:space="preserve"> </w:t>
            </w:r>
            <w:r w:rsidRPr="00B87596">
              <w:rPr>
                <w:rFonts w:ascii="Segoe UI Symbol" w:hAnsi="Segoe UI Symbol" w:cs="Segoe UI Symbol"/>
                <w:color w:val="000000" w:themeColor="text1"/>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95ED28" w14:textId="77777777" w:rsidR="00D81022" w:rsidRPr="00B87596" w:rsidRDefault="00D81022" w:rsidP="00D81022">
            <w:pPr>
              <w:rPr>
                <w:color w:val="000000" w:themeColor="text1"/>
              </w:rPr>
            </w:pPr>
            <w:r w:rsidRPr="00B87596">
              <w:rPr>
                <w:color w:val="000000" w:themeColor="text1"/>
              </w:rPr>
              <w:t>让设备少坏</w:t>
            </w:r>
            <w:r w:rsidRPr="00B87596">
              <w:rPr>
                <w:color w:val="000000" w:themeColor="text1"/>
              </w:rPr>
              <w:t xml:space="preserve"> </w:t>
            </w:r>
            <w:r w:rsidRPr="00B87596">
              <w:rPr>
                <w:rFonts w:ascii="Segoe UI Emoji" w:hAnsi="Segoe UI Emoji" w:cs="Segoe UI Emoji"/>
                <w:color w:val="000000" w:themeColor="text1"/>
              </w:rPr>
              <w:t>✅</w:t>
            </w:r>
          </w:p>
        </w:tc>
      </w:tr>
      <w:tr w:rsidR="00D81022" w:rsidRPr="00B87596" w14:paraId="0EA7073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43D73F" w14:textId="77777777" w:rsidR="00D81022" w:rsidRPr="00B87596" w:rsidRDefault="00D81022" w:rsidP="00D81022">
            <w:pPr>
              <w:rPr>
                <w:color w:val="000000" w:themeColor="text1"/>
              </w:rPr>
            </w:pPr>
            <w:r w:rsidRPr="00B87596">
              <w:rPr>
                <w:color w:val="000000" w:themeColor="text1"/>
              </w:rPr>
              <w:t>典型案例</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A57130" w14:textId="77777777" w:rsidR="00D81022" w:rsidRPr="00B87596" w:rsidRDefault="00D81022" w:rsidP="00D81022">
            <w:pPr>
              <w:rPr>
                <w:color w:val="000000" w:themeColor="text1"/>
              </w:rPr>
            </w:pPr>
            <w:r w:rsidRPr="00B87596">
              <w:rPr>
                <w:color w:val="000000" w:themeColor="text1"/>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F42E75" w14:textId="77777777" w:rsidR="00D81022" w:rsidRPr="00B87596" w:rsidRDefault="00D81022" w:rsidP="00D81022">
            <w:pPr>
              <w:rPr>
                <w:color w:val="000000" w:themeColor="text1"/>
              </w:rPr>
            </w:pPr>
            <w:r w:rsidRPr="00B87596">
              <w:rPr>
                <w:color w:val="000000" w:themeColor="text1"/>
              </w:rPr>
              <w:t>Rolls-Royce "Power by the Hour"</w:t>
            </w:r>
          </w:p>
        </w:tc>
      </w:tr>
    </w:tbl>
    <w:p w14:paraId="2EE8B159" w14:textId="77777777" w:rsidR="00D81022" w:rsidRDefault="00D81022" w:rsidP="00D079F8">
      <w:pPr>
        <w:rPr>
          <w:rFonts w:hint="eastAsia"/>
          <w:color w:val="FF0000"/>
        </w:rPr>
      </w:pPr>
    </w:p>
    <w:p w14:paraId="079F8203" w14:textId="77777777" w:rsidR="00531731" w:rsidRPr="00531731" w:rsidRDefault="00531731" w:rsidP="00531731">
      <w:pPr>
        <w:rPr>
          <w:b/>
          <w:bCs/>
          <w:color w:val="000000" w:themeColor="text1"/>
        </w:rPr>
      </w:pPr>
      <w:r w:rsidRPr="00531731">
        <w:rPr>
          <w:b/>
          <w:bCs/>
          <w:color w:val="000000" w:themeColor="text1"/>
        </w:rPr>
        <w:t xml:space="preserve">4.6 </w:t>
      </w:r>
      <w:r w:rsidRPr="00531731">
        <w:rPr>
          <w:b/>
          <w:bCs/>
          <w:color w:val="000000" w:themeColor="text1"/>
        </w:rPr>
        <w:t>面试话术模板</w:t>
      </w:r>
    </w:p>
    <w:p w14:paraId="0D4B52EF" w14:textId="77777777" w:rsidR="00531731" w:rsidRPr="00531731" w:rsidRDefault="00531731" w:rsidP="00531731">
      <w:pPr>
        <w:rPr>
          <w:color w:val="000000" w:themeColor="text1"/>
        </w:rPr>
      </w:pPr>
      <w:r w:rsidRPr="00531731">
        <w:rPr>
          <w:i/>
          <w:iCs/>
          <w:color w:val="000000" w:themeColor="text1"/>
        </w:rPr>
        <w:t>"</w:t>
      </w:r>
      <w:r w:rsidRPr="00531731">
        <w:rPr>
          <w:i/>
          <w:iCs/>
          <w:color w:val="000000" w:themeColor="text1"/>
        </w:rPr>
        <w:t>这套系统的商业价值在于将被动的事后维修转变为主动的预测性维修。通过</w:t>
      </w:r>
      <w:r w:rsidRPr="00531731">
        <w:rPr>
          <w:i/>
          <w:iCs/>
          <w:color w:val="000000" w:themeColor="text1"/>
        </w:rPr>
        <w:t>RUL</w:t>
      </w:r>
      <w:r w:rsidRPr="00531731">
        <w:rPr>
          <w:i/>
          <w:iCs/>
          <w:color w:val="000000" w:themeColor="text1"/>
        </w:rPr>
        <w:t>预测，维修团队可以在设备失效前精准安排停机窗口，避免非计划停机带来的生产损失。健康指数提供了管理层可读的实时仪表盘。异常检测作为第一道预警，故障诊断则帮助派遣正确的维修资源，降低人工成本。</w:t>
      </w:r>
      <w:r w:rsidRPr="00531731">
        <w:rPr>
          <w:i/>
          <w:iCs/>
          <w:color w:val="000000" w:themeColor="text1"/>
        </w:rPr>
        <w:t>"</w:t>
      </w:r>
    </w:p>
    <w:p w14:paraId="51F41939" w14:textId="77777777" w:rsidR="00531731" w:rsidRDefault="00531731" w:rsidP="00D079F8">
      <w:pPr>
        <w:rPr>
          <w:color w:val="FF0000"/>
        </w:rPr>
      </w:pPr>
    </w:p>
    <w:p w14:paraId="7477AAEC" w14:textId="13954008" w:rsidR="009E28AA" w:rsidRPr="009E28AA" w:rsidRDefault="00B4458E" w:rsidP="009E28AA">
      <w:pPr>
        <w:rPr>
          <w:color w:val="000000" w:themeColor="text1"/>
        </w:rPr>
      </w:pPr>
      <w:r w:rsidRPr="009E28AA">
        <w:rPr>
          <w:rFonts w:hint="eastAsia"/>
          <w:color w:val="000000" w:themeColor="text1"/>
        </w:rPr>
        <w:t xml:space="preserve">4.7 </w:t>
      </w:r>
      <w:r w:rsidR="009E28AA" w:rsidRPr="009E28AA">
        <w:rPr>
          <w:b/>
          <w:bCs/>
          <w:color w:val="000000" w:themeColor="text1"/>
        </w:rPr>
        <w:t>PDM</w:t>
      </w:r>
      <w:r w:rsidR="009E28AA" w:rsidRPr="009E28AA">
        <w:rPr>
          <w:b/>
          <w:bCs/>
          <w:color w:val="000000" w:themeColor="text1"/>
        </w:rPr>
        <w:t>如何支撑</w:t>
      </w:r>
      <w:r w:rsidR="009E28AA" w:rsidRPr="009E28AA">
        <w:rPr>
          <w:b/>
          <w:bCs/>
          <w:color w:val="000000" w:themeColor="text1"/>
        </w:rPr>
        <w:t>OBC</w:t>
      </w:r>
      <w:r w:rsidR="009E28AA" w:rsidRPr="009E28AA">
        <w:rPr>
          <w:b/>
          <w:bCs/>
          <w:color w:val="000000" w:themeColor="text1"/>
        </w:rPr>
        <w:t>：</w:t>
      </w:r>
    </w:p>
    <w:p w14:paraId="2DE509AF" w14:textId="77777777" w:rsidR="009E28AA" w:rsidRPr="009E28AA" w:rsidRDefault="009E28AA" w:rsidP="009E28AA">
      <w:pPr>
        <w:rPr>
          <w:color w:val="000000" w:themeColor="text1"/>
        </w:rPr>
      </w:pPr>
      <w:r w:rsidRPr="009E28AA">
        <w:rPr>
          <w:color w:val="000000" w:themeColor="text1"/>
        </w:rPr>
        <w:t>供应商签</w:t>
      </w:r>
      <w:r w:rsidRPr="009E28AA">
        <w:rPr>
          <w:color w:val="000000" w:themeColor="text1"/>
        </w:rPr>
        <w:t xml:space="preserve">OBC → </w:t>
      </w:r>
      <w:r w:rsidRPr="009E28AA">
        <w:rPr>
          <w:color w:val="000000" w:themeColor="text1"/>
        </w:rPr>
        <w:t>承诺</w:t>
      </w:r>
      <w:r w:rsidRPr="009E28AA">
        <w:rPr>
          <w:color w:val="000000" w:themeColor="text1"/>
        </w:rPr>
        <w:t>99%</w:t>
      </w:r>
      <w:r w:rsidRPr="009E28AA">
        <w:rPr>
          <w:color w:val="000000" w:themeColor="text1"/>
        </w:rPr>
        <w:t>可用率</w:t>
      </w:r>
      <w:r w:rsidRPr="009E28AA">
        <w:rPr>
          <w:color w:val="000000" w:themeColor="text1"/>
        </w:rPr>
        <w:t xml:space="preserve"> ↓ </w:t>
      </w:r>
      <w:r w:rsidRPr="009E28AA">
        <w:rPr>
          <w:color w:val="000000" w:themeColor="text1"/>
        </w:rPr>
        <w:t>必须主动预防故障（否则赔钱）</w:t>
      </w:r>
      <w:r w:rsidRPr="009E28AA">
        <w:rPr>
          <w:color w:val="000000" w:themeColor="text1"/>
        </w:rPr>
        <w:t xml:space="preserve"> ↓ </w:t>
      </w:r>
      <w:r w:rsidRPr="009E28AA">
        <w:rPr>
          <w:color w:val="000000" w:themeColor="text1"/>
        </w:rPr>
        <w:t>部署</w:t>
      </w:r>
      <w:r w:rsidRPr="009E28AA">
        <w:rPr>
          <w:color w:val="000000" w:themeColor="text1"/>
        </w:rPr>
        <w:t>PDM</w:t>
      </w:r>
      <w:r w:rsidRPr="009E28AA">
        <w:rPr>
          <w:color w:val="000000" w:themeColor="text1"/>
        </w:rPr>
        <w:t>系统（你的</w:t>
      </w:r>
      <w:r w:rsidRPr="009E28AA">
        <w:rPr>
          <w:color w:val="000000" w:themeColor="text1"/>
        </w:rPr>
        <w:t>LSTM</w:t>
      </w:r>
      <w:r w:rsidRPr="009E28AA">
        <w:rPr>
          <w:color w:val="000000" w:themeColor="text1"/>
        </w:rPr>
        <w:t>框架）</w:t>
      </w:r>
      <w:r w:rsidRPr="009E28AA">
        <w:rPr>
          <w:color w:val="000000" w:themeColor="text1"/>
        </w:rPr>
        <w:t xml:space="preserve"> ↓ RUL</w:t>
      </w:r>
      <w:r w:rsidRPr="009E28AA">
        <w:rPr>
          <w:color w:val="000000" w:themeColor="text1"/>
        </w:rPr>
        <w:t>预测</w:t>
      </w:r>
      <w:r w:rsidRPr="009E28AA">
        <w:rPr>
          <w:color w:val="000000" w:themeColor="text1"/>
        </w:rPr>
        <w:t xml:space="preserve"> → </w:t>
      </w:r>
      <w:r w:rsidRPr="009E28AA">
        <w:rPr>
          <w:color w:val="000000" w:themeColor="text1"/>
        </w:rPr>
        <w:t>精准安排维修窗口</w:t>
      </w:r>
      <w:r w:rsidRPr="009E28AA">
        <w:rPr>
          <w:color w:val="000000" w:themeColor="text1"/>
        </w:rPr>
        <w:t xml:space="preserve"> </w:t>
      </w:r>
      <w:r w:rsidRPr="009E28AA">
        <w:rPr>
          <w:color w:val="000000" w:themeColor="text1"/>
        </w:rPr>
        <w:t>异常检测</w:t>
      </w:r>
      <w:r w:rsidRPr="009E28AA">
        <w:rPr>
          <w:color w:val="000000" w:themeColor="text1"/>
        </w:rPr>
        <w:t xml:space="preserve"> → </w:t>
      </w:r>
      <w:r w:rsidRPr="009E28AA">
        <w:rPr>
          <w:color w:val="000000" w:themeColor="text1"/>
        </w:rPr>
        <w:t>提前发现问题</w:t>
      </w:r>
      <w:r w:rsidRPr="009E28AA">
        <w:rPr>
          <w:color w:val="000000" w:themeColor="text1"/>
        </w:rPr>
        <w:t xml:space="preserve"> </w:t>
      </w:r>
      <w:r w:rsidRPr="009E28AA">
        <w:rPr>
          <w:color w:val="000000" w:themeColor="text1"/>
        </w:rPr>
        <w:t>故障诊断</w:t>
      </w:r>
      <w:r w:rsidRPr="009E28AA">
        <w:rPr>
          <w:color w:val="000000" w:themeColor="text1"/>
        </w:rPr>
        <w:t xml:space="preserve"> → </w:t>
      </w:r>
      <w:r w:rsidRPr="009E28AA">
        <w:rPr>
          <w:color w:val="000000" w:themeColor="text1"/>
        </w:rPr>
        <w:t>派对口工程师，缩短修复时间</w:t>
      </w:r>
      <w:r w:rsidRPr="009E28AA">
        <w:rPr>
          <w:color w:val="000000" w:themeColor="text1"/>
        </w:rPr>
        <w:t xml:space="preserve"> ↓ </w:t>
      </w:r>
      <w:r w:rsidRPr="009E28AA">
        <w:rPr>
          <w:color w:val="000000" w:themeColor="text1"/>
        </w:rPr>
        <w:t>可用率达标</w:t>
      </w:r>
      <w:r w:rsidRPr="009E28AA">
        <w:rPr>
          <w:color w:val="000000" w:themeColor="text1"/>
        </w:rPr>
        <w:t xml:space="preserve"> → </w:t>
      </w:r>
      <w:r w:rsidRPr="009E28AA">
        <w:rPr>
          <w:color w:val="000000" w:themeColor="text1"/>
        </w:rPr>
        <w:t>按合同收费</w:t>
      </w:r>
      <w:r w:rsidRPr="009E28AA">
        <w:rPr>
          <w:color w:val="000000" w:themeColor="text1"/>
        </w:rPr>
        <w:t xml:space="preserve"> </w:t>
      </w:r>
    </w:p>
    <w:p w14:paraId="46B1526B" w14:textId="77777777" w:rsidR="009E28AA" w:rsidRPr="009E28AA" w:rsidRDefault="009E28AA" w:rsidP="009E28AA">
      <w:pPr>
        <w:rPr>
          <w:color w:val="000000" w:themeColor="text1"/>
        </w:rPr>
      </w:pPr>
      <w:r w:rsidRPr="009E28AA">
        <w:rPr>
          <w:b/>
          <w:bCs/>
          <w:color w:val="000000" w:themeColor="text1"/>
        </w:rPr>
        <w:t>面试话术：</w:t>
      </w:r>
      <w:r w:rsidRPr="009E28AA">
        <w:rPr>
          <w:i/>
          <w:iCs/>
          <w:color w:val="000000" w:themeColor="text1"/>
        </w:rPr>
        <w:t>"OBC</w:t>
      </w:r>
      <w:r w:rsidRPr="009E28AA">
        <w:rPr>
          <w:i/>
          <w:iCs/>
          <w:color w:val="000000" w:themeColor="text1"/>
        </w:rPr>
        <w:t>将供应商的利益和设备可用率绑定，</w:t>
      </w:r>
      <w:r w:rsidRPr="009E28AA">
        <w:rPr>
          <w:i/>
          <w:iCs/>
          <w:color w:val="000000" w:themeColor="text1"/>
        </w:rPr>
        <w:t>PDM</w:t>
      </w:r>
      <w:r w:rsidRPr="009E28AA">
        <w:rPr>
          <w:i/>
          <w:iCs/>
          <w:color w:val="000000" w:themeColor="text1"/>
        </w:rPr>
        <w:t>是实现</w:t>
      </w:r>
      <w:r w:rsidRPr="009E28AA">
        <w:rPr>
          <w:i/>
          <w:iCs/>
          <w:color w:val="000000" w:themeColor="text1"/>
        </w:rPr>
        <w:t>OBC</w:t>
      </w:r>
      <w:r w:rsidRPr="009E28AA">
        <w:rPr>
          <w:i/>
          <w:iCs/>
          <w:color w:val="000000" w:themeColor="text1"/>
        </w:rPr>
        <w:t>的技术基础。没有准确的</w:t>
      </w:r>
      <w:r w:rsidRPr="009E28AA">
        <w:rPr>
          <w:i/>
          <w:iCs/>
          <w:color w:val="000000" w:themeColor="text1"/>
        </w:rPr>
        <w:t>RUL</w:t>
      </w:r>
      <w:r w:rsidRPr="009E28AA">
        <w:rPr>
          <w:i/>
          <w:iCs/>
          <w:color w:val="000000" w:themeColor="text1"/>
        </w:rPr>
        <w:t>预测，供应商无法承诺可用率，因为他们不知道设备什么时候会坏。</w:t>
      </w:r>
      <w:r w:rsidRPr="009E28AA">
        <w:rPr>
          <w:i/>
          <w:iCs/>
          <w:color w:val="000000" w:themeColor="text1"/>
        </w:rPr>
        <w:t>"</w:t>
      </w:r>
    </w:p>
    <w:p w14:paraId="592E9925" w14:textId="77777777" w:rsidR="00D3473B" w:rsidRPr="00D3473B" w:rsidRDefault="00D3473B" w:rsidP="00D3473B">
      <w:pPr>
        <w:rPr>
          <w:b/>
          <w:bCs/>
          <w:color w:val="000000" w:themeColor="text1"/>
        </w:rPr>
      </w:pPr>
      <w:r w:rsidRPr="00D3473B">
        <w:rPr>
          <w:b/>
          <w:bCs/>
          <w:color w:val="000000" w:themeColor="text1"/>
        </w:rPr>
        <w:t xml:space="preserve">4.3 </w:t>
      </w:r>
      <w:r w:rsidRPr="00D3473B">
        <w:rPr>
          <w:b/>
          <w:bCs/>
          <w:color w:val="000000" w:themeColor="text1"/>
        </w:rPr>
        <w:t>数据飞轮（</w:t>
      </w:r>
      <w:r w:rsidRPr="00D3473B">
        <w:rPr>
          <w:b/>
          <w:bCs/>
          <w:color w:val="000000" w:themeColor="text1"/>
        </w:rPr>
        <w:t>Data Flywheel</w:t>
      </w:r>
      <w:r w:rsidRPr="00D3473B">
        <w:rPr>
          <w:b/>
          <w:bCs/>
          <w:color w:val="000000" w:themeColor="text1"/>
        </w:rPr>
        <w:t>）</w:t>
      </w:r>
      <w:r w:rsidRPr="00D3473B">
        <w:rPr>
          <w:rFonts w:ascii="Segoe UI Emoji" w:hAnsi="Segoe UI Emoji" w:cs="Segoe UI Emoji"/>
          <w:b/>
          <w:bCs/>
          <w:color w:val="000000" w:themeColor="text1"/>
        </w:rPr>
        <w:t>🔥</w:t>
      </w:r>
      <w:r w:rsidRPr="00D3473B">
        <w:rPr>
          <w:b/>
          <w:bCs/>
          <w:color w:val="000000" w:themeColor="text1"/>
        </w:rPr>
        <w:t xml:space="preserve"> </w:t>
      </w:r>
      <w:r w:rsidRPr="00D3473B">
        <w:rPr>
          <w:b/>
          <w:bCs/>
          <w:color w:val="000000" w:themeColor="text1"/>
        </w:rPr>
        <w:t>差异化亮点</w:t>
      </w:r>
    </w:p>
    <w:p w14:paraId="6BB61939" w14:textId="77777777" w:rsidR="00D3473B" w:rsidRDefault="00D3473B" w:rsidP="00D3473B">
      <w:pPr>
        <w:rPr>
          <w:color w:val="000000" w:themeColor="text1"/>
        </w:rPr>
      </w:pPr>
      <w:r w:rsidRPr="00D3473B">
        <w:rPr>
          <w:color w:val="000000" w:themeColor="text1"/>
        </w:rPr>
        <w:t>更多设备部署</w:t>
      </w:r>
      <w:r w:rsidRPr="00D3473B">
        <w:rPr>
          <w:color w:val="000000" w:themeColor="text1"/>
        </w:rPr>
        <w:t xml:space="preserve"> ↑ ↓ </w:t>
      </w:r>
      <w:r w:rsidRPr="00D3473B">
        <w:rPr>
          <w:color w:val="000000" w:themeColor="text1"/>
        </w:rPr>
        <w:t>模型更准确</w:t>
      </w:r>
      <w:r w:rsidRPr="00D3473B">
        <w:rPr>
          <w:color w:val="000000" w:themeColor="text1"/>
        </w:rPr>
        <w:t xml:space="preserve"> </w:t>
      </w:r>
      <w:r w:rsidRPr="00D3473B">
        <w:rPr>
          <w:color w:val="000000" w:themeColor="text1"/>
        </w:rPr>
        <w:t>收集更多传感器数据</w:t>
      </w:r>
      <w:r w:rsidRPr="00D3473B">
        <w:rPr>
          <w:color w:val="000000" w:themeColor="text1"/>
        </w:rPr>
        <w:t xml:space="preserve"> ↑ ↓ ← </w:t>
      </w:r>
      <w:r w:rsidRPr="00D3473B">
        <w:rPr>
          <w:color w:val="000000" w:themeColor="text1"/>
        </w:rPr>
        <w:t>模型持续迭代</w:t>
      </w:r>
      <w:r w:rsidRPr="00D3473B">
        <w:rPr>
          <w:color w:val="000000" w:themeColor="text1"/>
        </w:rPr>
        <w:t xml:space="preserve"> ←</w:t>
      </w:r>
    </w:p>
    <w:tbl>
      <w:tblPr>
        <w:tblW w:w="5000" w:type="pct"/>
        <w:tblCellMar>
          <w:top w:w="15" w:type="dxa"/>
          <w:left w:w="15" w:type="dxa"/>
          <w:bottom w:w="15" w:type="dxa"/>
          <w:right w:w="15" w:type="dxa"/>
        </w:tblCellMar>
        <w:tblLook w:val="04A0" w:firstRow="1" w:lastRow="0" w:firstColumn="1" w:lastColumn="0" w:noHBand="0" w:noVBand="1"/>
      </w:tblPr>
      <w:tblGrid>
        <w:gridCol w:w="1921"/>
        <w:gridCol w:w="8863"/>
      </w:tblGrid>
      <w:tr w:rsidR="00E26C7D" w:rsidRPr="00E26C7D" w14:paraId="1DC69D3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38621CA" w14:textId="77777777" w:rsidR="00E26C7D" w:rsidRPr="00E26C7D" w:rsidRDefault="00E26C7D" w:rsidP="00E26C7D">
            <w:pPr>
              <w:rPr>
                <w:b/>
                <w:bCs/>
                <w:color w:val="000000" w:themeColor="text1"/>
              </w:rPr>
            </w:pPr>
            <w:r w:rsidRPr="00E26C7D">
              <w:rPr>
                <w:b/>
                <w:bCs/>
                <w:color w:val="000000" w:themeColor="text1"/>
              </w:rPr>
              <w:t>阶段</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BCB353F" w14:textId="77777777" w:rsidR="00E26C7D" w:rsidRPr="00E26C7D" w:rsidRDefault="00E26C7D" w:rsidP="00E26C7D">
            <w:pPr>
              <w:rPr>
                <w:b/>
                <w:bCs/>
                <w:color w:val="000000" w:themeColor="text1"/>
              </w:rPr>
            </w:pPr>
            <w:r w:rsidRPr="00E26C7D">
              <w:rPr>
                <w:b/>
                <w:bCs/>
                <w:color w:val="000000" w:themeColor="text1"/>
              </w:rPr>
              <w:t>内容</w:t>
            </w:r>
          </w:p>
        </w:tc>
      </w:tr>
      <w:tr w:rsidR="00E26C7D" w:rsidRPr="00E26C7D" w14:paraId="6AFA457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88F21B" w14:textId="77777777" w:rsidR="00E26C7D" w:rsidRPr="00E26C7D" w:rsidRDefault="00E26C7D" w:rsidP="00E26C7D">
            <w:pPr>
              <w:rPr>
                <w:color w:val="000000" w:themeColor="text1"/>
              </w:rPr>
            </w:pPr>
            <w:r w:rsidRPr="00E26C7D">
              <w:rPr>
                <w:b/>
                <w:bCs/>
                <w:color w:val="000000" w:themeColor="text1"/>
              </w:rPr>
              <w:t>数据积累</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BBCF471" w14:textId="77777777" w:rsidR="00E26C7D" w:rsidRPr="00E26C7D" w:rsidRDefault="00E26C7D" w:rsidP="00E26C7D">
            <w:pPr>
              <w:rPr>
                <w:color w:val="000000" w:themeColor="text1"/>
              </w:rPr>
            </w:pPr>
            <w:r w:rsidRPr="00E26C7D">
              <w:rPr>
                <w:color w:val="000000" w:themeColor="text1"/>
              </w:rPr>
              <w:t>每台设备运行</w:t>
            </w:r>
            <w:r w:rsidRPr="00E26C7D">
              <w:rPr>
                <w:color w:val="000000" w:themeColor="text1"/>
              </w:rPr>
              <w:t xml:space="preserve"> → </w:t>
            </w:r>
            <w:r w:rsidRPr="00E26C7D">
              <w:rPr>
                <w:color w:val="000000" w:themeColor="text1"/>
              </w:rPr>
              <w:t>产生新的</w:t>
            </w:r>
            <w:r w:rsidRPr="00E26C7D">
              <w:rPr>
                <w:color w:val="000000" w:themeColor="text1"/>
              </w:rPr>
              <w:t>run-to-failure</w:t>
            </w:r>
            <w:r w:rsidRPr="00E26C7D">
              <w:rPr>
                <w:color w:val="000000" w:themeColor="text1"/>
              </w:rPr>
              <w:t>数据</w:t>
            </w:r>
          </w:p>
        </w:tc>
      </w:tr>
      <w:tr w:rsidR="00E26C7D" w:rsidRPr="00E26C7D" w14:paraId="3B42B16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483C87" w14:textId="77777777" w:rsidR="00E26C7D" w:rsidRPr="00E26C7D" w:rsidRDefault="00E26C7D" w:rsidP="00E26C7D">
            <w:pPr>
              <w:rPr>
                <w:color w:val="000000" w:themeColor="text1"/>
              </w:rPr>
            </w:pPr>
            <w:r w:rsidRPr="00E26C7D">
              <w:rPr>
                <w:b/>
                <w:bCs/>
                <w:color w:val="000000" w:themeColor="text1"/>
              </w:rPr>
              <w:t>模型迭代</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46CD66" w14:textId="77777777" w:rsidR="00E26C7D" w:rsidRPr="00E26C7D" w:rsidRDefault="00E26C7D" w:rsidP="00E26C7D">
            <w:pPr>
              <w:rPr>
                <w:color w:val="000000" w:themeColor="text1"/>
              </w:rPr>
            </w:pPr>
            <w:r w:rsidRPr="00E26C7D">
              <w:rPr>
                <w:color w:val="000000" w:themeColor="text1"/>
              </w:rPr>
              <w:t>新数据</w:t>
            </w:r>
            <w:r w:rsidRPr="00E26C7D">
              <w:rPr>
                <w:color w:val="000000" w:themeColor="text1"/>
              </w:rPr>
              <w:t xml:space="preserve"> → </w:t>
            </w:r>
            <w:r w:rsidRPr="00E26C7D">
              <w:rPr>
                <w:color w:val="000000" w:themeColor="text1"/>
              </w:rPr>
              <w:t>重训练</w:t>
            </w:r>
            <w:r w:rsidRPr="00E26C7D">
              <w:rPr>
                <w:color w:val="000000" w:themeColor="text1"/>
              </w:rPr>
              <w:t xml:space="preserve"> → RMSE</w:t>
            </w:r>
            <w:r w:rsidRPr="00E26C7D">
              <w:rPr>
                <w:color w:val="000000" w:themeColor="text1"/>
              </w:rPr>
              <w:t>持续下降</w:t>
            </w:r>
          </w:p>
        </w:tc>
      </w:tr>
      <w:tr w:rsidR="00E26C7D" w:rsidRPr="00E26C7D" w14:paraId="7492194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89C6CC0" w14:textId="77777777" w:rsidR="00E26C7D" w:rsidRPr="00E26C7D" w:rsidRDefault="00E26C7D" w:rsidP="00E26C7D">
            <w:pPr>
              <w:rPr>
                <w:color w:val="000000" w:themeColor="text1"/>
              </w:rPr>
            </w:pPr>
            <w:r w:rsidRPr="00E26C7D">
              <w:rPr>
                <w:b/>
                <w:bCs/>
                <w:color w:val="000000" w:themeColor="text1"/>
              </w:rPr>
              <w:t>竞争壁垒</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04BB4B" w14:textId="77777777" w:rsidR="00E26C7D" w:rsidRPr="00E26C7D" w:rsidRDefault="00E26C7D" w:rsidP="00E26C7D">
            <w:pPr>
              <w:rPr>
                <w:color w:val="000000" w:themeColor="text1"/>
              </w:rPr>
            </w:pPr>
            <w:r w:rsidRPr="00E26C7D">
              <w:rPr>
                <w:color w:val="000000" w:themeColor="text1"/>
              </w:rPr>
              <w:t>数据越多模型越准</w:t>
            </w:r>
            <w:r w:rsidRPr="00E26C7D">
              <w:rPr>
                <w:color w:val="000000" w:themeColor="text1"/>
              </w:rPr>
              <w:t xml:space="preserve"> → </w:t>
            </w:r>
            <w:r w:rsidRPr="00E26C7D">
              <w:rPr>
                <w:color w:val="000000" w:themeColor="text1"/>
              </w:rPr>
              <w:t>后来者难以追赶</w:t>
            </w:r>
          </w:p>
        </w:tc>
      </w:tr>
      <w:tr w:rsidR="00E26C7D" w:rsidRPr="00E26C7D" w14:paraId="788407B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E02AA2" w14:textId="77777777" w:rsidR="00E26C7D" w:rsidRPr="00E26C7D" w:rsidRDefault="00E26C7D" w:rsidP="00E26C7D">
            <w:pPr>
              <w:rPr>
                <w:color w:val="000000" w:themeColor="text1"/>
              </w:rPr>
            </w:pPr>
            <w:r w:rsidRPr="00E26C7D">
              <w:rPr>
                <w:b/>
                <w:bCs/>
                <w:color w:val="000000" w:themeColor="text1"/>
              </w:rPr>
              <w:t>网络效应</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9D0561A" w14:textId="77777777" w:rsidR="00E26C7D" w:rsidRPr="00E26C7D" w:rsidRDefault="00E26C7D" w:rsidP="00E26C7D">
            <w:pPr>
              <w:rPr>
                <w:color w:val="000000" w:themeColor="text1"/>
              </w:rPr>
            </w:pPr>
            <w:r w:rsidRPr="00E26C7D">
              <w:rPr>
                <w:color w:val="000000" w:themeColor="text1"/>
              </w:rPr>
              <w:t>客户越多</w:t>
            </w:r>
            <w:r w:rsidRPr="00E26C7D">
              <w:rPr>
                <w:color w:val="000000" w:themeColor="text1"/>
              </w:rPr>
              <w:t xml:space="preserve"> → </w:t>
            </w:r>
            <w:r w:rsidRPr="00E26C7D">
              <w:rPr>
                <w:color w:val="000000" w:themeColor="text1"/>
              </w:rPr>
              <w:t>数据越多</w:t>
            </w:r>
            <w:r w:rsidRPr="00E26C7D">
              <w:rPr>
                <w:color w:val="000000" w:themeColor="text1"/>
              </w:rPr>
              <w:t xml:space="preserve"> → </w:t>
            </w:r>
            <w:r w:rsidRPr="00E26C7D">
              <w:rPr>
                <w:color w:val="000000" w:themeColor="text1"/>
              </w:rPr>
              <w:t>模型越好</w:t>
            </w:r>
            <w:r w:rsidRPr="00E26C7D">
              <w:rPr>
                <w:color w:val="000000" w:themeColor="text1"/>
              </w:rPr>
              <w:t xml:space="preserve"> → </w:t>
            </w:r>
            <w:r w:rsidRPr="00E26C7D">
              <w:rPr>
                <w:color w:val="000000" w:themeColor="text1"/>
              </w:rPr>
              <w:t>吸引更多客户</w:t>
            </w:r>
          </w:p>
        </w:tc>
      </w:tr>
    </w:tbl>
    <w:p w14:paraId="5B437297" w14:textId="77777777" w:rsidR="00E26C7D" w:rsidRDefault="00E26C7D" w:rsidP="00D3473B">
      <w:pPr>
        <w:rPr>
          <w:color w:val="000000" w:themeColor="text1"/>
        </w:rPr>
      </w:pPr>
    </w:p>
    <w:p w14:paraId="0CB44D3D" w14:textId="77777777" w:rsidR="00E26C7D" w:rsidRPr="00E26C7D" w:rsidRDefault="00E26C7D" w:rsidP="00E26C7D">
      <w:pPr>
        <w:rPr>
          <w:color w:val="000000" w:themeColor="text1"/>
        </w:rPr>
      </w:pPr>
      <w:r w:rsidRPr="00E26C7D">
        <w:rPr>
          <w:b/>
          <w:bCs/>
          <w:color w:val="000000" w:themeColor="text1"/>
        </w:rPr>
        <w:t>在你项目中的体现：</w:t>
      </w:r>
    </w:p>
    <w:p w14:paraId="7C03E397" w14:textId="77777777" w:rsidR="00E26C7D" w:rsidRPr="00E26C7D" w:rsidRDefault="00E26C7D" w:rsidP="00E26C7D">
      <w:pPr>
        <w:numPr>
          <w:ilvl w:val="0"/>
          <w:numId w:val="4"/>
        </w:numPr>
        <w:rPr>
          <w:color w:val="000000" w:themeColor="text1"/>
        </w:rPr>
      </w:pPr>
      <w:r w:rsidRPr="00E26C7D">
        <w:rPr>
          <w:color w:val="000000" w:themeColor="text1"/>
        </w:rPr>
        <w:lastRenderedPageBreak/>
        <w:t>FD001</w:t>
      </w:r>
      <w:r w:rsidRPr="00E26C7D">
        <w:rPr>
          <w:color w:val="000000" w:themeColor="text1"/>
        </w:rPr>
        <w:t>（单故障）</w:t>
      </w:r>
      <w:r w:rsidRPr="00E26C7D">
        <w:rPr>
          <w:color w:val="000000" w:themeColor="text1"/>
        </w:rPr>
        <w:t>→ FD003</w:t>
      </w:r>
      <w:r w:rsidRPr="00E26C7D">
        <w:rPr>
          <w:color w:val="000000" w:themeColor="text1"/>
        </w:rPr>
        <w:t>（多故障）</w:t>
      </w:r>
      <w:r w:rsidRPr="00E26C7D">
        <w:rPr>
          <w:color w:val="000000" w:themeColor="text1"/>
        </w:rPr>
        <w:t xml:space="preserve">→ </w:t>
      </w:r>
      <w:r w:rsidRPr="00E26C7D">
        <w:rPr>
          <w:color w:val="000000" w:themeColor="text1"/>
        </w:rPr>
        <w:t>模型泛化能力提升</w:t>
      </w:r>
    </w:p>
    <w:p w14:paraId="3C3F0E2B" w14:textId="77777777" w:rsidR="00E26C7D" w:rsidRPr="00E26C7D" w:rsidRDefault="00E26C7D" w:rsidP="00E26C7D">
      <w:pPr>
        <w:numPr>
          <w:ilvl w:val="0"/>
          <w:numId w:val="4"/>
        </w:numPr>
        <w:rPr>
          <w:color w:val="000000" w:themeColor="text1"/>
        </w:rPr>
      </w:pPr>
      <w:r w:rsidRPr="00E26C7D">
        <w:rPr>
          <w:color w:val="000000" w:themeColor="text1"/>
        </w:rPr>
        <w:t>故障诊断的</w:t>
      </w:r>
      <w:proofErr w:type="spellStart"/>
      <w:r w:rsidRPr="00E26C7D">
        <w:rPr>
          <w:color w:val="000000" w:themeColor="text1"/>
        </w:rPr>
        <w:t>KMeans</w:t>
      </w:r>
      <w:proofErr w:type="spellEnd"/>
      <w:r w:rsidRPr="00E26C7D">
        <w:rPr>
          <w:color w:val="000000" w:themeColor="text1"/>
        </w:rPr>
        <w:t>伪标签</w:t>
      </w:r>
      <w:r w:rsidRPr="00E26C7D">
        <w:rPr>
          <w:color w:val="000000" w:themeColor="text1"/>
        </w:rPr>
        <w:t xml:space="preserve"> → </w:t>
      </w:r>
      <w:r w:rsidRPr="00E26C7D">
        <w:rPr>
          <w:color w:val="000000" w:themeColor="text1"/>
        </w:rPr>
        <w:t>随着数据积累可以替换为真实标签</w:t>
      </w:r>
      <w:r w:rsidRPr="00E26C7D">
        <w:rPr>
          <w:color w:val="000000" w:themeColor="text1"/>
        </w:rPr>
        <w:t xml:space="preserve"> → </w:t>
      </w:r>
      <w:r w:rsidRPr="00E26C7D">
        <w:rPr>
          <w:color w:val="000000" w:themeColor="text1"/>
        </w:rPr>
        <w:t>分类精度提升</w:t>
      </w:r>
    </w:p>
    <w:p w14:paraId="5A0F5A44" w14:textId="77777777" w:rsidR="00E26C7D" w:rsidRPr="00E26C7D" w:rsidRDefault="00E26C7D" w:rsidP="00E26C7D">
      <w:pPr>
        <w:rPr>
          <w:color w:val="000000" w:themeColor="text1"/>
        </w:rPr>
      </w:pPr>
      <w:r w:rsidRPr="00E26C7D">
        <w:rPr>
          <w:color w:val="000000" w:themeColor="text1"/>
        </w:rPr>
        <w:pict w14:anchorId="37F35297">
          <v:rect id="_x0000_i1046" style="width:0;height:1.5pt" o:hralign="center" o:hrstd="t" o:hr="t" fillcolor="#a0a0a0" stroked="f"/>
        </w:pict>
      </w:r>
    </w:p>
    <w:p w14:paraId="1A06C9F5" w14:textId="62A1D81F" w:rsidR="00E26C7D" w:rsidRPr="00E26C7D" w:rsidRDefault="00E26C7D" w:rsidP="00E26C7D">
      <w:pPr>
        <w:rPr>
          <w:b/>
          <w:bCs/>
          <w:color w:val="000000" w:themeColor="text1"/>
        </w:rPr>
      </w:pPr>
      <w:r w:rsidRPr="00E26C7D">
        <w:rPr>
          <w:b/>
          <w:bCs/>
          <w:color w:val="000000" w:themeColor="text1"/>
        </w:rPr>
        <w:t>4.</w:t>
      </w:r>
      <w:r>
        <w:rPr>
          <w:rFonts w:hint="eastAsia"/>
          <w:b/>
          <w:bCs/>
          <w:color w:val="000000" w:themeColor="text1"/>
        </w:rPr>
        <w:t>8</w:t>
      </w:r>
      <w:r w:rsidRPr="00E26C7D">
        <w:rPr>
          <w:b/>
          <w:bCs/>
          <w:color w:val="000000" w:themeColor="text1"/>
        </w:rPr>
        <w:t xml:space="preserve"> </w:t>
      </w:r>
      <w:r w:rsidRPr="00E26C7D">
        <w:rPr>
          <w:b/>
          <w:bCs/>
          <w:color w:val="000000" w:themeColor="text1"/>
        </w:rPr>
        <w:t>三者关系总结（一句话）</w:t>
      </w:r>
    </w:p>
    <w:p w14:paraId="117E7B06" w14:textId="77777777" w:rsidR="00E26C7D" w:rsidRDefault="00E26C7D" w:rsidP="00E26C7D">
      <w:pPr>
        <w:rPr>
          <w:color w:val="000000" w:themeColor="text1"/>
        </w:rPr>
      </w:pPr>
      <w:r w:rsidRPr="00E26C7D">
        <w:rPr>
          <w:b/>
          <w:bCs/>
          <w:color w:val="000000" w:themeColor="text1"/>
        </w:rPr>
        <w:t>PDM</w:t>
      </w:r>
      <w:r w:rsidRPr="00E26C7D">
        <w:rPr>
          <w:b/>
          <w:bCs/>
          <w:color w:val="000000" w:themeColor="text1"/>
        </w:rPr>
        <w:t>是技术</w:t>
      </w:r>
      <w:r w:rsidRPr="00E26C7D">
        <w:rPr>
          <w:color w:val="000000" w:themeColor="text1"/>
        </w:rPr>
        <w:t>，</w:t>
      </w:r>
      <w:r w:rsidRPr="00E26C7D">
        <w:rPr>
          <w:b/>
          <w:bCs/>
          <w:color w:val="000000" w:themeColor="text1"/>
        </w:rPr>
        <w:t>OBC</w:t>
      </w:r>
      <w:r w:rsidRPr="00E26C7D">
        <w:rPr>
          <w:b/>
          <w:bCs/>
          <w:color w:val="000000" w:themeColor="text1"/>
        </w:rPr>
        <w:t>是商业模式</w:t>
      </w:r>
      <w:r w:rsidRPr="00E26C7D">
        <w:rPr>
          <w:color w:val="000000" w:themeColor="text1"/>
        </w:rPr>
        <w:t>，</w:t>
      </w:r>
      <w:r w:rsidRPr="00E26C7D">
        <w:rPr>
          <w:b/>
          <w:bCs/>
          <w:color w:val="000000" w:themeColor="text1"/>
        </w:rPr>
        <w:t>数据飞轮是护城河</w:t>
      </w:r>
      <w:r w:rsidRPr="00E26C7D">
        <w:rPr>
          <w:color w:val="000000" w:themeColor="text1"/>
        </w:rPr>
        <w:t>。</w:t>
      </w:r>
    </w:p>
    <w:tbl>
      <w:tblPr>
        <w:tblW w:w="5000" w:type="pct"/>
        <w:tblCellMar>
          <w:top w:w="15" w:type="dxa"/>
          <w:left w:w="15" w:type="dxa"/>
          <w:bottom w:w="15" w:type="dxa"/>
          <w:right w:w="15" w:type="dxa"/>
        </w:tblCellMar>
        <w:tblLook w:val="04A0" w:firstRow="1" w:lastRow="0" w:firstColumn="1" w:lastColumn="0" w:noHBand="0" w:noVBand="1"/>
      </w:tblPr>
      <w:tblGrid>
        <w:gridCol w:w="4843"/>
        <w:gridCol w:w="5941"/>
      </w:tblGrid>
      <w:tr w:rsidR="00264B26" w:rsidRPr="00264B26" w14:paraId="7273DF5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D63884B" w14:textId="77777777" w:rsidR="00264B26" w:rsidRPr="00264B26" w:rsidRDefault="00264B26" w:rsidP="00264B26">
            <w:pPr>
              <w:rPr>
                <w:b/>
                <w:bCs/>
                <w:color w:val="000000" w:themeColor="text1"/>
              </w:rPr>
            </w:pPr>
            <w:r w:rsidRPr="00264B26">
              <w:rPr>
                <w:b/>
                <w:bCs/>
                <w:color w:val="000000" w:themeColor="text1"/>
              </w:rPr>
              <w:t>你的描述</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E70A4EC" w14:textId="77777777" w:rsidR="00264B26" w:rsidRPr="00264B26" w:rsidRDefault="00264B26" w:rsidP="00264B26">
            <w:pPr>
              <w:rPr>
                <w:b/>
                <w:bCs/>
                <w:color w:val="000000" w:themeColor="text1"/>
              </w:rPr>
            </w:pPr>
            <w:r w:rsidRPr="00264B26">
              <w:rPr>
                <w:b/>
                <w:bCs/>
                <w:color w:val="000000" w:themeColor="text1"/>
              </w:rPr>
              <w:t>学术</w:t>
            </w:r>
            <w:r w:rsidRPr="00264B26">
              <w:rPr>
                <w:b/>
                <w:bCs/>
                <w:color w:val="000000" w:themeColor="text1"/>
              </w:rPr>
              <w:t>/</w:t>
            </w:r>
            <w:r w:rsidRPr="00264B26">
              <w:rPr>
                <w:b/>
                <w:bCs/>
                <w:color w:val="000000" w:themeColor="text1"/>
              </w:rPr>
              <w:t>商业术语</w:t>
            </w:r>
          </w:p>
        </w:tc>
      </w:tr>
      <w:tr w:rsidR="00264B26" w:rsidRPr="00264B26" w14:paraId="0CA00CC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4C7601" w14:textId="77777777" w:rsidR="00264B26" w:rsidRPr="00264B26" w:rsidRDefault="00264B26" w:rsidP="00264B26">
            <w:pPr>
              <w:rPr>
                <w:color w:val="000000" w:themeColor="text1"/>
              </w:rPr>
            </w:pPr>
            <w:r w:rsidRPr="00264B26">
              <w:rPr>
                <w:color w:val="000000" w:themeColor="text1"/>
              </w:rPr>
              <w:t>多运行的</w:t>
            </w:r>
            <w:r w:rsidRPr="00264B26">
              <w:rPr>
                <w:color w:val="000000" w:themeColor="text1"/>
              </w:rPr>
              <w:t>2000</w:t>
            </w:r>
            <w:r w:rsidRPr="00264B26">
              <w:rPr>
                <w:color w:val="000000" w:themeColor="text1"/>
              </w:rPr>
              <w:t>小时</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57FD60" w14:textId="77777777" w:rsidR="00264B26" w:rsidRPr="00264B26" w:rsidRDefault="00264B26" w:rsidP="00264B26">
            <w:pPr>
              <w:rPr>
                <w:color w:val="000000" w:themeColor="text1"/>
              </w:rPr>
            </w:pPr>
            <w:r w:rsidRPr="00264B26">
              <w:rPr>
                <w:b/>
                <w:bCs/>
                <w:color w:val="000000" w:themeColor="text1"/>
              </w:rPr>
              <w:t>Asset Life Extension</w:t>
            </w:r>
          </w:p>
        </w:tc>
      </w:tr>
      <w:tr w:rsidR="00264B26" w:rsidRPr="00264B26" w14:paraId="12559CA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167A37" w14:textId="77777777" w:rsidR="00264B26" w:rsidRPr="00264B26" w:rsidRDefault="00264B26" w:rsidP="00264B26">
            <w:pPr>
              <w:rPr>
                <w:color w:val="000000" w:themeColor="text1"/>
              </w:rPr>
            </w:pPr>
            <w:r w:rsidRPr="00264B26">
              <w:rPr>
                <w:color w:val="000000" w:themeColor="text1"/>
              </w:rPr>
              <w:t>把</w:t>
            </w:r>
            <w:r w:rsidRPr="00264B26">
              <w:rPr>
                <w:color w:val="000000" w:themeColor="text1"/>
              </w:rPr>
              <w:t>2000</w:t>
            </w:r>
            <w:r w:rsidRPr="00264B26">
              <w:rPr>
                <w:color w:val="000000" w:themeColor="text1"/>
              </w:rPr>
              <w:t>小时折现</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5B86F8" w14:textId="77777777" w:rsidR="00264B26" w:rsidRPr="00264B26" w:rsidRDefault="00264B26" w:rsidP="00264B26">
            <w:pPr>
              <w:rPr>
                <w:color w:val="000000" w:themeColor="text1"/>
              </w:rPr>
            </w:pPr>
            <w:r w:rsidRPr="00264B26">
              <w:rPr>
                <w:b/>
                <w:bCs/>
                <w:color w:val="000000" w:themeColor="text1"/>
              </w:rPr>
              <w:t>Shared Savings Model</w:t>
            </w:r>
          </w:p>
        </w:tc>
      </w:tr>
      <w:tr w:rsidR="00264B26" w:rsidRPr="00264B26" w14:paraId="583073C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679439" w14:textId="77777777" w:rsidR="00264B26" w:rsidRPr="00264B26" w:rsidRDefault="00264B26" w:rsidP="00264B26">
            <w:pPr>
              <w:rPr>
                <w:color w:val="000000" w:themeColor="text1"/>
              </w:rPr>
            </w:pPr>
            <w:r w:rsidRPr="00264B26">
              <w:rPr>
                <w:color w:val="000000" w:themeColor="text1"/>
              </w:rPr>
              <w:t>客户省</w:t>
            </w:r>
            <w:r w:rsidRPr="00264B26">
              <w:rPr>
                <w:color w:val="000000" w:themeColor="text1"/>
              </w:rPr>
              <w:t>3000</w:t>
            </w:r>
            <w:r w:rsidRPr="00264B26">
              <w:rPr>
                <w:color w:val="000000" w:themeColor="text1"/>
              </w:rPr>
              <w:t>，给</w:t>
            </w:r>
            <w:r w:rsidRPr="00264B26">
              <w:rPr>
                <w:color w:val="000000" w:themeColor="text1"/>
              </w:rPr>
              <w:t>Edwards 800</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AE3B95" w14:textId="77777777" w:rsidR="00264B26" w:rsidRPr="00264B26" w:rsidRDefault="00264B26" w:rsidP="00264B26">
            <w:pPr>
              <w:rPr>
                <w:color w:val="000000" w:themeColor="text1"/>
              </w:rPr>
            </w:pPr>
            <w:r w:rsidRPr="00264B26">
              <w:rPr>
                <w:b/>
                <w:bCs/>
                <w:color w:val="000000" w:themeColor="text1"/>
              </w:rPr>
              <w:t>Gain Sharing</w:t>
            </w:r>
          </w:p>
        </w:tc>
      </w:tr>
      <w:tr w:rsidR="00264B26" w:rsidRPr="00264B26" w14:paraId="7435BCE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D5AEE5" w14:textId="77777777" w:rsidR="00264B26" w:rsidRPr="00264B26" w:rsidRDefault="00264B26" w:rsidP="00264B26">
            <w:pPr>
              <w:rPr>
                <w:color w:val="000000" w:themeColor="text1"/>
              </w:rPr>
            </w:pPr>
            <w:r w:rsidRPr="00264B26">
              <w:rPr>
                <w:color w:val="000000" w:themeColor="text1"/>
              </w:rPr>
              <w:t>整体合同结构</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A363BB" w14:textId="77777777" w:rsidR="00264B26" w:rsidRPr="00264B26" w:rsidRDefault="00264B26" w:rsidP="00264B26">
            <w:pPr>
              <w:rPr>
                <w:color w:val="000000" w:themeColor="text1"/>
              </w:rPr>
            </w:pPr>
            <w:r w:rsidRPr="00264B26">
              <w:rPr>
                <w:b/>
                <w:bCs/>
                <w:color w:val="000000" w:themeColor="text1"/>
              </w:rPr>
              <w:t>Performance-Based Contract / OBC</w:t>
            </w:r>
          </w:p>
        </w:tc>
      </w:tr>
    </w:tbl>
    <w:p w14:paraId="5A315081" w14:textId="77777777" w:rsidR="00264B26" w:rsidRDefault="00264B26" w:rsidP="00E26C7D">
      <w:pPr>
        <w:rPr>
          <w:color w:val="000000" w:themeColor="text1"/>
        </w:rPr>
      </w:pPr>
    </w:p>
    <w:p w14:paraId="1AB0042E" w14:textId="77777777" w:rsidR="005C6009" w:rsidRPr="005C6009" w:rsidRDefault="005C6009" w:rsidP="005C6009">
      <w:pPr>
        <w:rPr>
          <w:b/>
          <w:bCs/>
          <w:color w:val="000000" w:themeColor="text1"/>
        </w:rPr>
      </w:pPr>
      <w:r w:rsidRPr="005C6009">
        <w:rPr>
          <w:b/>
          <w:bCs/>
          <w:color w:val="000000" w:themeColor="text1"/>
        </w:rPr>
        <w:t>面试话术（直接用）</w:t>
      </w:r>
    </w:p>
    <w:p w14:paraId="6D9D1999" w14:textId="77777777" w:rsidR="005C6009" w:rsidRPr="005C6009" w:rsidRDefault="005C6009" w:rsidP="005C6009">
      <w:pPr>
        <w:rPr>
          <w:color w:val="000000" w:themeColor="text1"/>
        </w:rPr>
      </w:pPr>
      <w:r w:rsidRPr="005C6009">
        <w:rPr>
          <w:i/>
          <w:iCs/>
          <w:color w:val="000000" w:themeColor="text1"/>
        </w:rPr>
        <w:t>"Edwards</w:t>
      </w:r>
      <w:r w:rsidRPr="005C6009">
        <w:rPr>
          <w:i/>
          <w:iCs/>
          <w:color w:val="000000" w:themeColor="text1"/>
        </w:rPr>
        <w:t>不只是</w:t>
      </w:r>
      <w:r w:rsidRPr="005C6009">
        <w:rPr>
          <w:i/>
          <w:iCs/>
          <w:color w:val="000000" w:themeColor="text1"/>
        </w:rPr>
        <w:t>PDM</w:t>
      </w:r>
      <w:r w:rsidRPr="005C6009">
        <w:rPr>
          <w:i/>
          <w:iCs/>
          <w:color w:val="000000" w:themeColor="text1"/>
        </w:rPr>
        <w:t>的供应商，也是潜在用户。通过预测性维护，设备寿命从强制报废的</w:t>
      </w:r>
      <w:r w:rsidRPr="005C6009">
        <w:rPr>
          <w:i/>
          <w:iCs/>
          <w:color w:val="000000" w:themeColor="text1"/>
        </w:rPr>
        <w:t>4000</w:t>
      </w:r>
      <w:r w:rsidRPr="005C6009">
        <w:rPr>
          <w:i/>
          <w:iCs/>
          <w:color w:val="000000" w:themeColor="text1"/>
        </w:rPr>
        <w:t>小时延伸到</w:t>
      </w:r>
      <w:r w:rsidRPr="005C6009">
        <w:rPr>
          <w:i/>
          <w:iCs/>
          <w:color w:val="000000" w:themeColor="text1"/>
        </w:rPr>
        <w:t>6000</w:t>
      </w:r>
      <w:r w:rsidRPr="005C6009">
        <w:rPr>
          <w:i/>
          <w:iCs/>
          <w:color w:val="000000" w:themeColor="text1"/>
        </w:rPr>
        <w:t>小时。这</w:t>
      </w:r>
      <w:r w:rsidRPr="005C6009">
        <w:rPr>
          <w:i/>
          <w:iCs/>
          <w:color w:val="000000" w:themeColor="text1"/>
        </w:rPr>
        <w:t>2000</w:t>
      </w:r>
      <w:r w:rsidRPr="005C6009">
        <w:rPr>
          <w:i/>
          <w:iCs/>
          <w:color w:val="000000" w:themeColor="text1"/>
        </w:rPr>
        <w:t>小时额外寿命是新创造的价值。通过</w:t>
      </w:r>
      <w:r w:rsidRPr="005C6009">
        <w:rPr>
          <w:i/>
          <w:iCs/>
          <w:color w:val="000000" w:themeColor="text1"/>
        </w:rPr>
        <w:t>Gain Sharing</w:t>
      </w:r>
      <w:r w:rsidRPr="005C6009">
        <w:rPr>
          <w:i/>
          <w:iCs/>
          <w:color w:val="000000" w:themeColor="text1"/>
        </w:rPr>
        <w:t>模型，</w:t>
      </w:r>
      <w:r w:rsidRPr="005C6009">
        <w:rPr>
          <w:i/>
          <w:iCs/>
          <w:color w:val="000000" w:themeColor="text1"/>
        </w:rPr>
        <w:t>Edwards</w:t>
      </w:r>
      <w:r w:rsidRPr="005C6009">
        <w:rPr>
          <w:i/>
          <w:iCs/>
          <w:color w:val="000000" w:themeColor="text1"/>
        </w:rPr>
        <w:t>和客户按比例分享这笔收益</w:t>
      </w:r>
      <w:r w:rsidRPr="005C6009">
        <w:rPr>
          <w:i/>
          <w:iCs/>
          <w:color w:val="000000" w:themeColor="text1"/>
        </w:rPr>
        <w:t>——</w:t>
      </w:r>
      <w:r w:rsidRPr="005C6009">
        <w:rPr>
          <w:i/>
          <w:iCs/>
          <w:color w:val="000000" w:themeColor="text1"/>
        </w:rPr>
        <w:t>客户以更低成本获得额外使用寿命，</w:t>
      </w:r>
      <w:r w:rsidRPr="005C6009">
        <w:rPr>
          <w:i/>
          <w:iCs/>
          <w:color w:val="000000" w:themeColor="text1"/>
        </w:rPr>
        <w:t>Edwards</w:t>
      </w:r>
      <w:r w:rsidRPr="005C6009">
        <w:rPr>
          <w:i/>
          <w:iCs/>
          <w:color w:val="000000" w:themeColor="text1"/>
        </w:rPr>
        <w:t>获得持续的收益流。这就是</w:t>
      </w:r>
      <w:r w:rsidRPr="005C6009">
        <w:rPr>
          <w:i/>
          <w:iCs/>
          <w:color w:val="000000" w:themeColor="text1"/>
        </w:rPr>
        <w:t>OBC</w:t>
      </w:r>
      <w:r w:rsidRPr="005C6009">
        <w:rPr>
          <w:i/>
          <w:iCs/>
          <w:color w:val="000000" w:themeColor="text1"/>
        </w:rPr>
        <w:t>从</w:t>
      </w:r>
      <w:r w:rsidRPr="005C6009">
        <w:rPr>
          <w:i/>
          <w:iCs/>
          <w:color w:val="000000" w:themeColor="text1"/>
        </w:rPr>
        <w:t>'</w:t>
      </w:r>
      <w:r w:rsidRPr="005C6009">
        <w:rPr>
          <w:i/>
          <w:iCs/>
          <w:color w:val="000000" w:themeColor="text1"/>
        </w:rPr>
        <w:t>卖设备</w:t>
      </w:r>
      <w:r w:rsidRPr="005C6009">
        <w:rPr>
          <w:i/>
          <w:iCs/>
          <w:color w:val="000000" w:themeColor="text1"/>
        </w:rPr>
        <w:t>'</w:t>
      </w:r>
      <w:r w:rsidRPr="005C6009">
        <w:rPr>
          <w:i/>
          <w:iCs/>
          <w:color w:val="000000" w:themeColor="text1"/>
        </w:rPr>
        <w:t>转向</w:t>
      </w:r>
      <w:r w:rsidRPr="005C6009">
        <w:rPr>
          <w:i/>
          <w:iCs/>
          <w:color w:val="000000" w:themeColor="text1"/>
        </w:rPr>
        <w:t>'</w:t>
      </w:r>
      <w:r w:rsidRPr="005C6009">
        <w:rPr>
          <w:i/>
          <w:iCs/>
          <w:color w:val="000000" w:themeColor="text1"/>
        </w:rPr>
        <w:t>卖结果</w:t>
      </w:r>
      <w:r w:rsidRPr="005C6009">
        <w:rPr>
          <w:i/>
          <w:iCs/>
          <w:color w:val="000000" w:themeColor="text1"/>
        </w:rPr>
        <w:t>'</w:t>
      </w:r>
      <w:r w:rsidRPr="005C6009">
        <w:rPr>
          <w:i/>
          <w:iCs/>
          <w:color w:val="000000" w:themeColor="text1"/>
        </w:rPr>
        <w:t>的核心逻辑。</w:t>
      </w:r>
      <w:r w:rsidRPr="005C6009">
        <w:rPr>
          <w:i/>
          <w:iCs/>
          <w:color w:val="000000" w:themeColor="text1"/>
        </w:rPr>
        <w:t>"</w:t>
      </w:r>
    </w:p>
    <w:p w14:paraId="497E272A" w14:textId="77777777" w:rsidR="00583B52" w:rsidRPr="00583B52" w:rsidRDefault="00583B52" w:rsidP="00583B52">
      <w:pPr>
        <w:rPr>
          <w:b/>
          <w:bCs/>
          <w:color w:val="FF0000"/>
        </w:rPr>
      </w:pPr>
      <w:r w:rsidRPr="00583B52">
        <w:rPr>
          <w:b/>
          <w:bCs/>
          <w:color w:val="FF0000"/>
        </w:rPr>
        <w:t>时域特征提取</w:t>
      </w:r>
      <w:r w:rsidRPr="00583B52">
        <w:rPr>
          <w:b/>
          <w:bCs/>
          <w:color w:val="FF0000"/>
        </w:rPr>
        <w:t xml:space="preserve"> </w:t>
      </w:r>
      <w:r w:rsidRPr="00583B52">
        <w:rPr>
          <w:rFonts w:ascii="Segoe UI Emoji" w:hAnsi="Segoe UI Emoji" w:cs="Segoe UI Emoji"/>
          <w:b/>
          <w:bCs/>
          <w:color w:val="FF0000"/>
        </w:rPr>
        <w:t>🔥🔥</w:t>
      </w:r>
    </w:p>
    <w:p w14:paraId="07B15E30" w14:textId="77777777" w:rsidR="00583B52" w:rsidRPr="006E0F42" w:rsidRDefault="00583B52" w:rsidP="00583B52">
      <w:pPr>
        <w:rPr>
          <w:color w:val="000000" w:themeColor="text1"/>
        </w:rPr>
      </w:pPr>
      <w:r w:rsidRPr="006E0F42">
        <w:rPr>
          <w:color w:val="000000" w:themeColor="text1"/>
        </w:rPr>
        <w:pict w14:anchorId="6CCB2CAF">
          <v:rect id="_x0000_i1054" style="width:0;height:1.5pt" o:hralign="center" o:hrstd="t" o:hr="t" fillcolor="#a0a0a0" stroked="f"/>
        </w:pict>
      </w:r>
    </w:p>
    <w:p w14:paraId="3A770871" w14:textId="77777777" w:rsidR="00583B52" w:rsidRPr="006E0F42" w:rsidRDefault="00583B52" w:rsidP="00583B52">
      <w:pPr>
        <w:rPr>
          <w:b/>
          <w:bCs/>
          <w:color w:val="000000" w:themeColor="text1"/>
        </w:rPr>
      </w:pPr>
      <w:r w:rsidRPr="006E0F42">
        <w:rPr>
          <w:b/>
          <w:bCs/>
          <w:color w:val="000000" w:themeColor="text1"/>
        </w:rPr>
        <w:t xml:space="preserve">5.1 </w:t>
      </w:r>
      <w:r w:rsidRPr="006E0F42">
        <w:rPr>
          <w:b/>
          <w:bCs/>
          <w:color w:val="000000" w:themeColor="text1"/>
        </w:rPr>
        <w:t>为什么要提取时域特征？</w:t>
      </w:r>
    </w:p>
    <w:p w14:paraId="038BA8F4" w14:textId="77777777" w:rsidR="00583B52" w:rsidRPr="006E0F42" w:rsidRDefault="00583B52" w:rsidP="00583B52">
      <w:pPr>
        <w:rPr>
          <w:color w:val="000000" w:themeColor="text1"/>
        </w:rPr>
      </w:pPr>
      <w:r w:rsidRPr="006E0F42">
        <w:rPr>
          <w:color w:val="000000" w:themeColor="text1"/>
        </w:rPr>
        <w:t>你的</w:t>
      </w:r>
      <w:r w:rsidRPr="006E0F42">
        <w:rPr>
          <w:color w:val="000000" w:themeColor="text1"/>
        </w:rPr>
        <w:t>LSTM</w:t>
      </w:r>
      <w:r w:rsidRPr="006E0F42">
        <w:rPr>
          <w:color w:val="000000" w:themeColor="text1"/>
        </w:rPr>
        <w:t>直接吃</w:t>
      </w:r>
      <w:r w:rsidRPr="006E0F42">
        <w:rPr>
          <w:b/>
          <w:bCs/>
          <w:color w:val="000000" w:themeColor="text1"/>
        </w:rPr>
        <w:t>原始传感器序列</w:t>
      </w:r>
      <w:r w:rsidRPr="006E0F42">
        <w:rPr>
          <w:color w:val="000000" w:themeColor="text1"/>
        </w:rPr>
        <w:t>，但在工业实践中，经常需要先提取时域特征：</w:t>
      </w:r>
    </w:p>
    <w:tbl>
      <w:tblPr>
        <w:tblW w:w="5000" w:type="pct"/>
        <w:tblCellMar>
          <w:top w:w="15" w:type="dxa"/>
          <w:left w:w="15" w:type="dxa"/>
          <w:bottom w:w="15" w:type="dxa"/>
          <w:right w:w="15" w:type="dxa"/>
        </w:tblCellMar>
        <w:tblLook w:val="04A0" w:firstRow="1" w:lastRow="0" w:firstColumn="1" w:lastColumn="0" w:noHBand="0" w:noVBand="1"/>
      </w:tblPr>
      <w:tblGrid>
        <w:gridCol w:w="4184"/>
        <w:gridCol w:w="2765"/>
        <w:gridCol w:w="3835"/>
      </w:tblGrid>
      <w:tr w:rsidR="006E0F42" w:rsidRPr="006E0F42" w14:paraId="65997B3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DB12E25" w14:textId="77777777" w:rsidR="006E0F42" w:rsidRPr="006E0F42" w:rsidRDefault="006E0F42" w:rsidP="006E0F42">
            <w:pPr>
              <w:rPr>
                <w:b/>
                <w:bCs/>
                <w:color w:val="000000" w:themeColor="text1"/>
              </w:rPr>
            </w:pPr>
            <w:r w:rsidRPr="006E0F42">
              <w:rPr>
                <w:b/>
                <w:bCs/>
                <w:color w:val="000000" w:themeColor="text1"/>
              </w:rPr>
              <w:t>场景</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1440628" w14:textId="77777777" w:rsidR="006E0F42" w:rsidRPr="006E0F42" w:rsidRDefault="006E0F42" w:rsidP="006E0F42">
            <w:pPr>
              <w:rPr>
                <w:b/>
                <w:bCs/>
                <w:color w:val="000000" w:themeColor="text1"/>
              </w:rPr>
            </w:pPr>
            <w:r w:rsidRPr="006E0F42">
              <w:rPr>
                <w:b/>
                <w:bCs/>
                <w:color w:val="000000" w:themeColor="text1"/>
              </w:rPr>
              <w:t>用原始序列</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9ACCF4D" w14:textId="77777777" w:rsidR="006E0F42" w:rsidRPr="006E0F42" w:rsidRDefault="006E0F42" w:rsidP="006E0F42">
            <w:pPr>
              <w:rPr>
                <w:b/>
                <w:bCs/>
                <w:color w:val="000000" w:themeColor="text1"/>
              </w:rPr>
            </w:pPr>
            <w:r w:rsidRPr="006E0F42">
              <w:rPr>
                <w:b/>
                <w:bCs/>
                <w:color w:val="000000" w:themeColor="text1"/>
              </w:rPr>
              <w:t>用时域特征</w:t>
            </w:r>
          </w:p>
        </w:tc>
      </w:tr>
      <w:tr w:rsidR="006E0F42" w:rsidRPr="006E0F42" w14:paraId="1C4F68E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19B654" w14:textId="77777777" w:rsidR="006E0F42" w:rsidRPr="006E0F42" w:rsidRDefault="006E0F42" w:rsidP="006E0F42">
            <w:pPr>
              <w:rPr>
                <w:color w:val="000000" w:themeColor="text1"/>
              </w:rPr>
            </w:pPr>
            <w:r w:rsidRPr="006E0F42">
              <w:rPr>
                <w:color w:val="000000" w:themeColor="text1"/>
              </w:rPr>
              <w:t>数据量大、有</w:t>
            </w:r>
            <w:r w:rsidRPr="006E0F42">
              <w:rPr>
                <w:color w:val="000000" w:themeColor="text1"/>
              </w:rPr>
              <w:t>GPU</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748A89" w14:textId="77777777" w:rsidR="006E0F42" w:rsidRPr="006E0F42" w:rsidRDefault="006E0F42" w:rsidP="006E0F42">
            <w:pPr>
              <w:rPr>
                <w:color w:val="000000" w:themeColor="text1"/>
              </w:rPr>
            </w:pPr>
            <w:r w:rsidRPr="006E0F42">
              <w:rPr>
                <w:rFonts w:ascii="Segoe UI Emoji" w:hAnsi="Segoe UI Emoji" w:cs="Segoe UI Emoji"/>
                <w:color w:val="000000" w:themeColor="text1"/>
              </w:rPr>
              <w:t>✅</w:t>
            </w:r>
            <w:r w:rsidRPr="006E0F42">
              <w:rPr>
                <w:color w:val="000000" w:themeColor="text1"/>
              </w:rPr>
              <w:t xml:space="preserve"> LSTM</w:t>
            </w:r>
            <w:r w:rsidRPr="006E0F42">
              <w:rPr>
                <w:color w:val="000000" w:themeColor="text1"/>
              </w:rPr>
              <w:t>直接吃</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F37154" w14:textId="77777777" w:rsidR="006E0F42" w:rsidRPr="006E0F42" w:rsidRDefault="006E0F42" w:rsidP="006E0F42">
            <w:pPr>
              <w:rPr>
                <w:color w:val="000000" w:themeColor="text1"/>
              </w:rPr>
            </w:pPr>
            <w:r w:rsidRPr="006E0F42">
              <w:rPr>
                <w:color w:val="000000" w:themeColor="text1"/>
              </w:rPr>
              <w:t>—</w:t>
            </w:r>
          </w:p>
        </w:tc>
      </w:tr>
      <w:tr w:rsidR="006E0F42" w:rsidRPr="006E0F42" w14:paraId="0803975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78210A" w14:textId="77777777" w:rsidR="006E0F42" w:rsidRPr="006E0F42" w:rsidRDefault="006E0F42" w:rsidP="006E0F42">
            <w:pPr>
              <w:rPr>
                <w:color w:val="000000" w:themeColor="text1"/>
              </w:rPr>
            </w:pPr>
            <w:r w:rsidRPr="006E0F42">
              <w:rPr>
                <w:color w:val="000000" w:themeColor="text1"/>
              </w:rPr>
              <w:t>数据量小、传统</w:t>
            </w:r>
            <w:r w:rsidRPr="006E0F42">
              <w:rPr>
                <w:color w:val="000000" w:themeColor="text1"/>
              </w:rPr>
              <w:t>ML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983C2B" w14:textId="77777777" w:rsidR="006E0F42" w:rsidRPr="006E0F42" w:rsidRDefault="006E0F42" w:rsidP="006E0F42">
            <w:pPr>
              <w:rPr>
                <w:color w:val="000000" w:themeColor="text1"/>
              </w:rPr>
            </w:pPr>
            <w:r w:rsidRPr="006E0F42">
              <w:rPr>
                <w:color w:val="000000" w:themeColor="text1"/>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493F07" w14:textId="77777777" w:rsidR="006E0F42" w:rsidRPr="006E0F42" w:rsidRDefault="006E0F42" w:rsidP="006E0F42">
            <w:pPr>
              <w:rPr>
                <w:color w:val="000000" w:themeColor="text1"/>
              </w:rPr>
            </w:pPr>
            <w:r w:rsidRPr="006E0F42">
              <w:rPr>
                <w:rFonts w:ascii="Segoe UI Emoji" w:hAnsi="Segoe UI Emoji" w:cs="Segoe UI Emoji"/>
                <w:color w:val="000000" w:themeColor="text1"/>
              </w:rPr>
              <w:t>✅</w:t>
            </w:r>
            <w:r w:rsidRPr="006E0F42">
              <w:rPr>
                <w:color w:val="000000" w:themeColor="text1"/>
              </w:rPr>
              <w:t xml:space="preserve"> </w:t>
            </w:r>
            <w:r w:rsidRPr="006E0F42">
              <w:rPr>
                <w:color w:val="000000" w:themeColor="text1"/>
              </w:rPr>
              <w:t>先提特征再</w:t>
            </w:r>
            <w:proofErr w:type="spellStart"/>
            <w:r w:rsidRPr="006E0F42">
              <w:rPr>
                <w:color w:val="000000" w:themeColor="text1"/>
              </w:rPr>
              <w:t>XGBoost</w:t>
            </w:r>
            <w:proofErr w:type="spellEnd"/>
          </w:p>
        </w:tc>
      </w:tr>
      <w:tr w:rsidR="006E0F42" w:rsidRPr="006E0F42" w14:paraId="73002B3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D15CAB" w14:textId="77777777" w:rsidR="006E0F42" w:rsidRPr="006E0F42" w:rsidRDefault="006E0F42" w:rsidP="006E0F42">
            <w:pPr>
              <w:rPr>
                <w:color w:val="000000" w:themeColor="text1"/>
              </w:rPr>
            </w:pPr>
            <w:r w:rsidRPr="006E0F42">
              <w:rPr>
                <w:color w:val="000000" w:themeColor="text1"/>
              </w:rPr>
              <w:t>需要可解释性</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DCB5DB" w14:textId="77777777" w:rsidR="006E0F42" w:rsidRPr="006E0F42" w:rsidRDefault="006E0F42" w:rsidP="006E0F42">
            <w:pPr>
              <w:rPr>
                <w:color w:val="000000" w:themeColor="text1"/>
              </w:rPr>
            </w:pPr>
            <w:r w:rsidRPr="006E0F42">
              <w:rPr>
                <w:color w:val="000000" w:themeColor="text1"/>
              </w:rPr>
              <w:t>难解释</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397310" w14:textId="77777777" w:rsidR="006E0F42" w:rsidRPr="006E0F42" w:rsidRDefault="006E0F42" w:rsidP="006E0F42">
            <w:pPr>
              <w:rPr>
                <w:color w:val="000000" w:themeColor="text1"/>
              </w:rPr>
            </w:pPr>
            <w:r w:rsidRPr="006E0F42">
              <w:rPr>
                <w:rFonts w:ascii="Segoe UI Emoji" w:hAnsi="Segoe UI Emoji" w:cs="Segoe UI Emoji"/>
                <w:color w:val="000000" w:themeColor="text1"/>
              </w:rPr>
              <w:t>✅</w:t>
            </w:r>
            <w:r w:rsidRPr="006E0F42">
              <w:rPr>
                <w:color w:val="000000" w:themeColor="text1"/>
              </w:rPr>
              <w:t xml:space="preserve"> </w:t>
            </w:r>
            <w:r w:rsidRPr="006E0F42">
              <w:rPr>
                <w:color w:val="000000" w:themeColor="text1"/>
              </w:rPr>
              <w:t>特征有物理意义</w:t>
            </w:r>
          </w:p>
        </w:tc>
      </w:tr>
      <w:tr w:rsidR="006E0F42" w:rsidRPr="006E0F42" w14:paraId="6A94343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886C74D" w14:textId="77777777" w:rsidR="006E0F42" w:rsidRPr="006E0F42" w:rsidRDefault="006E0F42" w:rsidP="006E0F42">
            <w:pPr>
              <w:rPr>
                <w:color w:val="000000" w:themeColor="text1"/>
              </w:rPr>
            </w:pPr>
            <w:r w:rsidRPr="006E0F42">
              <w:rPr>
                <w:color w:val="000000" w:themeColor="text1"/>
              </w:rPr>
              <w:t>计算资源受限（边缘部署）</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98CB96" w14:textId="77777777" w:rsidR="006E0F42" w:rsidRPr="006E0F42" w:rsidRDefault="006E0F42" w:rsidP="006E0F42">
            <w:pPr>
              <w:rPr>
                <w:color w:val="000000" w:themeColor="text1"/>
              </w:rPr>
            </w:pPr>
            <w:r w:rsidRPr="006E0F42">
              <w:rPr>
                <w:color w:val="000000" w:themeColor="text1"/>
              </w:rPr>
              <w:t>太重</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1C70193" w14:textId="77777777" w:rsidR="006E0F42" w:rsidRPr="006E0F42" w:rsidRDefault="006E0F42" w:rsidP="006E0F42">
            <w:pPr>
              <w:rPr>
                <w:color w:val="000000" w:themeColor="text1"/>
              </w:rPr>
            </w:pPr>
            <w:r w:rsidRPr="006E0F42">
              <w:rPr>
                <w:rFonts w:ascii="Segoe UI Emoji" w:hAnsi="Segoe UI Emoji" w:cs="Segoe UI Emoji"/>
                <w:color w:val="000000" w:themeColor="text1"/>
              </w:rPr>
              <w:t>✅</w:t>
            </w:r>
            <w:r w:rsidRPr="006E0F42">
              <w:rPr>
                <w:color w:val="000000" w:themeColor="text1"/>
              </w:rPr>
              <w:t xml:space="preserve"> </w:t>
            </w:r>
            <w:r w:rsidRPr="006E0F42">
              <w:rPr>
                <w:color w:val="000000" w:themeColor="text1"/>
              </w:rPr>
              <w:t>轻量</w:t>
            </w:r>
          </w:p>
        </w:tc>
      </w:tr>
    </w:tbl>
    <w:p w14:paraId="3354C35A" w14:textId="77777777" w:rsidR="00583B52" w:rsidRPr="006E0F42" w:rsidRDefault="00583B52" w:rsidP="00583B52">
      <w:pPr>
        <w:rPr>
          <w:color w:val="000000" w:themeColor="text1"/>
        </w:rPr>
      </w:pPr>
    </w:p>
    <w:p w14:paraId="64D9A275" w14:textId="77777777" w:rsidR="006E0F42" w:rsidRPr="006E0F42" w:rsidRDefault="006E0F42" w:rsidP="006E0F42">
      <w:pPr>
        <w:rPr>
          <w:b/>
          <w:bCs/>
          <w:color w:val="000000" w:themeColor="text1"/>
        </w:rPr>
      </w:pPr>
      <w:r w:rsidRPr="006E0F42">
        <w:rPr>
          <w:b/>
          <w:bCs/>
          <w:color w:val="000000" w:themeColor="text1"/>
        </w:rPr>
        <w:lastRenderedPageBreak/>
        <w:t xml:space="preserve">5.2 </w:t>
      </w:r>
      <w:r w:rsidRPr="006E0F42">
        <w:rPr>
          <w:b/>
          <w:bCs/>
          <w:color w:val="000000" w:themeColor="text1"/>
        </w:rPr>
        <w:t>核心时域特征（必背）</w:t>
      </w:r>
    </w:p>
    <w:p w14:paraId="0C3A439D" w14:textId="77777777" w:rsidR="006E0F42" w:rsidRPr="006E0F42" w:rsidRDefault="006E0F42" w:rsidP="006E0F42">
      <w:pPr>
        <w:rPr>
          <w:b/>
          <w:bCs/>
          <w:color w:val="000000" w:themeColor="text1"/>
        </w:rPr>
      </w:pPr>
      <w:r w:rsidRPr="006E0F42">
        <w:rPr>
          <w:b/>
          <w:bCs/>
          <w:color w:val="000000" w:themeColor="text1"/>
        </w:rPr>
        <w:t>统计类特征</w:t>
      </w:r>
    </w:p>
    <w:tbl>
      <w:tblPr>
        <w:tblW w:w="5000" w:type="pct"/>
        <w:tblCellMar>
          <w:top w:w="15" w:type="dxa"/>
          <w:left w:w="15" w:type="dxa"/>
          <w:bottom w:w="15" w:type="dxa"/>
          <w:right w:w="15" w:type="dxa"/>
        </w:tblCellMar>
        <w:tblLook w:val="04A0" w:firstRow="1" w:lastRow="0" w:firstColumn="1" w:lastColumn="0" w:noHBand="0" w:noVBand="1"/>
      </w:tblPr>
      <w:tblGrid>
        <w:gridCol w:w="1623"/>
        <w:gridCol w:w="3642"/>
        <w:gridCol w:w="5519"/>
      </w:tblGrid>
      <w:tr w:rsidR="00CE0BDD" w:rsidRPr="00CE0BDD" w14:paraId="404CDE41"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D183F3" w14:textId="77777777" w:rsidR="00CE0BDD" w:rsidRPr="00CE0BDD" w:rsidRDefault="00CE0BDD" w:rsidP="00CE0BDD">
            <w:pPr>
              <w:rPr>
                <w:b/>
                <w:bCs/>
                <w:color w:val="000000" w:themeColor="text1"/>
              </w:rPr>
            </w:pPr>
            <w:r w:rsidRPr="00CE0BDD">
              <w:rPr>
                <w:b/>
                <w:bCs/>
                <w:color w:val="000000" w:themeColor="text1"/>
              </w:rPr>
              <w:t>特征</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CBFBF3D" w14:textId="77777777" w:rsidR="00CE0BDD" w:rsidRPr="00CE0BDD" w:rsidRDefault="00CE0BDD" w:rsidP="00CE0BDD">
            <w:pPr>
              <w:rPr>
                <w:b/>
                <w:bCs/>
                <w:color w:val="000000" w:themeColor="text1"/>
              </w:rPr>
            </w:pPr>
            <w:r w:rsidRPr="00CE0BDD">
              <w:rPr>
                <w:b/>
                <w:bCs/>
                <w:color w:val="000000" w:themeColor="text1"/>
              </w:rPr>
              <w:t>公式</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3188FAD" w14:textId="77777777" w:rsidR="00CE0BDD" w:rsidRPr="00CE0BDD" w:rsidRDefault="00CE0BDD" w:rsidP="00CE0BDD">
            <w:pPr>
              <w:rPr>
                <w:b/>
                <w:bCs/>
                <w:color w:val="000000" w:themeColor="text1"/>
              </w:rPr>
            </w:pPr>
            <w:r w:rsidRPr="00CE0BDD">
              <w:rPr>
                <w:b/>
                <w:bCs/>
                <w:color w:val="000000" w:themeColor="text1"/>
              </w:rPr>
              <w:t>物理意义</w:t>
            </w:r>
          </w:p>
        </w:tc>
      </w:tr>
      <w:tr w:rsidR="00CE0BDD" w:rsidRPr="00CE0BDD" w14:paraId="2E48437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7277F" w14:textId="77777777" w:rsidR="00CE0BDD" w:rsidRPr="00CE0BDD" w:rsidRDefault="00CE0BDD" w:rsidP="00CE0BDD">
            <w:pPr>
              <w:rPr>
                <w:color w:val="000000" w:themeColor="text1"/>
              </w:rPr>
            </w:pPr>
            <w:r w:rsidRPr="00CE0BDD">
              <w:rPr>
                <w:b/>
                <w:bCs/>
                <w:color w:val="000000" w:themeColor="text1"/>
              </w:rPr>
              <w:t>均值</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7B322B5" w14:textId="630F30E1" w:rsidR="00CE0BDD" w:rsidRPr="00CE0BDD" w:rsidRDefault="00CE0BDD" w:rsidP="00CE0BDD">
            <w:pPr>
              <w:rPr>
                <w:color w:val="000000" w:themeColor="text1"/>
              </w:rPr>
            </w:pPr>
            <m:oMathPara>
              <m:oMath>
                <m:acc>
                  <m:accPr>
                    <m:chr m:val="ˉ"/>
                    <m:ctrlPr>
                      <w:rPr>
                        <w:rFonts w:ascii="Cambria Math" w:hAnsi="Cambria Math"/>
                        <w:color w:val="000000" w:themeColor="text1"/>
                      </w:rPr>
                    </m:ctrlPr>
                  </m:accPr>
                  <m:e>
                    <m:r>
                      <w:rPr>
                        <w:rFonts w:ascii="Cambria Math" w:hAnsi="Cambria Math"/>
                        <w:color w:val="000000" w:themeColor="text1"/>
                      </w:rPr>
                      <m:t>x</m:t>
                    </m:r>
                  </m:e>
                </m:acc>
                <m:r>
                  <w:rPr>
                    <w:rFonts w:ascii="Cambria Math" w:hAnsi="Cambria Math"/>
                    <w:color w:val="000000" w:themeColor="text1"/>
                  </w:rPr>
                  <m:t>=</m:t>
                </m:r>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473EFD" w14:textId="77777777" w:rsidR="00CE0BDD" w:rsidRPr="00CE0BDD" w:rsidRDefault="00CE0BDD" w:rsidP="00CE0BDD">
            <w:pPr>
              <w:rPr>
                <w:color w:val="000000" w:themeColor="text1"/>
              </w:rPr>
            </w:pPr>
            <w:r w:rsidRPr="00CE0BDD">
              <w:rPr>
                <w:color w:val="000000" w:themeColor="text1"/>
              </w:rPr>
              <w:t>信号基线水平</w:t>
            </w:r>
          </w:p>
        </w:tc>
      </w:tr>
      <w:tr w:rsidR="00CE0BDD" w:rsidRPr="00CE0BDD" w14:paraId="6A3E197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50A74A" w14:textId="77777777" w:rsidR="00CE0BDD" w:rsidRPr="00CE0BDD" w:rsidRDefault="00CE0BDD" w:rsidP="00CE0BDD">
            <w:pPr>
              <w:rPr>
                <w:color w:val="000000" w:themeColor="text1"/>
              </w:rPr>
            </w:pPr>
            <w:r w:rsidRPr="00CE0BDD">
              <w:rPr>
                <w:b/>
                <w:bCs/>
                <w:color w:val="000000" w:themeColor="text1"/>
              </w:rPr>
              <w:t>标准差</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22E75CF" w14:textId="721C37B9" w:rsidR="00CE0BDD" w:rsidRPr="00CE0BDD" w:rsidRDefault="00CE0BDD" w:rsidP="00CE0BDD">
            <w:pPr>
              <w:rPr>
                <w:color w:val="000000" w:themeColor="text1"/>
              </w:rPr>
            </w:pPr>
            <m:oMathPara>
              <m:oMath>
                <m:r>
                  <w:rPr>
                    <w:rFonts w:ascii="Cambria Math" w:hAnsi="Cambria Math"/>
                    <w:color w:val="000000" w:themeColor="text1"/>
                  </w:rPr>
                  <m:t>σ=</m:t>
                </m:r>
                <m:rad>
                  <m:radPr>
                    <m:degHide m:val="1"/>
                    <m:ctrlPr>
                      <w:rPr>
                        <w:rFonts w:ascii="Cambria Math" w:hAnsi="Cambria Math"/>
                        <w:color w:val="000000" w:themeColor="text1"/>
                      </w:rPr>
                    </m:ctrlPr>
                  </m:radPr>
                  <m:deg/>
                  <m:e>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i</m:t>
                        </m:r>
                      </m:sub>
                    </m:sSub>
                    <m:r>
                      <w:rPr>
                        <w:rFonts w:ascii="Cambria Math" w:hAnsi="Cambria Math"/>
                        <w:color w:val="000000" w:themeColor="text1"/>
                      </w:rPr>
                      <m:t>-</m:t>
                    </m:r>
                    <m:acc>
                      <m:accPr>
                        <m:chr m:val="ˉ"/>
                        <m:ctrlPr>
                          <w:rPr>
                            <w:rFonts w:ascii="Cambria Math" w:hAnsi="Cambria Math"/>
                            <w:color w:val="000000" w:themeColor="text1"/>
                          </w:rPr>
                        </m:ctrlPr>
                      </m:accPr>
                      <m:e>
                        <m:r>
                          <w:rPr>
                            <w:rFonts w:ascii="Cambria Math" w:hAnsi="Cambria Math"/>
                            <w:color w:val="000000" w:themeColor="text1"/>
                          </w:rPr>
                          <m:t>x</m:t>
                        </m:r>
                      </m:e>
                    </m:acc>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e>
                </m:rad>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6A5B51" w14:textId="77777777" w:rsidR="00CE0BDD" w:rsidRPr="00CE0BDD" w:rsidRDefault="00CE0BDD" w:rsidP="00CE0BDD">
            <w:pPr>
              <w:rPr>
                <w:color w:val="000000" w:themeColor="text1"/>
              </w:rPr>
            </w:pPr>
            <w:r w:rsidRPr="00CE0BDD">
              <w:rPr>
                <w:color w:val="000000" w:themeColor="text1"/>
              </w:rPr>
              <w:t>波动幅度</w:t>
            </w:r>
          </w:p>
        </w:tc>
      </w:tr>
      <w:tr w:rsidR="00CE0BDD" w:rsidRPr="00CE0BDD" w14:paraId="7051CF1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6347B0" w14:textId="77777777" w:rsidR="00CE0BDD" w:rsidRPr="00CE0BDD" w:rsidRDefault="00CE0BDD" w:rsidP="00CE0BDD">
            <w:pPr>
              <w:rPr>
                <w:color w:val="000000" w:themeColor="text1"/>
              </w:rPr>
            </w:pPr>
            <w:r w:rsidRPr="00CE0BDD">
              <w:rPr>
                <w:b/>
                <w:bCs/>
                <w:color w:val="000000" w:themeColor="text1"/>
              </w:rPr>
              <w:t>RMS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C20EE4" w14:textId="3FC9E4CD" w:rsidR="00CE0BDD" w:rsidRPr="00CE0BDD" w:rsidRDefault="00CE0BDD" w:rsidP="00CE0BDD">
            <w:pPr>
              <w:rPr>
                <w:color w:val="000000" w:themeColor="text1"/>
              </w:rPr>
            </w:pPr>
            <m:oMathPara>
              <m:oMath>
                <m:r>
                  <m:rPr>
                    <m:nor/>
                  </m:rPr>
                  <w:rPr>
                    <w:color w:val="000000" w:themeColor="text1"/>
                  </w:rPr>
                  <m:t>RMS</m:t>
                </m:r>
                <m:r>
                  <w:rPr>
                    <w:rFonts w:ascii="Cambria Math" w:hAnsi="Cambria Math"/>
                    <w:color w:val="000000" w:themeColor="text1"/>
                  </w:rPr>
                  <m:t>=</m:t>
                </m:r>
                <m:rad>
                  <m:radPr>
                    <m:degHide m:val="1"/>
                    <m:ctrlPr>
                      <w:rPr>
                        <w:rFonts w:ascii="Cambria Math" w:hAnsi="Cambria Math"/>
                        <w:color w:val="000000" w:themeColor="text1"/>
                      </w:rPr>
                    </m:ctrlPr>
                  </m:radPr>
                  <m:deg/>
                  <m:e>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r>
                      <w:rPr>
                        <w:rFonts w:ascii="Cambria Math" w:hAnsi="Cambria Math"/>
                        <w:color w:val="000000" w:themeColor="text1"/>
                      </w:rPr>
                      <m:t>∑</m:t>
                    </m:r>
                    <m:sSubSup>
                      <m:sSubSupPr>
                        <m:ctrlPr>
                          <w:rPr>
                            <w:rFonts w:ascii="Cambria Math" w:hAnsi="Cambria Math"/>
                            <w:color w:val="000000" w:themeColor="text1"/>
                          </w:rPr>
                        </m:ctrlPr>
                      </m:sSubSupPr>
                      <m:e>
                        <m:r>
                          <w:rPr>
                            <w:rFonts w:ascii="Cambria Math" w:hAnsi="Cambria Math"/>
                            <w:color w:val="000000" w:themeColor="text1"/>
                          </w:rPr>
                          <m:t>x</m:t>
                        </m:r>
                      </m:e>
                      <m:sub>
                        <m:r>
                          <w:rPr>
                            <w:rFonts w:ascii="Cambria Math" w:hAnsi="Cambria Math"/>
                            <w:color w:val="000000" w:themeColor="text1"/>
                          </w:rPr>
                          <m:t>i</m:t>
                        </m:r>
                      </m:sub>
                      <m:sup>
                        <m:r>
                          <w:rPr>
                            <w:rFonts w:ascii="Cambria Math" w:hAnsi="Cambria Math"/>
                            <w:color w:val="000000" w:themeColor="text1"/>
                          </w:rPr>
                          <m:t>2</m:t>
                        </m:r>
                      </m:sup>
                    </m:sSubSup>
                  </m:e>
                </m:rad>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1C226A7" w14:textId="77777777" w:rsidR="00CE0BDD" w:rsidRPr="00CE0BDD" w:rsidRDefault="00CE0BDD" w:rsidP="00CE0BDD">
            <w:pPr>
              <w:rPr>
                <w:color w:val="000000" w:themeColor="text1"/>
              </w:rPr>
            </w:pPr>
            <w:r w:rsidRPr="00CE0BDD">
              <w:rPr>
                <w:color w:val="000000" w:themeColor="text1"/>
              </w:rPr>
              <w:t>能量大小，振动分析核心指标</w:t>
            </w:r>
          </w:p>
        </w:tc>
      </w:tr>
      <w:tr w:rsidR="00CE0BDD" w:rsidRPr="00CE0BDD" w14:paraId="230E743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D82EAA5" w14:textId="77777777" w:rsidR="00CE0BDD" w:rsidRPr="00CE0BDD" w:rsidRDefault="00CE0BDD" w:rsidP="00CE0BDD">
            <w:pPr>
              <w:rPr>
                <w:color w:val="000000" w:themeColor="text1"/>
              </w:rPr>
            </w:pPr>
            <w:r w:rsidRPr="00CE0BDD">
              <w:rPr>
                <w:b/>
                <w:bCs/>
                <w:color w:val="000000" w:themeColor="text1"/>
              </w:rPr>
              <w:t>峰值</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2707974" w14:textId="799F3177" w:rsidR="00CE0BDD" w:rsidRPr="00CE0BDD" w:rsidRDefault="00CE0BDD" w:rsidP="00CE0BDD">
            <w:pP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max</m:t>
                    </m:r>
                  </m:sub>
                </m:sSub>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F05C36" w14:textId="77777777" w:rsidR="00CE0BDD" w:rsidRPr="00CE0BDD" w:rsidRDefault="00CE0BDD" w:rsidP="00CE0BDD">
            <w:pPr>
              <w:rPr>
                <w:color w:val="000000" w:themeColor="text1"/>
              </w:rPr>
            </w:pPr>
            <w:r w:rsidRPr="00CE0BDD">
              <w:rPr>
                <w:color w:val="000000" w:themeColor="text1"/>
              </w:rPr>
              <w:t>最大冲击</w:t>
            </w:r>
          </w:p>
        </w:tc>
      </w:tr>
      <w:tr w:rsidR="00CE0BDD" w:rsidRPr="00CE0BDD" w14:paraId="46CB4E5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8DFBDB" w14:textId="77777777" w:rsidR="00CE0BDD" w:rsidRPr="00CE0BDD" w:rsidRDefault="00CE0BDD" w:rsidP="00CE0BDD">
            <w:pPr>
              <w:rPr>
                <w:color w:val="000000" w:themeColor="text1"/>
              </w:rPr>
            </w:pPr>
            <w:r w:rsidRPr="00CE0BDD">
              <w:rPr>
                <w:b/>
                <w:bCs/>
                <w:color w:val="000000" w:themeColor="text1"/>
              </w:rPr>
              <w:t>峰峰值</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E040D7F" w14:textId="53CE0673" w:rsidR="00CE0BDD" w:rsidRPr="00CE0BDD" w:rsidRDefault="00CE0BDD" w:rsidP="00CE0BDD">
            <w:pP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max</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min</m:t>
                    </m:r>
                  </m:sub>
                </m:sSub>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C86B49A" w14:textId="77777777" w:rsidR="00CE0BDD" w:rsidRPr="00CE0BDD" w:rsidRDefault="00CE0BDD" w:rsidP="00CE0BDD">
            <w:pPr>
              <w:rPr>
                <w:color w:val="000000" w:themeColor="text1"/>
              </w:rPr>
            </w:pPr>
            <w:r w:rsidRPr="00CE0BDD">
              <w:rPr>
                <w:color w:val="000000" w:themeColor="text1"/>
              </w:rPr>
              <w:t>信号总范围</w:t>
            </w:r>
          </w:p>
        </w:tc>
      </w:tr>
    </w:tbl>
    <w:p w14:paraId="39B8C0ED" w14:textId="77777777" w:rsidR="00583B52" w:rsidRDefault="00583B52" w:rsidP="00583B52">
      <w:pPr>
        <w:rPr>
          <w:color w:val="000000" w:themeColor="text1"/>
        </w:rPr>
      </w:pPr>
    </w:p>
    <w:p w14:paraId="6273822C" w14:textId="21086B09" w:rsidR="00F26817" w:rsidRPr="006E0F42" w:rsidRDefault="00F26817" w:rsidP="00583B52">
      <w:pPr>
        <w:rPr>
          <w:rFonts w:hint="eastAsia"/>
          <w:color w:val="000000" w:themeColor="text1"/>
        </w:rPr>
      </w:pPr>
      <w:r w:rsidRPr="00F26817">
        <w:rPr>
          <w:color w:val="000000" w:themeColor="text1"/>
        </w:rPr>
        <w:t>形状类特征（退化敏感）</w:t>
      </w:r>
    </w:p>
    <w:tbl>
      <w:tblPr>
        <w:tblW w:w="5000" w:type="pct"/>
        <w:tblCellMar>
          <w:top w:w="15" w:type="dxa"/>
          <w:left w:w="15" w:type="dxa"/>
          <w:bottom w:w="15" w:type="dxa"/>
          <w:right w:w="15" w:type="dxa"/>
        </w:tblCellMar>
        <w:tblLook w:val="04A0" w:firstRow="1" w:lastRow="0" w:firstColumn="1" w:lastColumn="0" w:noHBand="0" w:noVBand="1"/>
      </w:tblPr>
      <w:tblGrid>
        <w:gridCol w:w="2791"/>
        <w:gridCol w:w="4252"/>
        <w:gridCol w:w="3741"/>
      </w:tblGrid>
      <w:tr w:rsidR="00F26817" w:rsidRPr="00F26817" w14:paraId="6238F7B3"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EB54C09" w14:textId="77777777" w:rsidR="00F26817" w:rsidRPr="00F26817" w:rsidRDefault="00F26817" w:rsidP="00F26817">
            <w:pPr>
              <w:rPr>
                <w:b/>
                <w:bCs/>
                <w:color w:val="000000" w:themeColor="text1"/>
              </w:rPr>
            </w:pPr>
            <w:r w:rsidRPr="00F26817">
              <w:rPr>
                <w:b/>
                <w:bCs/>
                <w:color w:val="000000" w:themeColor="text1"/>
              </w:rPr>
              <w:t>特征</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32B110" w14:textId="77777777" w:rsidR="00F26817" w:rsidRPr="00F26817" w:rsidRDefault="00F26817" w:rsidP="00F26817">
            <w:pPr>
              <w:rPr>
                <w:b/>
                <w:bCs/>
                <w:color w:val="000000" w:themeColor="text1"/>
              </w:rPr>
            </w:pPr>
            <w:r w:rsidRPr="00F26817">
              <w:rPr>
                <w:b/>
                <w:bCs/>
                <w:color w:val="000000" w:themeColor="text1"/>
              </w:rPr>
              <w:t>公式</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FBF8AB4" w14:textId="77777777" w:rsidR="00F26817" w:rsidRPr="00F26817" w:rsidRDefault="00F26817" w:rsidP="00F26817">
            <w:pPr>
              <w:rPr>
                <w:b/>
                <w:bCs/>
                <w:color w:val="000000" w:themeColor="text1"/>
              </w:rPr>
            </w:pPr>
            <w:r w:rsidRPr="00F26817">
              <w:rPr>
                <w:b/>
                <w:bCs/>
                <w:color w:val="000000" w:themeColor="text1"/>
              </w:rPr>
              <w:t>物理意义</w:t>
            </w:r>
          </w:p>
        </w:tc>
      </w:tr>
      <w:tr w:rsidR="00F26817" w:rsidRPr="00F26817" w14:paraId="631B040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8385D7" w14:textId="77777777" w:rsidR="00F26817" w:rsidRPr="00F26817" w:rsidRDefault="00F26817" w:rsidP="00F26817">
            <w:pPr>
              <w:rPr>
                <w:color w:val="000000" w:themeColor="text1"/>
              </w:rPr>
            </w:pPr>
            <w:r w:rsidRPr="00F26817">
              <w:rPr>
                <w:b/>
                <w:bCs/>
                <w:color w:val="000000" w:themeColor="text1"/>
              </w:rPr>
              <w:t>峰值因子</w:t>
            </w:r>
            <w:r w:rsidRPr="00F26817">
              <w:rPr>
                <w:b/>
                <w:bCs/>
                <w:color w:val="000000" w:themeColor="text1"/>
              </w:rPr>
              <w:t xml:space="preserve"> Crest Factor</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B24D97" w14:textId="606B7291" w:rsidR="00F26817" w:rsidRPr="00F26817" w:rsidRDefault="00F26817" w:rsidP="00F26817">
            <w:pPr>
              <w:rPr>
                <w:color w:val="000000" w:themeColor="text1"/>
              </w:rPr>
            </w:pPr>
            <m:oMathPara>
              <m:oMath>
                <m:r>
                  <w:rPr>
                    <w:rFonts w:ascii="Cambria Math" w:hAnsi="Cambria Math"/>
                    <w:color w:val="000000" w:themeColor="text1"/>
                  </w:rPr>
                  <m:t>CF=</m:t>
                </m:r>
                <m:f>
                  <m:fPr>
                    <m:ctrlPr>
                      <w:rPr>
                        <w:rFonts w:ascii="Cambria Math" w:hAnsi="Cambria Math"/>
                        <w:color w:val="000000" w:themeColor="text1"/>
                      </w:rPr>
                    </m:ctrlPr>
                  </m:fPr>
                  <m:num>
                    <m:sSub>
                      <m:sSubPr>
                        <m:ctrlPr>
                          <w:rPr>
                            <w:rFonts w:ascii="Cambria Math" w:hAnsi="Cambria Math"/>
                            <w:color w:val="000000" w:themeColor="text1"/>
                          </w:rPr>
                        </m:ctrlPr>
                      </m:sSubPr>
                      <m:e>
                        <m:r>
                          <w:rPr>
                            <w:rFonts w:ascii="Cambria Math" w:hAnsi="Cambria Math"/>
                            <w:color w:val="000000" w:themeColor="text1"/>
                          </w:rPr>
                          <m:t>x</m:t>
                        </m:r>
                      </m:e>
                      <m:sub>
                        <m:r>
                          <w:rPr>
                            <w:rFonts w:ascii="Cambria Math" w:hAnsi="Cambria Math"/>
                            <w:color w:val="000000" w:themeColor="text1"/>
                          </w:rPr>
                          <m:t>max</m:t>
                        </m:r>
                      </m:sub>
                    </m:sSub>
                  </m:num>
                  <m:den>
                    <m:r>
                      <w:rPr>
                        <w:rFonts w:ascii="Cambria Math" w:hAnsi="Cambria Math"/>
                        <w:color w:val="000000" w:themeColor="text1"/>
                      </w:rPr>
                      <m:t>RMS</m:t>
                    </m:r>
                  </m:den>
                </m:f>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577472" w14:textId="77777777" w:rsidR="00F26817" w:rsidRPr="00F26817" w:rsidRDefault="00F26817" w:rsidP="00F26817">
            <w:pPr>
              <w:rPr>
                <w:color w:val="000000" w:themeColor="text1"/>
              </w:rPr>
            </w:pPr>
            <w:r w:rsidRPr="00F26817">
              <w:rPr>
                <w:color w:val="000000" w:themeColor="text1"/>
              </w:rPr>
              <w:t>冲击程度，轴承故障早期升高</w:t>
            </w:r>
          </w:p>
        </w:tc>
      </w:tr>
      <w:tr w:rsidR="00F26817" w:rsidRPr="00F26817" w14:paraId="4D4365D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76F08A" w14:textId="77777777" w:rsidR="00F26817" w:rsidRPr="00F26817" w:rsidRDefault="00F26817" w:rsidP="00F26817">
            <w:pPr>
              <w:rPr>
                <w:color w:val="000000" w:themeColor="text1"/>
              </w:rPr>
            </w:pPr>
            <w:r w:rsidRPr="00F26817">
              <w:rPr>
                <w:b/>
                <w:bCs/>
                <w:color w:val="000000" w:themeColor="text1"/>
              </w:rPr>
              <w:t>偏度</w:t>
            </w:r>
            <w:r w:rsidRPr="00F26817">
              <w:rPr>
                <w:b/>
                <w:bCs/>
                <w:color w:val="000000" w:themeColor="text1"/>
              </w:rPr>
              <w:t xml:space="preserve"> Skewness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3F6B01A" w14:textId="77777777" w:rsidR="00F26817" w:rsidRPr="00F26817" w:rsidRDefault="00F26817" w:rsidP="00F26817">
            <w:pPr>
              <w:rPr>
                <w:color w:val="000000" w:themeColor="text1"/>
              </w:rPr>
            </w:pPr>
            <w:r w:rsidRPr="00F26817">
              <w:rPr>
                <w:color w:val="000000" w:themeColor="text1"/>
              </w:rPr>
              <w:t>$$$\frac{E[(x-\bar{x})^3]}{\sigma^3}$</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9CECAB5" w14:textId="77777777" w:rsidR="00F26817" w:rsidRPr="00F26817" w:rsidRDefault="00F26817" w:rsidP="00F26817">
            <w:pPr>
              <w:rPr>
                <w:color w:val="000000" w:themeColor="text1"/>
              </w:rPr>
            </w:pPr>
            <w:r w:rsidRPr="00F26817">
              <w:rPr>
                <w:color w:val="000000" w:themeColor="text1"/>
              </w:rPr>
              <w:t>分布不对称性，正常</w:t>
            </w:r>
            <w:r w:rsidRPr="00F26817">
              <w:rPr>
                <w:color w:val="000000" w:themeColor="text1"/>
              </w:rPr>
              <w:t>≈0</w:t>
            </w:r>
          </w:p>
        </w:tc>
      </w:tr>
      <w:tr w:rsidR="00F26817" w:rsidRPr="00F26817" w14:paraId="593F7F5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DA7762D" w14:textId="77777777" w:rsidR="00F26817" w:rsidRPr="00F26817" w:rsidRDefault="00F26817" w:rsidP="00F26817">
            <w:pPr>
              <w:rPr>
                <w:color w:val="000000" w:themeColor="text1"/>
              </w:rPr>
            </w:pPr>
            <w:r w:rsidRPr="00F26817">
              <w:rPr>
                <w:b/>
                <w:bCs/>
                <w:color w:val="000000" w:themeColor="text1"/>
              </w:rPr>
              <w:t>峭度</w:t>
            </w:r>
            <w:r w:rsidRPr="00F26817">
              <w:rPr>
                <w:b/>
                <w:bCs/>
                <w:color w:val="000000" w:themeColor="text1"/>
              </w:rPr>
              <w:t xml:space="preserve"> Kurtosis</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C6D5A3E" w14:textId="77777777" w:rsidR="00F26817" w:rsidRPr="00F26817" w:rsidRDefault="00F26817" w:rsidP="00F26817">
            <w:pPr>
              <w:rPr>
                <w:color w:val="000000" w:themeColor="text1"/>
              </w:rPr>
            </w:pPr>
            <w:r w:rsidRPr="00F26817">
              <w:rPr>
                <w:color w:val="000000" w:themeColor="text1"/>
              </w:rPr>
              <w:t>$$$\frac{E[(x-\bar{x})^4]}{\sigma^4}$</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A2BB159" w14:textId="77777777" w:rsidR="00F26817" w:rsidRPr="00F26817" w:rsidRDefault="00F26817" w:rsidP="00F26817">
            <w:pPr>
              <w:rPr>
                <w:color w:val="000000" w:themeColor="text1"/>
              </w:rPr>
            </w:pPr>
            <w:r w:rsidRPr="00F26817">
              <w:rPr>
                <w:color w:val="000000" w:themeColor="text1"/>
              </w:rPr>
              <w:t>尖峰程度，</w:t>
            </w:r>
            <w:r w:rsidRPr="00F26817">
              <w:rPr>
                <w:b/>
                <w:bCs/>
                <w:color w:val="000000" w:themeColor="text1"/>
              </w:rPr>
              <w:t>故障检测最敏感指标</w:t>
            </w:r>
          </w:p>
        </w:tc>
      </w:tr>
    </w:tbl>
    <w:p w14:paraId="7B1B8EA3" w14:textId="77777777" w:rsidR="005C6009" w:rsidRDefault="005C6009" w:rsidP="00E26C7D">
      <w:pPr>
        <w:rPr>
          <w:color w:val="000000" w:themeColor="text1"/>
        </w:rPr>
      </w:pPr>
    </w:p>
    <w:p w14:paraId="5007D6D4" w14:textId="77777777" w:rsidR="00A32957" w:rsidRPr="00A32957" w:rsidRDefault="00A32957" w:rsidP="00A32957">
      <w:pPr>
        <w:rPr>
          <w:b/>
          <w:bCs/>
          <w:color w:val="000000" w:themeColor="text1"/>
        </w:rPr>
      </w:pPr>
      <w:r w:rsidRPr="00A32957">
        <w:rPr>
          <w:b/>
          <w:bCs/>
          <w:color w:val="000000" w:themeColor="text1"/>
        </w:rPr>
        <w:t xml:space="preserve">5.3 </w:t>
      </w:r>
      <w:r w:rsidRPr="00A32957">
        <w:rPr>
          <w:b/>
          <w:bCs/>
          <w:color w:val="000000" w:themeColor="text1"/>
        </w:rPr>
        <w:t>峭度（</w:t>
      </w:r>
      <w:r w:rsidRPr="00A32957">
        <w:rPr>
          <w:b/>
          <w:bCs/>
          <w:color w:val="000000" w:themeColor="text1"/>
        </w:rPr>
        <w:t>Kurtosis</w:t>
      </w:r>
      <w:r w:rsidRPr="00A32957">
        <w:rPr>
          <w:b/>
          <w:bCs/>
          <w:color w:val="000000" w:themeColor="text1"/>
        </w:rPr>
        <w:t>）为什么是最重要的？</w:t>
      </w:r>
      <w:r w:rsidRPr="00A32957">
        <w:rPr>
          <w:rFonts w:ascii="Segoe UI Emoji" w:hAnsi="Segoe UI Emoji" w:cs="Segoe UI Emoji"/>
          <w:b/>
          <w:bCs/>
          <w:color w:val="000000" w:themeColor="text1"/>
        </w:rPr>
        <w:t>🔥</w:t>
      </w:r>
    </w:p>
    <w:p w14:paraId="0EC4DB59" w14:textId="77777777" w:rsidR="00A32957" w:rsidRDefault="00A32957" w:rsidP="00A32957">
      <w:pPr>
        <w:rPr>
          <w:color w:val="000000" w:themeColor="text1"/>
        </w:rPr>
      </w:pPr>
      <w:r w:rsidRPr="00A32957">
        <w:rPr>
          <w:color w:val="000000" w:themeColor="text1"/>
        </w:rPr>
        <w:t>正常轴承信号：</w:t>
      </w:r>
      <w:r w:rsidRPr="00A32957">
        <w:rPr>
          <w:color w:val="000000" w:themeColor="text1"/>
        </w:rPr>
        <w:t xml:space="preserve"> ~~~~~~~~~~~~~~~~~~~ → </w:t>
      </w:r>
      <w:r w:rsidRPr="00A32957">
        <w:rPr>
          <w:color w:val="000000" w:themeColor="text1"/>
        </w:rPr>
        <w:t>平稳，</w:t>
      </w:r>
      <w:r w:rsidRPr="00A32957">
        <w:rPr>
          <w:color w:val="000000" w:themeColor="text1"/>
        </w:rPr>
        <w:t xml:space="preserve">Kurtosis ≈ 3 </w:t>
      </w:r>
    </w:p>
    <w:p w14:paraId="27B6E686" w14:textId="77777777" w:rsidR="00A32957" w:rsidRDefault="00A32957" w:rsidP="00A32957">
      <w:pPr>
        <w:rPr>
          <w:color w:val="000000" w:themeColor="text1"/>
        </w:rPr>
      </w:pPr>
      <w:r w:rsidRPr="00A32957">
        <w:rPr>
          <w:color w:val="000000" w:themeColor="text1"/>
        </w:rPr>
        <w:t>早期故障信号：</w:t>
      </w:r>
      <w:r w:rsidRPr="00A32957">
        <w:rPr>
          <w:color w:val="000000" w:themeColor="text1"/>
        </w:rPr>
        <w:t xml:space="preserve"> ~~~^~~~^~~~^~~~~~~~~ → </w:t>
      </w:r>
      <w:r w:rsidRPr="00A32957">
        <w:rPr>
          <w:color w:val="000000" w:themeColor="text1"/>
        </w:rPr>
        <w:t>出现冲击脉冲，</w:t>
      </w:r>
      <w:r w:rsidRPr="00A32957">
        <w:rPr>
          <w:color w:val="000000" w:themeColor="text1"/>
        </w:rPr>
        <w:t xml:space="preserve">Kurtosis &gt; 3 </w:t>
      </w:r>
    </w:p>
    <w:p w14:paraId="57C96E3D" w14:textId="311FB030" w:rsidR="00A32957" w:rsidRPr="00A32957" w:rsidRDefault="00A32957" w:rsidP="00A32957">
      <w:pPr>
        <w:rPr>
          <w:color w:val="000000" w:themeColor="text1"/>
        </w:rPr>
      </w:pPr>
      <w:r w:rsidRPr="00A32957">
        <w:rPr>
          <w:color w:val="000000" w:themeColor="text1"/>
        </w:rPr>
        <w:t>开始升高</w:t>
      </w:r>
      <w:r w:rsidRPr="00A32957">
        <w:rPr>
          <w:color w:val="000000" w:themeColor="text1"/>
        </w:rPr>
        <w:t xml:space="preserve"> </w:t>
      </w:r>
      <w:r w:rsidRPr="00A32957">
        <w:rPr>
          <w:color w:val="000000" w:themeColor="text1"/>
        </w:rPr>
        <w:t>严重故障信号：</w:t>
      </w:r>
      <w:r w:rsidRPr="00A32957">
        <w:rPr>
          <w:color w:val="000000" w:themeColor="text1"/>
        </w:rPr>
        <w:t xml:space="preserve"> ~~~^^^~~~^^^~~~~~~~~~ → </w:t>
      </w:r>
      <w:r w:rsidRPr="00A32957">
        <w:rPr>
          <w:color w:val="000000" w:themeColor="text1"/>
        </w:rPr>
        <w:t>冲击明显，</w:t>
      </w:r>
      <w:r w:rsidRPr="00A32957">
        <w:rPr>
          <w:color w:val="000000" w:themeColor="text1"/>
        </w:rPr>
        <w:t xml:space="preserve">Kurtosis &gt;&gt; 3 </w:t>
      </w:r>
    </w:p>
    <w:p w14:paraId="6596F13A" w14:textId="77777777" w:rsidR="00A32957" w:rsidRPr="00A32957" w:rsidRDefault="00A32957" w:rsidP="00A32957">
      <w:pPr>
        <w:rPr>
          <w:color w:val="000000" w:themeColor="text1"/>
        </w:rPr>
      </w:pPr>
      <w:r w:rsidRPr="00A32957">
        <w:rPr>
          <w:b/>
          <w:bCs/>
          <w:color w:val="000000" w:themeColor="text1"/>
        </w:rPr>
        <w:t>面试话术：</w:t>
      </w:r>
      <w:r w:rsidRPr="00A32957">
        <w:rPr>
          <w:i/>
          <w:iCs/>
          <w:color w:val="000000" w:themeColor="text1"/>
        </w:rPr>
        <w:t>"Kurtosis</w:t>
      </w:r>
      <w:r w:rsidRPr="00A32957">
        <w:rPr>
          <w:i/>
          <w:iCs/>
          <w:color w:val="000000" w:themeColor="text1"/>
        </w:rPr>
        <w:t>对早期冲击性故障极其敏感，因为它是四阶矩，对离群值的放大效果远超均值和标准差。轴承点蚀、齿轮裂纹早期都会产生周期性冲击脉冲，</w:t>
      </w:r>
      <w:r w:rsidRPr="00A32957">
        <w:rPr>
          <w:i/>
          <w:iCs/>
          <w:color w:val="000000" w:themeColor="text1"/>
        </w:rPr>
        <w:t>Kurtosis</w:t>
      </w:r>
      <w:r w:rsidRPr="00A32957">
        <w:rPr>
          <w:i/>
          <w:iCs/>
          <w:color w:val="000000" w:themeColor="text1"/>
        </w:rPr>
        <w:t>能在</w:t>
      </w:r>
      <w:r w:rsidRPr="00A32957">
        <w:rPr>
          <w:i/>
          <w:iCs/>
          <w:color w:val="000000" w:themeColor="text1"/>
        </w:rPr>
        <w:t>RMS</w:t>
      </w:r>
      <w:r w:rsidRPr="00A32957">
        <w:rPr>
          <w:i/>
          <w:iCs/>
          <w:color w:val="000000" w:themeColor="text1"/>
        </w:rPr>
        <w:t>还没变化时就检测到异常。</w:t>
      </w:r>
      <w:r w:rsidRPr="00A32957">
        <w:rPr>
          <w:i/>
          <w:iCs/>
          <w:color w:val="000000" w:themeColor="text1"/>
        </w:rPr>
        <w:t>"</w:t>
      </w:r>
    </w:p>
    <w:p w14:paraId="6C314982" w14:textId="77777777" w:rsidR="00A32957" w:rsidRDefault="00A32957" w:rsidP="00E26C7D">
      <w:pPr>
        <w:rPr>
          <w:color w:val="000000" w:themeColor="text1"/>
        </w:rPr>
      </w:pPr>
    </w:p>
    <w:p w14:paraId="752BCC0A" w14:textId="77777777" w:rsidR="009A1F56" w:rsidRPr="009A1F56" w:rsidRDefault="009A1F56" w:rsidP="009A1F56">
      <w:pPr>
        <w:rPr>
          <w:b/>
          <w:bCs/>
          <w:color w:val="000000" w:themeColor="text1"/>
        </w:rPr>
      </w:pPr>
      <w:r w:rsidRPr="009A1F56">
        <w:rPr>
          <w:b/>
          <w:bCs/>
          <w:color w:val="000000" w:themeColor="text1"/>
        </w:rPr>
        <w:lastRenderedPageBreak/>
        <w:t xml:space="preserve">5.4 </w:t>
      </w:r>
      <w:r w:rsidRPr="009A1F56">
        <w:rPr>
          <w:b/>
          <w:bCs/>
          <w:color w:val="000000" w:themeColor="text1"/>
        </w:rPr>
        <w:t>和你项目的连接</w:t>
      </w:r>
    </w:p>
    <w:p w14:paraId="2C3F86C8" w14:textId="77777777" w:rsidR="009A1F56" w:rsidRPr="009A1F56" w:rsidRDefault="009A1F56" w:rsidP="009A1F56">
      <w:pPr>
        <w:rPr>
          <w:color w:val="000000" w:themeColor="text1"/>
        </w:rPr>
      </w:pPr>
      <w:r w:rsidRPr="009A1F56">
        <w:rPr>
          <w:color w:val="000000" w:themeColor="text1"/>
        </w:rPr>
        <w:t>在你的代码里，</w:t>
      </w:r>
      <w:r w:rsidRPr="009A1F56">
        <w:rPr>
          <w:color w:val="000000" w:themeColor="text1"/>
        </w:rPr>
        <w:t>Cell 3</w:t>
      </w:r>
      <w:r w:rsidRPr="009A1F56">
        <w:rPr>
          <w:color w:val="000000" w:themeColor="text1"/>
        </w:rPr>
        <w:t>做了传感器筛选（</w:t>
      </w:r>
      <w:r w:rsidRPr="009A1F56">
        <w:rPr>
          <w:color w:val="000000" w:themeColor="text1"/>
        </w:rPr>
        <w:t xml:space="preserve">std &lt; 0.01 </w:t>
      </w:r>
      <w:r w:rsidRPr="009A1F56">
        <w:rPr>
          <w:color w:val="000000" w:themeColor="text1"/>
        </w:rPr>
        <w:t>剔除），这本质上就是</w:t>
      </w:r>
      <w:r w:rsidRPr="009A1F56">
        <w:rPr>
          <w:b/>
          <w:bCs/>
          <w:color w:val="000000" w:themeColor="text1"/>
        </w:rPr>
        <w:t>时域特征的第一步</w:t>
      </w:r>
    </w:p>
    <w:p w14:paraId="0AD2C56F" w14:textId="77777777" w:rsidR="009A1F56" w:rsidRPr="009A1F56" w:rsidRDefault="009A1F56" w:rsidP="009A1F56">
      <w:pPr>
        <w:rPr>
          <w:rFonts w:hint="eastAsia"/>
          <w:color w:val="000000" w:themeColor="text1"/>
        </w:rPr>
      </w:pPr>
      <w:r w:rsidRPr="009A1F56">
        <w:rPr>
          <w:rFonts w:hint="eastAsia"/>
          <w:color w:val="000000" w:themeColor="text1"/>
        </w:rPr>
        <w:t xml:space="preserve"># </w:t>
      </w:r>
      <w:r w:rsidRPr="009A1F56">
        <w:rPr>
          <w:rFonts w:hint="eastAsia"/>
          <w:color w:val="000000" w:themeColor="text1"/>
        </w:rPr>
        <w:t>你的代码</w:t>
      </w:r>
    </w:p>
    <w:p w14:paraId="52ECDF9B" w14:textId="77777777" w:rsidR="009A1F56" w:rsidRPr="009A1F56" w:rsidRDefault="009A1F56" w:rsidP="009A1F56">
      <w:pPr>
        <w:rPr>
          <w:color w:val="000000" w:themeColor="text1"/>
        </w:rPr>
      </w:pPr>
      <w:proofErr w:type="spellStart"/>
      <w:r w:rsidRPr="009A1F56">
        <w:rPr>
          <w:color w:val="000000" w:themeColor="text1"/>
        </w:rPr>
        <w:t>sensor_std</w:t>
      </w:r>
      <w:proofErr w:type="spellEnd"/>
      <w:r w:rsidRPr="009A1F56">
        <w:rPr>
          <w:color w:val="000000" w:themeColor="text1"/>
        </w:rPr>
        <w:t xml:space="preserve"> = </w:t>
      </w:r>
      <w:proofErr w:type="spellStart"/>
      <w:r w:rsidRPr="009A1F56">
        <w:rPr>
          <w:color w:val="000000" w:themeColor="text1"/>
        </w:rPr>
        <w:t>train_df</w:t>
      </w:r>
      <w:proofErr w:type="spellEnd"/>
      <w:r w:rsidRPr="009A1F56">
        <w:rPr>
          <w:color w:val="000000" w:themeColor="text1"/>
        </w:rPr>
        <w:t>[</w:t>
      </w:r>
      <w:proofErr w:type="spellStart"/>
      <w:r w:rsidRPr="009A1F56">
        <w:rPr>
          <w:color w:val="000000" w:themeColor="text1"/>
        </w:rPr>
        <w:t>sensor_</w:t>
      </w:r>
      <w:proofErr w:type="gramStart"/>
      <w:r w:rsidRPr="009A1F56">
        <w:rPr>
          <w:color w:val="000000" w:themeColor="text1"/>
        </w:rPr>
        <w:t>cols</w:t>
      </w:r>
      <w:proofErr w:type="spellEnd"/>
      <w:proofErr w:type="gramEnd"/>
      <w:r w:rsidRPr="009A1F56">
        <w:rPr>
          <w:color w:val="000000" w:themeColor="text1"/>
        </w:rPr>
        <w:t>].std()</w:t>
      </w:r>
    </w:p>
    <w:p w14:paraId="1EAF8725" w14:textId="644B248F" w:rsidR="009A1F56" w:rsidRDefault="009A1F56" w:rsidP="009A1F56">
      <w:pPr>
        <w:rPr>
          <w:color w:val="000000" w:themeColor="text1"/>
        </w:rPr>
      </w:pPr>
      <w:r w:rsidRPr="009A1F56">
        <w:rPr>
          <w:color w:val="000000" w:themeColor="text1"/>
        </w:rPr>
        <w:t xml:space="preserve">dropped = </w:t>
      </w:r>
      <w:proofErr w:type="spellStart"/>
      <w:r w:rsidRPr="009A1F56">
        <w:rPr>
          <w:color w:val="000000" w:themeColor="text1"/>
        </w:rPr>
        <w:t>sensor_std</w:t>
      </w:r>
      <w:proofErr w:type="spellEnd"/>
      <w:r w:rsidRPr="009A1F56">
        <w:rPr>
          <w:color w:val="000000" w:themeColor="text1"/>
        </w:rPr>
        <w:t>[sensor\_std &lt; 0.01].</w:t>
      </w:r>
      <w:proofErr w:type="spellStart"/>
      <w:r w:rsidRPr="009A1F56">
        <w:rPr>
          <w:color w:val="000000" w:themeColor="text1"/>
        </w:rPr>
        <w:t>index.tolist</w:t>
      </w:r>
      <w:proofErr w:type="spellEnd"/>
      <w:r w:rsidRPr="009A1F56">
        <w:rPr>
          <w:color w:val="000000" w:themeColor="text1"/>
        </w:rPr>
        <w:t>()</w:t>
      </w:r>
    </w:p>
    <w:p w14:paraId="1E14D9E6" w14:textId="77777777" w:rsidR="001E6757" w:rsidRDefault="001E6757" w:rsidP="009A1F56">
      <w:pPr>
        <w:rPr>
          <w:color w:val="000000" w:themeColor="text1"/>
        </w:rPr>
      </w:pPr>
    </w:p>
    <w:p w14:paraId="74280FA9" w14:textId="77777777" w:rsidR="001E6757" w:rsidRPr="001E6757" w:rsidRDefault="001E6757" w:rsidP="001E6757">
      <w:pPr>
        <w:rPr>
          <w:color w:val="000000" w:themeColor="text1"/>
        </w:rPr>
      </w:pPr>
      <w:r w:rsidRPr="001E6757">
        <w:rPr>
          <w:b/>
          <w:bCs/>
          <w:color w:val="000000" w:themeColor="text1"/>
        </w:rPr>
        <w:t>延伸逻辑：</w:t>
      </w:r>
    </w:p>
    <w:p w14:paraId="523A0846" w14:textId="77777777" w:rsidR="001E6757" w:rsidRDefault="001E6757" w:rsidP="001E6757">
      <w:pPr>
        <w:rPr>
          <w:color w:val="000000" w:themeColor="text1"/>
        </w:rPr>
      </w:pPr>
      <w:r w:rsidRPr="001E6757">
        <w:rPr>
          <w:color w:val="000000" w:themeColor="text1"/>
        </w:rPr>
        <w:t>你做的：</w:t>
      </w:r>
      <w:r w:rsidRPr="001E6757">
        <w:rPr>
          <w:color w:val="000000" w:themeColor="text1"/>
        </w:rPr>
        <w:t>std</w:t>
      </w:r>
      <w:r w:rsidRPr="001E6757">
        <w:rPr>
          <w:color w:val="000000" w:themeColor="text1"/>
        </w:rPr>
        <w:t>筛选（一阶统计量）</w:t>
      </w:r>
      <w:r w:rsidRPr="001E6757">
        <w:rPr>
          <w:color w:val="000000" w:themeColor="text1"/>
        </w:rPr>
        <w:t xml:space="preserve"> ↓ </w:t>
      </w:r>
    </w:p>
    <w:p w14:paraId="48FF8B39" w14:textId="77777777" w:rsidR="001E6757" w:rsidRDefault="001E6757" w:rsidP="001E6757">
      <w:pPr>
        <w:rPr>
          <w:color w:val="000000" w:themeColor="text1"/>
        </w:rPr>
      </w:pPr>
      <w:r w:rsidRPr="001E6757">
        <w:rPr>
          <w:color w:val="000000" w:themeColor="text1"/>
        </w:rPr>
        <w:t>可以扩展：对每个滑动窗口提取</w:t>
      </w:r>
      <w:r w:rsidRPr="001E6757">
        <w:rPr>
          <w:color w:val="000000" w:themeColor="text1"/>
        </w:rPr>
        <w:t xml:space="preserve"> mean/std/RMS/Kurtosis ↓ </w:t>
      </w:r>
    </w:p>
    <w:p w14:paraId="4B78A0C2" w14:textId="77777777" w:rsidR="001E6757" w:rsidRDefault="001E6757" w:rsidP="001E6757">
      <w:pPr>
        <w:rPr>
          <w:color w:val="000000" w:themeColor="text1"/>
        </w:rPr>
      </w:pPr>
      <w:r w:rsidRPr="001E6757">
        <w:rPr>
          <w:color w:val="000000" w:themeColor="text1"/>
        </w:rPr>
        <w:t>替代方案：这</w:t>
      </w:r>
      <w:r w:rsidRPr="001E6757">
        <w:rPr>
          <w:color w:val="000000" w:themeColor="text1"/>
        </w:rPr>
        <w:t>14</w:t>
      </w:r>
      <w:r w:rsidRPr="001E6757">
        <w:rPr>
          <w:color w:val="000000" w:themeColor="text1"/>
        </w:rPr>
        <w:t>个特征</w:t>
      </w:r>
      <w:r w:rsidRPr="001E6757">
        <w:rPr>
          <w:color w:val="000000" w:themeColor="text1"/>
        </w:rPr>
        <w:t xml:space="preserve"> × 5</w:t>
      </w:r>
      <w:r w:rsidRPr="001E6757">
        <w:rPr>
          <w:color w:val="000000" w:themeColor="text1"/>
        </w:rPr>
        <w:t>个统计量</w:t>
      </w:r>
      <w:r w:rsidRPr="001E6757">
        <w:rPr>
          <w:color w:val="000000" w:themeColor="text1"/>
        </w:rPr>
        <w:t xml:space="preserve"> = 70</w:t>
      </w:r>
      <w:r w:rsidRPr="001E6757">
        <w:rPr>
          <w:color w:val="000000" w:themeColor="text1"/>
        </w:rPr>
        <w:t>维特征向量</w:t>
      </w:r>
      <w:r w:rsidRPr="001E6757">
        <w:rPr>
          <w:color w:val="000000" w:themeColor="text1"/>
        </w:rPr>
        <w:t xml:space="preserve"> ↓ </w:t>
      </w:r>
    </w:p>
    <w:p w14:paraId="3FEDC686" w14:textId="0E8CD29E" w:rsidR="001E6757" w:rsidRPr="001E6757" w:rsidRDefault="001E6757" w:rsidP="001E6757">
      <w:pPr>
        <w:rPr>
          <w:color w:val="000000" w:themeColor="text1"/>
        </w:rPr>
      </w:pPr>
      <w:r w:rsidRPr="001E6757">
        <w:rPr>
          <w:color w:val="000000" w:themeColor="text1"/>
        </w:rPr>
        <w:t>喂给</w:t>
      </w:r>
      <w:r w:rsidRPr="001E6757">
        <w:rPr>
          <w:color w:val="000000" w:themeColor="text1"/>
        </w:rPr>
        <w:t xml:space="preserve"> </w:t>
      </w:r>
      <w:proofErr w:type="spellStart"/>
      <w:r w:rsidRPr="001E6757">
        <w:rPr>
          <w:color w:val="000000" w:themeColor="text1"/>
        </w:rPr>
        <w:t>XGBoost</w:t>
      </w:r>
      <w:proofErr w:type="spellEnd"/>
      <w:r w:rsidRPr="001E6757">
        <w:rPr>
          <w:color w:val="000000" w:themeColor="text1"/>
        </w:rPr>
        <w:t xml:space="preserve">/Random Forest → </w:t>
      </w:r>
      <w:r w:rsidRPr="001E6757">
        <w:rPr>
          <w:color w:val="000000" w:themeColor="text1"/>
        </w:rPr>
        <w:t>轻量级</w:t>
      </w:r>
      <w:r w:rsidRPr="001E6757">
        <w:rPr>
          <w:color w:val="000000" w:themeColor="text1"/>
        </w:rPr>
        <w:t>RUL</w:t>
      </w:r>
      <w:r w:rsidRPr="001E6757">
        <w:rPr>
          <w:color w:val="000000" w:themeColor="text1"/>
        </w:rPr>
        <w:t>预测</w:t>
      </w:r>
    </w:p>
    <w:p w14:paraId="656261DC" w14:textId="192F7797" w:rsidR="001E6757" w:rsidRDefault="00725151" w:rsidP="009A1F56">
      <w:pPr>
        <w:rPr>
          <w:color w:val="000000" w:themeColor="text1"/>
        </w:rPr>
      </w:pPr>
      <w:r w:rsidRPr="00725151">
        <w:rPr>
          <w:color w:val="000000" w:themeColor="text1"/>
        </w:rPr>
        <w:t xml:space="preserve">5.5 </w:t>
      </w:r>
      <w:r w:rsidRPr="00725151">
        <w:rPr>
          <w:color w:val="000000" w:themeColor="text1"/>
        </w:rPr>
        <w:t>时域</w:t>
      </w:r>
      <w:r w:rsidRPr="00725151">
        <w:rPr>
          <w:color w:val="000000" w:themeColor="text1"/>
        </w:rPr>
        <w:t xml:space="preserve"> vs </w:t>
      </w:r>
      <w:r w:rsidRPr="00725151">
        <w:rPr>
          <w:color w:val="000000" w:themeColor="text1"/>
        </w:rPr>
        <w:t>频域</w:t>
      </w:r>
      <w:r w:rsidRPr="00725151">
        <w:rPr>
          <w:color w:val="000000" w:themeColor="text1"/>
        </w:rPr>
        <w:t xml:space="preserve"> vs </w:t>
      </w:r>
      <w:r w:rsidRPr="00725151">
        <w:rPr>
          <w:color w:val="000000" w:themeColor="text1"/>
        </w:rPr>
        <w:t>你的方法</w:t>
      </w:r>
    </w:p>
    <w:tbl>
      <w:tblPr>
        <w:tblW w:w="5000" w:type="pct"/>
        <w:tblCellMar>
          <w:top w:w="15" w:type="dxa"/>
          <w:left w:w="15" w:type="dxa"/>
          <w:bottom w:w="15" w:type="dxa"/>
          <w:right w:w="15" w:type="dxa"/>
        </w:tblCellMar>
        <w:tblLook w:val="04A0" w:firstRow="1" w:lastRow="0" w:firstColumn="1" w:lastColumn="0" w:noHBand="0" w:noVBand="1"/>
      </w:tblPr>
      <w:tblGrid>
        <w:gridCol w:w="3783"/>
        <w:gridCol w:w="2924"/>
        <w:gridCol w:w="4077"/>
      </w:tblGrid>
      <w:tr w:rsidR="00725151" w:rsidRPr="00725151" w14:paraId="24F49A8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629E8107" w14:textId="77777777" w:rsidR="00725151" w:rsidRPr="00725151" w:rsidRDefault="00725151" w:rsidP="00725151">
            <w:pPr>
              <w:rPr>
                <w:b/>
                <w:bCs/>
                <w:color w:val="000000" w:themeColor="text1"/>
              </w:rPr>
            </w:pPr>
            <w:r w:rsidRPr="00725151">
              <w:rPr>
                <w:b/>
                <w:bCs/>
                <w:color w:val="000000" w:themeColor="text1"/>
              </w:rPr>
              <w:t>方法</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5C8CA7F" w14:textId="77777777" w:rsidR="00725151" w:rsidRPr="00725151" w:rsidRDefault="00725151" w:rsidP="00725151">
            <w:pPr>
              <w:rPr>
                <w:b/>
                <w:bCs/>
                <w:color w:val="000000" w:themeColor="text1"/>
              </w:rPr>
            </w:pPr>
            <w:r w:rsidRPr="00725151">
              <w:rPr>
                <w:b/>
                <w:bCs/>
                <w:color w:val="000000" w:themeColor="text1"/>
              </w:rPr>
              <w:t>捕捉什么</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30D6BFD" w14:textId="77777777" w:rsidR="00725151" w:rsidRPr="00725151" w:rsidRDefault="00725151" w:rsidP="00725151">
            <w:pPr>
              <w:rPr>
                <w:b/>
                <w:bCs/>
                <w:color w:val="000000" w:themeColor="text1"/>
              </w:rPr>
            </w:pPr>
            <w:r w:rsidRPr="00725151">
              <w:rPr>
                <w:b/>
                <w:bCs/>
                <w:color w:val="000000" w:themeColor="text1"/>
              </w:rPr>
              <w:t>适合什么故障</w:t>
            </w:r>
          </w:p>
        </w:tc>
      </w:tr>
      <w:tr w:rsidR="00725151" w:rsidRPr="00725151" w14:paraId="186BE2D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D83FA6" w14:textId="77777777" w:rsidR="00725151" w:rsidRPr="00725151" w:rsidRDefault="00725151" w:rsidP="00725151">
            <w:pPr>
              <w:rPr>
                <w:color w:val="000000" w:themeColor="text1"/>
              </w:rPr>
            </w:pPr>
            <w:r w:rsidRPr="00725151">
              <w:rPr>
                <w:b/>
                <w:bCs/>
                <w:color w:val="000000" w:themeColor="text1"/>
              </w:rPr>
              <w:t>时域特征</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0E95A7" w14:textId="77777777" w:rsidR="00725151" w:rsidRPr="00725151" w:rsidRDefault="00725151" w:rsidP="00725151">
            <w:pPr>
              <w:rPr>
                <w:color w:val="000000" w:themeColor="text1"/>
              </w:rPr>
            </w:pPr>
            <w:r w:rsidRPr="00725151">
              <w:rPr>
                <w:color w:val="000000" w:themeColor="text1"/>
              </w:rPr>
              <w:t>幅值变化、冲击</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78FF30B" w14:textId="77777777" w:rsidR="00725151" w:rsidRPr="00725151" w:rsidRDefault="00725151" w:rsidP="00725151">
            <w:pPr>
              <w:rPr>
                <w:color w:val="000000" w:themeColor="text1"/>
              </w:rPr>
            </w:pPr>
            <w:r w:rsidRPr="00725151">
              <w:rPr>
                <w:color w:val="000000" w:themeColor="text1"/>
              </w:rPr>
              <w:t>磨损、松动、早期裂纹</w:t>
            </w:r>
          </w:p>
        </w:tc>
      </w:tr>
      <w:tr w:rsidR="00725151" w:rsidRPr="00725151" w14:paraId="720F4148"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EAE10B" w14:textId="77777777" w:rsidR="00725151" w:rsidRPr="00725151" w:rsidRDefault="00725151" w:rsidP="00725151">
            <w:pPr>
              <w:rPr>
                <w:color w:val="000000" w:themeColor="text1"/>
              </w:rPr>
            </w:pPr>
            <w:r w:rsidRPr="00725151">
              <w:rPr>
                <w:b/>
                <w:bCs/>
                <w:color w:val="000000" w:themeColor="text1"/>
              </w:rPr>
              <w:t>频域特征</w:t>
            </w:r>
            <w:r w:rsidRPr="00725151">
              <w:rPr>
                <w:color w:val="000000" w:themeColor="text1"/>
              </w:rPr>
              <w:t>（模块</w:t>
            </w:r>
            <w:r w:rsidRPr="00725151">
              <w:rPr>
                <w:color w:val="000000" w:themeColor="text1"/>
              </w:rPr>
              <w:t>7</w:t>
            </w:r>
            <w:r w:rsidRPr="00725151">
              <w:rPr>
                <w:color w:val="000000" w:themeColor="text1"/>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C85C02" w14:textId="77777777" w:rsidR="00725151" w:rsidRPr="00725151" w:rsidRDefault="00725151" w:rsidP="00725151">
            <w:pPr>
              <w:rPr>
                <w:color w:val="000000" w:themeColor="text1"/>
              </w:rPr>
            </w:pPr>
            <w:r w:rsidRPr="00725151">
              <w:rPr>
                <w:color w:val="000000" w:themeColor="text1"/>
              </w:rPr>
              <w:t>频率成分变化</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E79B1" w14:textId="77777777" w:rsidR="00725151" w:rsidRPr="00725151" w:rsidRDefault="00725151" w:rsidP="00725151">
            <w:pPr>
              <w:rPr>
                <w:color w:val="000000" w:themeColor="text1"/>
              </w:rPr>
            </w:pPr>
            <w:r w:rsidRPr="00725151">
              <w:rPr>
                <w:color w:val="000000" w:themeColor="text1"/>
              </w:rPr>
              <w:t>齿轮啮合频率、轴承特征频率</w:t>
            </w:r>
          </w:p>
        </w:tc>
      </w:tr>
      <w:tr w:rsidR="00725151" w:rsidRPr="00725151" w14:paraId="1261C63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485A05" w14:textId="77777777" w:rsidR="00725151" w:rsidRPr="00725151" w:rsidRDefault="00725151" w:rsidP="00725151">
            <w:pPr>
              <w:rPr>
                <w:color w:val="000000" w:themeColor="text1"/>
              </w:rPr>
            </w:pPr>
            <w:r w:rsidRPr="00725151">
              <w:rPr>
                <w:b/>
                <w:bCs/>
                <w:color w:val="000000" w:themeColor="text1"/>
              </w:rPr>
              <w:t>LSTM</w:t>
            </w:r>
            <w:r w:rsidRPr="00725151">
              <w:rPr>
                <w:b/>
                <w:bCs/>
                <w:color w:val="000000" w:themeColor="text1"/>
              </w:rPr>
              <w:t>端到端</w:t>
            </w:r>
            <w:r w:rsidRPr="00725151">
              <w:rPr>
                <w:color w:val="000000" w:themeColor="text1"/>
              </w:rPr>
              <w:t>（你的方法）</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B25D30" w14:textId="77777777" w:rsidR="00725151" w:rsidRPr="00725151" w:rsidRDefault="00725151" w:rsidP="00725151">
            <w:pPr>
              <w:rPr>
                <w:color w:val="000000" w:themeColor="text1"/>
              </w:rPr>
            </w:pPr>
            <w:r w:rsidRPr="00725151">
              <w:rPr>
                <w:color w:val="000000" w:themeColor="text1"/>
              </w:rPr>
              <w:t>时序模式，自动学习</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ADDF70" w14:textId="77777777" w:rsidR="00725151" w:rsidRPr="00725151" w:rsidRDefault="00725151" w:rsidP="00725151">
            <w:pPr>
              <w:rPr>
                <w:color w:val="000000" w:themeColor="text1"/>
              </w:rPr>
            </w:pPr>
            <w:r w:rsidRPr="00725151">
              <w:rPr>
                <w:color w:val="000000" w:themeColor="text1"/>
              </w:rPr>
              <w:t>复杂退化趋势</w:t>
            </w:r>
          </w:p>
        </w:tc>
      </w:tr>
    </w:tbl>
    <w:p w14:paraId="6E566848" w14:textId="77777777" w:rsidR="00725151" w:rsidRDefault="00725151" w:rsidP="009A1F56">
      <w:pPr>
        <w:rPr>
          <w:color w:val="000000" w:themeColor="text1"/>
        </w:rPr>
      </w:pPr>
    </w:p>
    <w:p w14:paraId="37763872" w14:textId="77777777" w:rsidR="00725151" w:rsidRPr="00725151" w:rsidRDefault="00725151" w:rsidP="00725151">
      <w:pPr>
        <w:rPr>
          <w:b/>
          <w:bCs/>
          <w:color w:val="000000" w:themeColor="text1"/>
        </w:rPr>
      </w:pPr>
      <w:r w:rsidRPr="00725151">
        <w:rPr>
          <w:b/>
          <w:bCs/>
          <w:color w:val="000000" w:themeColor="text1"/>
        </w:rPr>
        <w:t xml:space="preserve">5.6 </w:t>
      </w:r>
      <w:r w:rsidRPr="00725151">
        <w:rPr>
          <w:b/>
          <w:bCs/>
          <w:color w:val="000000" w:themeColor="text1"/>
        </w:rPr>
        <w:t>面试防守：如果被问</w:t>
      </w:r>
      <w:r w:rsidRPr="00725151">
        <w:rPr>
          <w:b/>
          <w:bCs/>
          <w:color w:val="000000" w:themeColor="text1"/>
        </w:rPr>
        <w:t>"</w:t>
      </w:r>
      <w:r w:rsidRPr="00725151">
        <w:rPr>
          <w:b/>
          <w:bCs/>
          <w:color w:val="000000" w:themeColor="text1"/>
        </w:rPr>
        <w:t>为什么不用时域特征</w:t>
      </w:r>
      <w:r w:rsidRPr="00725151">
        <w:rPr>
          <w:b/>
          <w:bCs/>
          <w:color w:val="000000" w:themeColor="text1"/>
        </w:rPr>
        <w:t>+</w:t>
      </w:r>
      <w:proofErr w:type="spellStart"/>
      <w:r w:rsidRPr="00725151">
        <w:rPr>
          <w:b/>
          <w:bCs/>
          <w:color w:val="000000" w:themeColor="text1"/>
        </w:rPr>
        <w:t>XGBoost</w:t>
      </w:r>
      <w:proofErr w:type="spellEnd"/>
      <w:r w:rsidRPr="00725151">
        <w:rPr>
          <w:b/>
          <w:bCs/>
          <w:color w:val="000000" w:themeColor="text1"/>
        </w:rPr>
        <w:t>？</w:t>
      </w:r>
      <w:r w:rsidRPr="00725151">
        <w:rPr>
          <w:b/>
          <w:bCs/>
          <w:color w:val="000000" w:themeColor="text1"/>
        </w:rPr>
        <w:t>"</w:t>
      </w:r>
    </w:p>
    <w:p w14:paraId="4D603246" w14:textId="77777777" w:rsidR="00725151" w:rsidRPr="00725151" w:rsidRDefault="00725151" w:rsidP="00725151">
      <w:pPr>
        <w:rPr>
          <w:color w:val="000000" w:themeColor="text1"/>
        </w:rPr>
      </w:pPr>
      <w:r w:rsidRPr="00725151">
        <w:rPr>
          <w:i/>
          <w:iCs/>
          <w:color w:val="000000" w:themeColor="text1"/>
        </w:rPr>
        <w:t>"</w:t>
      </w:r>
      <w:r w:rsidRPr="00725151">
        <w:rPr>
          <w:i/>
          <w:iCs/>
          <w:color w:val="000000" w:themeColor="text1"/>
        </w:rPr>
        <w:t>两种方案各有优势。时域特征</w:t>
      </w:r>
      <w:r w:rsidRPr="00725151">
        <w:rPr>
          <w:i/>
          <w:iCs/>
          <w:color w:val="000000" w:themeColor="text1"/>
        </w:rPr>
        <w:t>+</w:t>
      </w:r>
      <w:proofErr w:type="spellStart"/>
      <w:r w:rsidRPr="00725151">
        <w:rPr>
          <w:i/>
          <w:iCs/>
          <w:color w:val="000000" w:themeColor="text1"/>
        </w:rPr>
        <w:t>XGBoost</w:t>
      </w:r>
      <w:proofErr w:type="spellEnd"/>
      <w:r w:rsidRPr="00725151">
        <w:rPr>
          <w:i/>
          <w:iCs/>
          <w:color w:val="000000" w:themeColor="text1"/>
        </w:rPr>
        <w:t>可解释性强、计算轻量、适合边缘部署；</w:t>
      </w:r>
      <w:r w:rsidRPr="00725151">
        <w:rPr>
          <w:i/>
          <w:iCs/>
          <w:color w:val="000000" w:themeColor="text1"/>
        </w:rPr>
        <w:t>LSTM</w:t>
      </w:r>
      <w:r w:rsidRPr="00725151">
        <w:rPr>
          <w:i/>
          <w:iCs/>
          <w:color w:val="000000" w:themeColor="text1"/>
        </w:rPr>
        <w:t>端到端能捕捉传感器间的时序依赖关系，在数据量充足时精度更高。我选择</w:t>
      </w:r>
      <w:r w:rsidRPr="00725151">
        <w:rPr>
          <w:i/>
          <w:iCs/>
          <w:color w:val="000000" w:themeColor="text1"/>
        </w:rPr>
        <w:t>LSTM</w:t>
      </w:r>
      <w:r w:rsidRPr="00725151">
        <w:rPr>
          <w:i/>
          <w:iCs/>
          <w:color w:val="000000" w:themeColor="text1"/>
        </w:rPr>
        <w:t>是因为</w:t>
      </w:r>
      <w:r w:rsidRPr="00725151">
        <w:rPr>
          <w:i/>
          <w:iCs/>
          <w:color w:val="000000" w:themeColor="text1"/>
        </w:rPr>
        <w:t>CMAPSS</w:t>
      </w:r>
      <w:r w:rsidRPr="00725151">
        <w:rPr>
          <w:i/>
          <w:iCs/>
          <w:color w:val="000000" w:themeColor="text1"/>
        </w:rPr>
        <w:t>数据集有足够的序列长度和样本量，且</w:t>
      </w:r>
      <w:r w:rsidRPr="00725151">
        <w:rPr>
          <w:i/>
          <w:iCs/>
          <w:color w:val="000000" w:themeColor="text1"/>
        </w:rPr>
        <w:t>RUL</w:t>
      </w:r>
      <w:r w:rsidRPr="00725151">
        <w:rPr>
          <w:i/>
          <w:iCs/>
          <w:color w:val="000000" w:themeColor="text1"/>
        </w:rPr>
        <w:t>预测本质上是时序回归问题，</w:t>
      </w:r>
      <w:r w:rsidRPr="00725151">
        <w:rPr>
          <w:i/>
          <w:iCs/>
          <w:color w:val="000000" w:themeColor="text1"/>
        </w:rPr>
        <w:t>LSTM</w:t>
      </w:r>
      <w:r w:rsidRPr="00725151">
        <w:rPr>
          <w:i/>
          <w:iCs/>
          <w:color w:val="000000" w:themeColor="text1"/>
        </w:rPr>
        <w:t>天然适合。实际部署中两者可以互补</w:t>
      </w:r>
      <w:r w:rsidRPr="00725151">
        <w:rPr>
          <w:i/>
          <w:iCs/>
          <w:color w:val="000000" w:themeColor="text1"/>
        </w:rPr>
        <w:t>——LSTM</w:t>
      </w:r>
      <w:r w:rsidRPr="00725151">
        <w:rPr>
          <w:i/>
          <w:iCs/>
          <w:color w:val="000000" w:themeColor="text1"/>
        </w:rPr>
        <w:t>做精准预测，时域特征做轻量实时监控。</w:t>
      </w:r>
      <w:r w:rsidRPr="00725151">
        <w:rPr>
          <w:i/>
          <w:iCs/>
          <w:color w:val="000000" w:themeColor="text1"/>
        </w:rPr>
        <w:t>"</w:t>
      </w:r>
    </w:p>
    <w:p w14:paraId="059B9C01" w14:textId="77777777" w:rsidR="00725151" w:rsidRDefault="00725151" w:rsidP="009A1F56">
      <w:pPr>
        <w:rPr>
          <w:color w:val="000000" w:themeColor="text1"/>
        </w:rPr>
      </w:pPr>
    </w:p>
    <w:p w14:paraId="2D5C2B93" w14:textId="77777777" w:rsidR="00BE1BFE" w:rsidRPr="00BE1BFE" w:rsidRDefault="00BE1BFE" w:rsidP="00BE1BFE">
      <w:pPr>
        <w:rPr>
          <w:b/>
          <w:bCs/>
          <w:color w:val="000000" w:themeColor="text1"/>
        </w:rPr>
      </w:pPr>
      <w:r w:rsidRPr="00BE1BFE">
        <w:rPr>
          <w:b/>
          <w:bCs/>
          <w:color w:val="000000" w:themeColor="text1"/>
        </w:rPr>
        <w:t xml:space="preserve">LSTM vs </w:t>
      </w:r>
      <w:r w:rsidRPr="00BE1BFE">
        <w:rPr>
          <w:b/>
          <w:bCs/>
          <w:color w:val="000000" w:themeColor="text1"/>
        </w:rPr>
        <w:t>时域特征</w:t>
      </w:r>
      <w:r w:rsidRPr="00BE1BFE">
        <w:rPr>
          <w:b/>
          <w:bCs/>
          <w:color w:val="000000" w:themeColor="text1"/>
        </w:rPr>
        <w:t>+</w:t>
      </w:r>
      <w:proofErr w:type="spellStart"/>
      <w:r w:rsidRPr="00BE1BFE">
        <w:rPr>
          <w:b/>
          <w:bCs/>
          <w:color w:val="000000" w:themeColor="text1"/>
        </w:rPr>
        <w:t>XGBoost</w:t>
      </w:r>
      <w:proofErr w:type="spellEnd"/>
      <w:r w:rsidRPr="00BE1BFE">
        <w:rPr>
          <w:b/>
          <w:bCs/>
          <w:color w:val="000000" w:themeColor="text1"/>
        </w:rPr>
        <w:t xml:space="preserve"> </w:t>
      </w:r>
      <w:r w:rsidRPr="00BE1BFE">
        <w:rPr>
          <w:b/>
          <w:bCs/>
          <w:color w:val="000000" w:themeColor="text1"/>
        </w:rPr>
        <w:t>数据结构对比</w:t>
      </w:r>
    </w:p>
    <w:p w14:paraId="4400699D" w14:textId="77777777" w:rsidR="00BE1BFE" w:rsidRPr="00BE1BFE" w:rsidRDefault="00BE1BFE" w:rsidP="00BE1BFE">
      <w:pPr>
        <w:rPr>
          <w:b/>
          <w:bCs/>
          <w:color w:val="000000" w:themeColor="text1"/>
        </w:rPr>
      </w:pPr>
      <w:r w:rsidRPr="00BE1BFE">
        <w:rPr>
          <w:b/>
          <w:bCs/>
          <w:color w:val="000000" w:themeColor="text1"/>
        </w:rPr>
        <w:t>LSTM</w:t>
      </w:r>
      <w:r w:rsidRPr="00BE1BFE">
        <w:rPr>
          <w:b/>
          <w:bCs/>
          <w:color w:val="000000" w:themeColor="text1"/>
        </w:rPr>
        <w:t>的输入</w:t>
      </w:r>
    </w:p>
    <w:p w14:paraId="17135A8E" w14:textId="77777777" w:rsidR="00BE1BFE" w:rsidRDefault="00BE1BFE" w:rsidP="00BE1BFE">
      <w:pPr>
        <w:rPr>
          <w:color w:val="000000" w:themeColor="text1"/>
        </w:rPr>
      </w:pPr>
      <w:r w:rsidRPr="00BE1BFE">
        <w:rPr>
          <w:color w:val="000000" w:themeColor="text1"/>
        </w:rPr>
        <w:t>一个窗口的原始数据：</w:t>
      </w:r>
      <w:r w:rsidRPr="00BE1BFE">
        <w:rPr>
          <w:color w:val="000000" w:themeColor="text1"/>
        </w:rPr>
        <w:t xml:space="preserve"> shape = (30, 14) </w:t>
      </w:r>
    </w:p>
    <w:p w14:paraId="1118FBCC" w14:textId="77777777" w:rsidR="00BE1BFE" w:rsidRDefault="00BE1BFE" w:rsidP="00BE1BFE">
      <w:pPr>
        <w:rPr>
          <w:color w:val="000000" w:themeColor="text1"/>
        </w:rPr>
      </w:pPr>
      <w:r w:rsidRPr="00BE1BFE">
        <w:rPr>
          <w:color w:val="000000" w:themeColor="text1"/>
        </w:rPr>
        <w:t>时间步</w:t>
      </w:r>
      <w:r w:rsidRPr="00BE1BFE">
        <w:rPr>
          <w:color w:val="000000" w:themeColor="text1"/>
        </w:rPr>
        <w:t xml:space="preserve">1: [s2, s3, s4, s7, s8, s9, s11, s12, s13, s14, s15, s17, s20, s21] </w:t>
      </w:r>
    </w:p>
    <w:p w14:paraId="4F5F8C1B" w14:textId="77777777" w:rsidR="00A862CE" w:rsidRDefault="00BE1BFE" w:rsidP="00BE1BFE">
      <w:pPr>
        <w:rPr>
          <w:color w:val="000000" w:themeColor="text1"/>
        </w:rPr>
      </w:pPr>
      <w:r w:rsidRPr="00BE1BFE">
        <w:rPr>
          <w:color w:val="000000" w:themeColor="text1"/>
        </w:rPr>
        <w:t>时间步</w:t>
      </w:r>
      <w:r w:rsidRPr="00BE1BFE">
        <w:rPr>
          <w:color w:val="000000" w:themeColor="text1"/>
        </w:rPr>
        <w:t xml:space="preserve">2: [s2, s3, s4, s7, s8, s9, s11, s12, s13, s14, s15, s17, s20, s21] </w:t>
      </w:r>
    </w:p>
    <w:p w14:paraId="4656A48F" w14:textId="77777777" w:rsidR="00A862CE" w:rsidRDefault="00BE1BFE" w:rsidP="00BE1BFE">
      <w:pPr>
        <w:rPr>
          <w:color w:val="000000" w:themeColor="text1"/>
        </w:rPr>
      </w:pPr>
      <w:r w:rsidRPr="00BE1BFE">
        <w:rPr>
          <w:color w:val="000000" w:themeColor="text1"/>
        </w:rPr>
        <w:t xml:space="preserve">... </w:t>
      </w:r>
    </w:p>
    <w:p w14:paraId="18D9765A" w14:textId="77777777" w:rsidR="00A862CE" w:rsidRDefault="00BE1BFE" w:rsidP="00BE1BFE">
      <w:pPr>
        <w:rPr>
          <w:color w:val="000000" w:themeColor="text1"/>
        </w:rPr>
      </w:pPr>
      <w:r w:rsidRPr="00BE1BFE">
        <w:rPr>
          <w:color w:val="000000" w:themeColor="text1"/>
        </w:rPr>
        <w:lastRenderedPageBreak/>
        <w:t>时间步</w:t>
      </w:r>
      <w:r w:rsidRPr="00BE1BFE">
        <w:rPr>
          <w:color w:val="000000" w:themeColor="text1"/>
        </w:rPr>
        <w:t xml:space="preserve">30: [s2, s3, s4, s7, s8, s9, s11, s12, s13, s14, s15, s17, s20, s21] </w:t>
      </w:r>
    </w:p>
    <w:p w14:paraId="49B77B5B" w14:textId="77777777" w:rsidR="00E608C3" w:rsidRDefault="00BE1BFE" w:rsidP="00BE1BFE">
      <w:pPr>
        <w:rPr>
          <w:color w:val="000000" w:themeColor="text1"/>
        </w:rPr>
      </w:pPr>
      <w:r w:rsidRPr="00BE1BFE">
        <w:rPr>
          <w:color w:val="000000" w:themeColor="text1"/>
        </w:rPr>
        <w:t>→ 30 × 14 = 420</w:t>
      </w:r>
      <w:r w:rsidRPr="00BE1BFE">
        <w:rPr>
          <w:color w:val="000000" w:themeColor="text1"/>
        </w:rPr>
        <w:t>个数字</w:t>
      </w:r>
      <w:r w:rsidRPr="00BE1BFE">
        <w:rPr>
          <w:color w:val="000000" w:themeColor="text1"/>
        </w:rPr>
        <w:t xml:space="preserve"> </w:t>
      </w:r>
      <w:r w:rsidRPr="00BE1BFE">
        <w:rPr>
          <w:color w:val="000000" w:themeColor="text1"/>
        </w:rPr>
        <w:t>喂给</w:t>
      </w:r>
      <w:r w:rsidRPr="00BE1BFE">
        <w:rPr>
          <w:color w:val="000000" w:themeColor="text1"/>
        </w:rPr>
        <w:t xml:space="preserve">LSTM </w:t>
      </w:r>
    </w:p>
    <w:p w14:paraId="5EE08340" w14:textId="5EE31C09" w:rsidR="00BE1BFE" w:rsidRPr="00BE1BFE" w:rsidRDefault="00BE1BFE" w:rsidP="00BE1BFE">
      <w:pPr>
        <w:rPr>
          <w:color w:val="000000" w:themeColor="text1"/>
        </w:rPr>
      </w:pPr>
      <w:r w:rsidRPr="00BE1BFE">
        <w:rPr>
          <w:color w:val="000000" w:themeColor="text1"/>
        </w:rPr>
        <w:t xml:space="preserve">→ </w:t>
      </w:r>
      <w:r w:rsidRPr="00BE1BFE">
        <w:rPr>
          <w:color w:val="000000" w:themeColor="text1"/>
        </w:rPr>
        <w:t>输出：</w:t>
      </w:r>
      <w:r w:rsidRPr="00BE1BFE">
        <w:rPr>
          <w:color w:val="000000" w:themeColor="text1"/>
        </w:rPr>
        <w:t>1</w:t>
      </w:r>
      <w:r w:rsidRPr="00BE1BFE">
        <w:rPr>
          <w:color w:val="000000" w:themeColor="text1"/>
        </w:rPr>
        <w:t>个</w:t>
      </w:r>
      <w:r w:rsidRPr="00BE1BFE">
        <w:rPr>
          <w:color w:val="000000" w:themeColor="text1"/>
        </w:rPr>
        <w:t xml:space="preserve">RUL </w:t>
      </w:r>
    </w:p>
    <w:p w14:paraId="66181892" w14:textId="77777777" w:rsidR="00BE1BFE" w:rsidRPr="00BE1BFE" w:rsidRDefault="00BE1BFE" w:rsidP="00BE1BFE">
      <w:pPr>
        <w:rPr>
          <w:color w:val="000000" w:themeColor="text1"/>
        </w:rPr>
      </w:pPr>
      <w:r w:rsidRPr="00BE1BFE">
        <w:rPr>
          <w:color w:val="000000" w:themeColor="text1"/>
        </w:rPr>
        <w:pict w14:anchorId="4715E0C1">
          <v:rect id="_x0000_i1064" style="width:0;height:1.5pt" o:hralign="center" o:hrstd="t" o:hr="t" fillcolor="#a0a0a0" stroked="f"/>
        </w:pict>
      </w:r>
    </w:p>
    <w:p w14:paraId="45738F93" w14:textId="77777777" w:rsidR="00BE1BFE" w:rsidRPr="00BE1BFE" w:rsidRDefault="00BE1BFE" w:rsidP="00BE1BFE">
      <w:pPr>
        <w:rPr>
          <w:b/>
          <w:bCs/>
          <w:color w:val="000000" w:themeColor="text1"/>
        </w:rPr>
      </w:pPr>
      <w:r w:rsidRPr="00BE1BFE">
        <w:rPr>
          <w:b/>
          <w:bCs/>
          <w:color w:val="000000" w:themeColor="text1"/>
        </w:rPr>
        <w:t>时域特征</w:t>
      </w:r>
      <w:r w:rsidRPr="00BE1BFE">
        <w:rPr>
          <w:b/>
          <w:bCs/>
          <w:color w:val="000000" w:themeColor="text1"/>
        </w:rPr>
        <w:t>+</w:t>
      </w:r>
      <w:proofErr w:type="spellStart"/>
      <w:r w:rsidRPr="00BE1BFE">
        <w:rPr>
          <w:b/>
          <w:bCs/>
          <w:color w:val="000000" w:themeColor="text1"/>
        </w:rPr>
        <w:t>XGBoost</w:t>
      </w:r>
      <w:proofErr w:type="spellEnd"/>
      <w:r w:rsidRPr="00BE1BFE">
        <w:rPr>
          <w:b/>
          <w:bCs/>
          <w:color w:val="000000" w:themeColor="text1"/>
        </w:rPr>
        <w:t>的输入</w:t>
      </w:r>
    </w:p>
    <w:p w14:paraId="7F9BD6A2" w14:textId="77777777" w:rsidR="00E608C3" w:rsidRDefault="00BE1BFE" w:rsidP="00BE1BFE">
      <w:pPr>
        <w:rPr>
          <w:color w:val="000000" w:themeColor="text1"/>
        </w:rPr>
      </w:pPr>
      <w:r w:rsidRPr="00BE1BFE">
        <w:rPr>
          <w:color w:val="000000" w:themeColor="text1"/>
        </w:rPr>
        <w:t>同一个窗口，先压缩：</w:t>
      </w:r>
      <w:r w:rsidRPr="00BE1BFE">
        <w:rPr>
          <w:color w:val="000000" w:themeColor="text1"/>
        </w:rPr>
        <w:t xml:space="preserve"> </w:t>
      </w:r>
    </w:p>
    <w:p w14:paraId="6AAA62BE" w14:textId="77777777" w:rsidR="00E608C3" w:rsidRDefault="00BE1BFE" w:rsidP="00BE1BFE">
      <w:pPr>
        <w:rPr>
          <w:color w:val="000000" w:themeColor="text1"/>
        </w:rPr>
      </w:pPr>
      <w:r w:rsidRPr="00BE1BFE">
        <w:rPr>
          <w:color w:val="000000" w:themeColor="text1"/>
        </w:rPr>
        <w:t>对</w:t>
      </w:r>
      <w:r w:rsidRPr="00BE1BFE">
        <w:rPr>
          <w:color w:val="000000" w:themeColor="text1"/>
        </w:rPr>
        <w:t>30</w:t>
      </w:r>
      <w:r w:rsidRPr="00BE1BFE">
        <w:rPr>
          <w:color w:val="000000" w:themeColor="text1"/>
        </w:rPr>
        <w:t>个时间步，每个传感器计算</w:t>
      </w:r>
      <w:r w:rsidRPr="00BE1BFE">
        <w:rPr>
          <w:color w:val="000000" w:themeColor="text1"/>
        </w:rPr>
        <w:t>5</w:t>
      </w:r>
      <w:r w:rsidRPr="00BE1BFE">
        <w:rPr>
          <w:color w:val="000000" w:themeColor="text1"/>
        </w:rPr>
        <w:t>个统计量</w:t>
      </w:r>
      <w:r w:rsidRPr="00BE1BFE">
        <w:rPr>
          <w:color w:val="000000" w:themeColor="text1"/>
        </w:rPr>
        <w:t xml:space="preserve"> </w:t>
      </w:r>
    </w:p>
    <w:p w14:paraId="4563761A" w14:textId="77777777" w:rsidR="00E608C3" w:rsidRDefault="00BE1BFE" w:rsidP="00E608C3">
      <w:pPr>
        <w:ind w:firstLine="720"/>
        <w:rPr>
          <w:color w:val="000000" w:themeColor="text1"/>
        </w:rPr>
      </w:pPr>
      <w:r w:rsidRPr="00BE1BFE">
        <w:rPr>
          <w:color w:val="000000" w:themeColor="text1"/>
        </w:rPr>
        <w:t xml:space="preserve">mean std RMS Kurt Skew </w:t>
      </w:r>
    </w:p>
    <w:p w14:paraId="5EC8762F" w14:textId="77777777" w:rsidR="00E608C3" w:rsidRDefault="00BE1BFE" w:rsidP="00BE1BFE">
      <w:pPr>
        <w:rPr>
          <w:color w:val="000000" w:themeColor="text1"/>
        </w:rPr>
      </w:pPr>
      <w:r w:rsidRPr="00BE1BFE">
        <w:rPr>
          <w:color w:val="000000" w:themeColor="text1"/>
        </w:rPr>
        <w:t xml:space="preserve">sensor2: [0.3, 0.02, 0.31, 3.1, 0.1] </w:t>
      </w:r>
    </w:p>
    <w:p w14:paraId="5A73B4CA" w14:textId="77777777" w:rsidR="00E608C3" w:rsidRDefault="00BE1BFE" w:rsidP="00BE1BFE">
      <w:pPr>
        <w:rPr>
          <w:color w:val="000000" w:themeColor="text1"/>
        </w:rPr>
      </w:pPr>
      <w:r w:rsidRPr="00BE1BFE">
        <w:rPr>
          <w:color w:val="000000" w:themeColor="text1"/>
        </w:rPr>
        <w:t xml:space="preserve">sensor3: [0.5, 0.05, 0.51, 2.9, -0.2] </w:t>
      </w:r>
    </w:p>
    <w:p w14:paraId="1F96F68B" w14:textId="77777777" w:rsidR="00E608C3" w:rsidRDefault="00BE1BFE" w:rsidP="00BE1BFE">
      <w:pPr>
        <w:rPr>
          <w:color w:val="000000" w:themeColor="text1"/>
        </w:rPr>
      </w:pPr>
      <w:r w:rsidRPr="00BE1BFE">
        <w:rPr>
          <w:color w:val="000000" w:themeColor="text1"/>
        </w:rPr>
        <w:t xml:space="preserve">... </w:t>
      </w:r>
    </w:p>
    <w:p w14:paraId="3BC030EE" w14:textId="77777777" w:rsidR="00E608C3" w:rsidRDefault="00BE1BFE" w:rsidP="00BE1BFE">
      <w:pPr>
        <w:rPr>
          <w:color w:val="000000" w:themeColor="text1"/>
        </w:rPr>
      </w:pPr>
      <w:r w:rsidRPr="00BE1BFE">
        <w:rPr>
          <w:color w:val="000000" w:themeColor="text1"/>
        </w:rPr>
        <w:t xml:space="preserve">sensor21:[0.7, 0.03, 0.71, 4.2, 0.3] </w:t>
      </w:r>
    </w:p>
    <w:p w14:paraId="7294DCFE" w14:textId="7D7CE73E" w:rsidR="00A862CE" w:rsidRDefault="00BE1BFE" w:rsidP="00BE1BFE">
      <w:pPr>
        <w:rPr>
          <w:color w:val="000000" w:themeColor="text1"/>
        </w:rPr>
      </w:pPr>
      <w:r w:rsidRPr="00BE1BFE">
        <w:rPr>
          <w:color w:val="000000" w:themeColor="text1"/>
        </w:rPr>
        <w:t xml:space="preserve">→ </w:t>
      </w:r>
      <w:r w:rsidRPr="00BE1BFE">
        <w:rPr>
          <w:color w:val="000000" w:themeColor="text1"/>
        </w:rPr>
        <w:t>展平成</w:t>
      </w:r>
      <w:r w:rsidRPr="00BE1BFE">
        <w:rPr>
          <w:color w:val="000000" w:themeColor="text1"/>
        </w:rPr>
        <w:t xml:space="preserve"> 14 × 5 = 70</w:t>
      </w:r>
      <w:r w:rsidRPr="00BE1BFE">
        <w:rPr>
          <w:color w:val="000000" w:themeColor="text1"/>
        </w:rPr>
        <w:t>维向量</w:t>
      </w:r>
      <w:r w:rsidRPr="00BE1BFE">
        <w:rPr>
          <w:color w:val="000000" w:themeColor="text1"/>
        </w:rPr>
        <w:t xml:space="preserve"> </w:t>
      </w:r>
      <w:r w:rsidRPr="00BE1BFE">
        <w:rPr>
          <w:color w:val="000000" w:themeColor="text1"/>
        </w:rPr>
        <w:t>喂给</w:t>
      </w:r>
      <w:proofErr w:type="spellStart"/>
      <w:r w:rsidRPr="00BE1BFE">
        <w:rPr>
          <w:color w:val="000000" w:themeColor="text1"/>
        </w:rPr>
        <w:t>XGBoost</w:t>
      </w:r>
      <w:proofErr w:type="spellEnd"/>
      <w:r w:rsidRPr="00BE1BFE">
        <w:rPr>
          <w:color w:val="000000" w:themeColor="text1"/>
        </w:rPr>
        <w:t xml:space="preserve"> </w:t>
      </w:r>
    </w:p>
    <w:p w14:paraId="7D57E1E0" w14:textId="699E2240" w:rsidR="00BE1BFE" w:rsidRPr="00BE1BFE" w:rsidRDefault="00BE1BFE" w:rsidP="00BE1BFE">
      <w:pPr>
        <w:rPr>
          <w:color w:val="000000" w:themeColor="text1"/>
        </w:rPr>
      </w:pPr>
      <w:r w:rsidRPr="00BE1BFE">
        <w:rPr>
          <w:color w:val="000000" w:themeColor="text1"/>
        </w:rPr>
        <w:t xml:space="preserve">→ </w:t>
      </w:r>
      <w:r w:rsidRPr="00BE1BFE">
        <w:rPr>
          <w:color w:val="000000" w:themeColor="text1"/>
        </w:rPr>
        <w:t>输出：</w:t>
      </w:r>
      <w:r w:rsidRPr="00BE1BFE">
        <w:rPr>
          <w:color w:val="000000" w:themeColor="text1"/>
        </w:rPr>
        <w:t>1</w:t>
      </w:r>
      <w:r w:rsidRPr="00BE1BFE">
        <w:rPr>
          <w:color w:val="000000" w:themeColor="text1"/>
        </w:rPr>
        <w:t>个</w:t>
      </w:r>
      <w:r w:rsidRPr="00BE1BFE">
        <w:rPr>
          <w:color w:val="000000" w:themeColor="text1"/>
        </w:rPr>
        <w:t>RUL</w:t>
      </w:r>
    </w:p>
    <w:tbl>
      <w:tblPr>
        <w:tblW w:w="5000" w:type="pct"/>
        <w:tblCellMar>
          <w:top w:w="15" w:type="dxa"/>
          <w:left w:w="15" w:type="dxa"/>
          <w:bottom w:w="15" w:type="dxa"/>
          <w:right w:w="15" w:type="dxa"/>
        </w:tblCellMar>
        <w:tblLook w:val="04A0" w:firstRow="1" w:lastRow="0" w:firstColumn="1" w:lastColumn="0" w:noHBand="0" w:noVBand="1"/>
      </w:tblPr>
      <w:tblGrid>
        <w:gridCol w:w="2105"/>
        <w:gridCol w:w="4425"/>
        <w:gridCol w:w="4254"/>
      </w:tblGrid>
      <w:tr w:rsidR="002B3E23" w:rsidRPr="002B3E23" w14:paraId="5CCD9B27"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0FFDA6F" w14:textId="77777777" w:rsidR="002B3E23" w:rsidRPr="002B3E23" w:rsidRDefault="002B3E23" w:rsidP="002B3E23">
            <w:pPr>
              <w:rPr>
                <w:color w:val="000000" w:themeColor="text1"/>
              </w:rPr>
            </w:pP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6B9BA9" w14:textId="77777777" w:rsidR="002B3E23" w:rsidRPr="002B3E23" w:rsidRDefault="002B3E23" w:rsidP="002B3E23">
            <w:pPr>
              <w:rPr>
                <w:b/>
                <w:bCs/>
                <w:color w:val="000000" w:themeColor="text1"/>
              </w:rPr>
            </w:pPr>
            <w:r w:rsidRPr="002B3E23">
              <w:rPr>
                <w:b/>
                <w:bCs/>
                <w:color w:val="000000" w:themeColor="text1"/>
              </w:rPr>
              <w:t>LSTM</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3F69E1" w14:textId="77777777" w:rsidR="002B3E23" w:rsidRPr="002B3E23" w:rsidRDefault="002B3E23" w:rsidP="002B3E23">
            <w:pPr>
              <w:rPr>
                <w:b/>
                <w:bCs/>
                <w:color w:val="000000" w:themeColor="text1"/>
              </w:rPr>
            </w:pPr>
            <w:proofErr w:type="spellStart"/>
            <w:r w:rsidRPr="002B3E23">
              <w:rPr>
                <w:b/>
                <w:bCs/>
                <w:color w:val="000000" w:themeColor="text1"/>
              </w:rPr>
              <w:t>XGBoost</w:t>
            </w:r>
            <w:proofErr w:type="spellEnd"/>
          </w:p>
        </w:tc>
      </w:tr>
      <w:tr w:rsidR="002B3E23" w:rsidRPr="002B3E23" w14:paraId="2B48007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6C60CC5" w14:textId="77777777" w:rsidR="002B3E23" w:rsidRPr="002B3E23" w:rsidRDefault="002B3E23" w:rsidP="002B3E23">
            <w:pPr>
              <w:rPr>
                <w:color w:val="000000" w:themeColor="text1"/>
              </w:rPr>
            </w:pPr>
            <w:r w:rsidRPr="002B3E23">
              <w:rPr>
                <w:color w:val="000000" w:themeColor="text1"/>
              </w:rPr>
              <w:t>输入维度</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6E4C719" w14:textId="77777777" w:rsidR="002B3E23" w:rsidRPr="002B3E23" w:rsidRDefault="002B3E23" w:rsidP="002B3E23">
            <w:pPr>
              <w:rPr>
                <w:color w:val="000000" w:themeColor="text1"/>
              </w:rPr>
            </w:pPr>
            <w:r w:rsidRPr="002B3E23">
              <w:rPr>
                <w:color w:val="000000" w:themeColor="text1"/>
              </w:rPr>
              <w:t>420</w:t>
            </w:r>
            <w:r w:rsidRPr="002B3E23">
              <w:rPr>
                <w:color w:val="000000" w:themeColor="text1"/>
              </w:rPr>
              <w:t>（保留时序结构）</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B6C248" w14:textId="77777777" w:rsidR="002B3E23" w:rsidRPr="002B3E23" w:rsidRDefault="002B3E23" w:rsidP="002B3E23">
            <w:pPr>
              <w:rPr>
                <w:color w:val="000000" w:themeColor="text1"/>
              </w:rPr>
            </w:pPr>
            <w:r w:rsidRPr="002B3E23">
              <w:rPr>
                <w:color w:val="000000" w:themeColor="text1"/>
              </w:rPr>
              <w:t>70</w:t>
            </w:r>
            <w:r w:rsidRPr="002B3E23">
              <w:rPr>
                <w:color w:val="000000" w:themeColor="text1"/>
              </w:rPr>
              <w:t>（压缩成统计量）</w:t>
            </w:r>
          </w:p>
        </w:tc>
      </w:tr>
      <w:tr w:rsidR="002B3E23" w:rsidRPr="002B3E23" w14:paraId="6E1AED7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4470444" w14:textId="77777777" w:rsidR="002B3E23" w:rsidRPr="002B3E23" w:rsidRDefault="002B3E23" w:rsidP="002B3E23">
            <w:pPr>
              <w:rPr>
                <w:color w:val="000000" w:themeColor="text1"/>
              </w:rPr>
            </w:pPr>
            <w:r w:rsidRPr="002B3E23">
              <w:rPr>
                <w:color w:val="000000" w:themeColor="text1"/>
              </w:rPr>
              <w:t>时序信息</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7B642B" w14:textId="77777777" w:rsidR="002B3E23" w:rsidRPr="002B3E23" w:rsidRDefault="002B3E23" w:rsidP="002B3E23">
            <w:pPr>
              <w:rPr>
                <w:color w:val="000000" w:themeColor="text1"/>
              </w:rPr>
            </w:pPr>
            <w:r w:rsidRPr="002B3E23">
              <w:rPr>
                <w:rFonts w:ascii="Segoe UI Emoji" w:hAnsi="Segoe UI Emoji" w:cs="Segoe UI Emoji"/>
                <w:color w:val="000000" w:themeColor="text1"/>
              </w:rPr>
              <w:t>✅</w:t>
            </w:r>
            <w:r w:rsidRPr="002B3E23">
              <w:rPr>
                <w:color w:val="000000" w:themeColor="text1"/>
              </w:rPr>
              <w:t xml:space="preserve"> </w:t>
            </w:r>
            <w:r w:rsidRPr="002B3E23">
              <w:rPr>
                <w:color w:val="000000" w:themeColor="text1"/>
              </w:rPr>
              <w:t>完整保留</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BE99B1" w14:textId="77777777" w:rsidR="002B3E23" w:rsidRPr="002B3E23" w:rsidRDefault="002B3E23" w:rsidP="002B3E23">
            <w:pPr>
              <w:rPr>
                <w:color w:val="000000" w:themeColor="text1"/>
              </w:rPr>
            </w:pPr>
            <w:r w:rsidRPr="002B3E23">
              <w:rPr>
                <w:rFonts w:ascii="Segoe UI Emoji" w:hAnsi="Segoe UI Emoji" w:cs="Segoe UI Emoji"/>
                <w:color w:val="000000" w:themeColor="text1"/>
              </w:rPr>
              <w:t>❌</w:t>
            </w:r>
            <w:r w:rsidRPr="002B3E23">
              <w:rPr>
                <w:color w:val="000000" w:themeColor="text1"/>
              </w:rPr>
              <w:t xml:space="preserve"> </w:t>
            </w:r>
            <w:r w:rsidRPr="002B3E23">
              <w:rPr>
                <w:color w:val="000000" w:themeColor="text1"/>
              </w:rPr>
              <w:t>丢失了顺序信息</w:t>
            </w:r>
          </w:p>
        </w:tc>
      </w:tr>
      <w:tr w:rsidR="002B3E23" w:rsidRPr="002B3E23" w14:paraId="4F621D73"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A1604F2" w14:textId="77777777" w:rsidR="002B3E23" w:rsidRPr="002B3E23" w:rsidRDefault="002B3E23" w:rsidP="002B3E23">
            <w:pPr>
              <w:rPr>
                <w:color w:val="000000" w:themeColor="text1"/>
              </w:rPr>
            </w:pPr>
            <w:r w:rsidRPr="002B3E23">
              <w:rPr>
                <w:color w:val="000000" w:themeColor="text1"/>
              </w:rPr>
              <w:t>计算成本</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C8694A" w14:textId="77777777" w:rsidR="002B3E23" w:rsidRPr="002B3E23" w:rsidRDefault="002B3E23" w:rsidP="002B3E23">
            <w:pPr>
              <w:rPr>
                <w:color w:val="000000" w:themeColor="text1"/>
              </w:rPr>
            </w:pPr>
            <w:r w:rsidRPr="002B3E23">
              <w:rPr>
                <w:color w:val="000000" w:themeColor="text1"/>
              </w:rPr>
              <w:t>重</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7C309E" w14:textId="77777777" w:rsidR="002B3E23" w:rsidRPr="002B3E23" w:rsidRDefault="002B3E23" w:rsidP="002B3E23">
            <w:pPr>
              <w:rPr>
                <w:color w:val="000000" w:themeColor="text1"/>
              </w:rPr>
            </w:pPr>
            <w:r w:rsidRPr="002B3E23">
              <w:rPr>
                <w:color w:val="000000" w:themeColor="text1"/>
              </w:rPr>
              <w:t>轻</w:t>
            </w:r>
          </w:p>
        </w:tc>
      </w:tr>
      <w:tr w:rsidR="002B3E23" w:rsidRPr="002B3E23" w14:paraId="4FA227E4"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10AEF4" w14:textId="77777777" w:rsidR="002B3E23" w:rsidRPr="002B3E23" w:rsidRDefault="002B3E23" w:rsidP="002B3E23">
            <w:pPr>
              <w:rPr>
                <w:color w:val="000000" w:themeColor="text1"/>
              </w:rPr>
            </w:pPr>
            <w:r w:rsidRPr="002B3E23">
              <w:rPr>
                <w:color w:val="000000" w:themeColor="text1"/>
              </w:rPr>
              <w:t>预测目标</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1488E0" w14:textId="77777777" w:rsidR="002B3E23" w:rsidRPr="002B3E23" w:rsidRDefault="002B3E23" w:rsidP="002B3E23">
            <w:pPr>
              <w:rPr>
                <w:color w:val="000000" w:themeColor="text1"/>
              </w:rPr>
            </w:pPr>
            <w:r w:rsidRPr="002B3E23">
              <w:rPr>
                <w:color w:val="000000" w:themeColor="text1"/>
              </w:rPr>
              <w:t>窗口最后一步的</w:t>
            </w:r>
            <w:r w:rsidRPr="002B3E23">
              <w:rPr>
                <w:color w:val="000000" w:themeColor="text1"/>
              </w:rPr>
              <w:t>RUL</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D3E919" w14:textId="77777777" w:rsidR="002B3E23" w:rsidRPr="002B3E23" w:rsidRDefault="002B3E23" w:rsidP="002B3E23">
            <w:pPr>
              <w:rPr>
                <w:color w:val="000000" w:themeColor="text1"/>
              </w:rPr>
            </w:pPr>
            <w:r w:rsidRPr="002B3E23">
              <w:rPr>
                <w:color w:val="000000" w:themeColor="text1"/>
              </w:rPr>
              <w:t>窗口最后一步的</w:t>
            </w:r>
            <w:r w:rsidRPr="002B3E23">
              <w:rPr>
                <w:color w:val="000000" w:themeColor="text1"/>
              </w:rPr>
              <w:t>RUL</w:t>
            </w:r>
          </w:p>
        </w:tc>
      </w:tr>
    </w:tbl>
    <w:p w14:paraId="09430DDF" w14:textId="77777777" w:rsidR="00BE1BFE" w:rsidRDefault="00BE1BFE" w:rsidP="009A1F56">
      <w:pPr>
        <w:rPr>
          <w:color w:val="000000" w:themeColor="text1"/>
        </w:rPr>
      </w:pPr>
    </w:p>
    <w:p w14:paraId="6CE7C5EE" w14:textId="77777777" w:rsidR="003471CC" w:rsidRPr="003471CC" w:rsidRDefault="003471CC" w:rsidP="003471CC">
      <w:pPr>
        <w:rPr>
          <w:b/>
          <w:bCs/>
          <w:color w:val="000000" w:themeColor="text1"/>
        </w:rPr>
      </w:pPr>
      <w:r w:rsidRPr="003471CC">
        <w:rPr>
          <w:b/>
          <w:bCs/>
          <w:color w:val="000000" w:themeColor="text1"/>
        </w:rPr>
        <w:t>你说的</w:t>
      </w:r>
      <w:r w:rsidRPr="003471CC">
        <w:rPr>
          <w:b/>
          <w:bCs/>
          <w:color w:val="000000" w:themeColor="text1"/>
        </w:rPr>
        <w:t>"</w:t>
      </w:r>
      <w:r w:rsidRPr="003471CC">
        <w:rPr>
          <w:b/>
          <w:bCs/>
          <w:color w:val="000000" w:themeColor="text1"/>
        </w:rPr>
        <w:t>预测下一个</w:t>
      </w:r>
      <w:r w:rsidRPr="003471CC">
        <w:rPr>
          <w:b/>
          <w:bCs/>
          <w:color w:val="000000" w:themeColor="text1"/>
        </w:rPr>
        <w:t>time</w:t>
      </w:r>
      <w:r w:rsidRPr="003471CC">
        <w:rPr>
          <w:b/>
          <w:bCs/>
          <w:color w:val="000000" w:themeColor="text1"/>
        </w:rPr>
        <w:t>点的</w:t>
      </w:r>
      <w:r w:rsidRPr="003471CC">
        <w:rPr>
          <w:b/>
          <w:bCs/>
          <w:color w:val="000000" w:themeColor="text1"/>
        </w:rPr>
        <w:t>RUL"</w:t>
      </w:r>
      <w:r w:rsidRPr="003471CC">
        <w:rPr>
          <w:rFonts w:ascii="Segoe UI Emoji" w:hAnsi="Segoe UI Emoji" w:cs="Segoe UI Emoji"/>
          <w:b/>
          <w:bCs/>
          <w:color w:val="000000" w:themeColor="text1"/>
        </w:rPr>
        <w:t>✅</w:t>
      </w:r>
    </w:p>
    <w:p w14:paraId="7ADA9009" w14:textId="77777777" w:rsidR="008E0613" w:rsidRDefault="003471CC" w:rsidP="003471CC">
      <w:pPr>
        <w:rPr>
          <w:color w:val="000000" w:themeColor="text1"/>
        </w:rPr>
      </w:pPr>
      <w:r w:rsidRPr="003471CC">
        <w:rPr>
          <w:color w:val="000000" w:themeColor="text1"/>
        </w:rPr>
        <w:t>窗口</w:t>
      </w:r>
      <w:r w:rsidRPr="003471CC">
        <w:rPr>
          <w:color w:val="000000" w:themeColor="text1"/>
        </w:rPr>
        <w:t xml:space="preserve"> = cycle 1~30 → </w:t>
      </w:r>
      <w:r w:rsidRPr="003471CC">
        <w:rPr>
          <w:color w:val="000000" w:themeColor="text1"/>
        </w:rPr>
        <w:t>预测</w:t>
      </w:r>
      <w:r w:rsidRPr="003471CC">
        <w:rPr>
          <w:color w:val="000000" w:themeColor="text1"/>
        </w:rPr>
        <w:t xml:space="preserve"> cycle 30 </w:t>
      </w:r>
      <w:r w:rsidRPr="003471CC">
        <w:rPr>
          <w:color w:val="000000" w:themeColor="text1"/>
        </w:rPr>
        <w:t>的</w:t>
      </w:r>
      <w:r w:rsidRPr="003471CC">
        <w:rPr>
          <w:color w:val="000000" w:themeColor="text1"/>
        </w:rPr>
        <w:t xml:space="preserve">RUL </w:t>
      </w:r>
    </w:p>
    <w:p w14:paraId="30465FE9" w14:textId="77777777" w:rsidR="008E0613" w:rsidRDefault="003471CC" w:rsidP="003471CC">
      <w:pPr>
        <w:rPr>
          <w:color w:val="000000" w:themeColor="text1"/>
        </w:rPr>
      </w:pPr>
      <w:r w:rsidRPr="003471CC">
        <w:rPr>
          <w:color w:val="000000" w:themeColor="text1"/>
        </w:rPr>
        <w:t>窗口</w:t>
      </w:r>
      <w:r w:rsidRPr="003471CC">
        <w:rPr>
          <w:color w:val="000000" w:themeColor="text1"/>
        </w:rPr>
        <w:t xml:space="preserve"> = cycle 2~31 → </w:t>
      </w:r>
      <w:r w:rsidRPr="003471CC">
        <w:rPr>
          <w:color w:val="000000" w:themeColor="text1"/>
        </w:rPr>
        <w:t>预测</w:t>
      </w:r>
      <w:r w:rsidRPr="003471CC">
        <w:rPr>
          <w:color w:val="000000" w:themeColor="text1"/>
        </w:rPr>
        <w:t xml:space="preserve"> cycle 31 </w:t>
      </w:r>
      <w:r w:rsidRPr="003471CC">
        <w:rPr>
          <w:color w:val="000000" w:themeColor="text1"/>
        </w:rPr>
        <w:t>的</w:t>
      </w:r>
      <w:r w:rsidRPr="003471CC">
        <w:rPr>
          <w:color w:val="000000" w:themeColor="text1"/>
        </w:rPr>
        <w:t xml:space="preserve">RUL </w:t>
      </w:r>
    </w:p>
    <w:p w14:paraId="12A12F01" w14:textId="5557BDF1" w:rsidR="003471CC" w:rsidRPr="003471CC" w:rsidRDefault="003471CC" w:rsidP="003471CC">
      <w:pPr>
        <w:rPr>
          <w:color w:val="000000" w:themeColor="text1"/>
        </w:rPr>
      </w:pPr>
      <w:r w:rsidRPr="003471CC">
        <w:rPr>
          <w:color w:val="000000" w:themeColor="text1"/>
        </w:rPr>
        <w:t>窗口</w:t>
      </w:r>
      <w:r w:rsidRPr="003471CC">
        <w:rPr>
          <w:color w:val="000000" w:themeColor="text1"/>
        </w:rPr>
        <w:t xml:space="preserve"> = cycle 3~32 → </w:t>
      </w:r>
      <w:r w:rsidRPr="003471CC">
        <w:rPr>
          <w:color w:val="000000" w:themeColor="text1"/>
        </w:rPr>
        <w:t>预测</w:t>
      </w:r>
      <w:r w:rsidRPr="003471CC">
        <w:rPr>
          <w:color w:val="000000" w:themeColor="text1"/>
        </w:rPr>
        <w:t xml:space="preserve"> cycle 32 </w:t>
      </w:r>
      <w:r w:rsidRPr="003471CC">
        <w:rPr>
          <w:color w:val="000000" w:themeColor="text1"/>
        </w:rPr>
        <w:t>的</w:t>
      </w:r>
      <w:r w:rsidRPr="003471CC">
        <w:rPr>
          <w:color w:val="000000" w:themeColor="text1"/>
        </w:rPr>
        <w:t xml:space="preserve">RUL </w:t>
      </w:r>
    </w:p>
    <w:p w14:paraId="4C94F06F" w14:textId="77777777" w:rsidR="003471CC" w:rsidRPr="003471CC" w:rsidRDefault="003471CC" w:rsidP="003471CC">
      <w:pPr>
        <w:rPr>
          <w:color w:val="000000" w:themeColor="text1"/>
        </w:rPr>
      </w:pPr>
      <w:r w:rsidRPr="003471CC">
        <w:rPr>
          <w:b/>
          <w:bCs/>
          <w:color w:val="000000" w:themeColor="text1"/>
        </w:rPr>
        <w:t>两种方法预测的目标完全一样</w:t>
      </w:r>
      <w:r w:rsidRPr="003471CC">
        <w:rPr>
          <w:color w:val="000000" w:themeColor="text1"/>
        </w:rPr>
        <w:t>，只是喂给模型的数据格式不同。</w:t>
      </w:r>
      <w:r w:rsidRPr="003471CC">
        <w:rPr>
          <w:color w:val="000000" w:themeColor="text1"/>
        </w:rPr>
        <w:t>LSTM</w:t>
      </w:r>
      <w:r w:rsidRPr="003471CC">
        <w:rPr>
          <w:color w:val="000000" w:themeColor="text1"/>
        </w:rPr>
        <w:t>喂</w:t>
      </w:r>
      <w:r w:rsidRPr="003471CC">
        <w:rPr>
          <w:color w:val="000000" w:themeColor="text1"/>
        </w:rPr>
        <w:t>420</w:t>
      </w:r>
      <w:r w:rsidRPr="003471CC">
        <w:rPr>
          <w:color w:val="000000" w:themeColor="text1"/>
        </w:rPr>
        <w:t>个数，</w:t>
      </w:r>
      <w:proofErr w:type="spellStart"/>
      <w:r w:rsidRPr="003471CC">
        <w:rPr>
          <w:color w:val="000000" w:themeColor="text1"/>
        </w:rPr>
        <w:t>XGBoost</w:t>
      </w:r>
      <w:proofErr w:type="spellEnd"/>
      <w:r w:rsidRPr="003471CC">
        <w:rPr>
          <w:color w:val="000000" w:themeColor="text1"/>
        </w:rPr>
        <w:t>喂</w:t>
      </w:r>
      <w:r w:rsidRPr="003471CC">
        <w:rPr>
          <w:color w:val="000000" w:themeColor="text1"/>
        </w:rPr>
        <w:t>70</w:t>
      </w:r>
      <w:r w:rsidRPr="003471CC">
        <w:rPr>
          <w:color w:val="000000" w:themeColor="text1"/>
        </w:rPr>
        <w:t>个统计量。</w:t>
      </w:r>
    </w:p>
    <w:p w14:paraId="08D8BF93" w14:textId="77777777" w:rsidR="003471CC" w:rsidRPr="003471CC" w:rsidRDefault="003471CC" w:rsidP="003471CC">
      <w:pPr>
        <w:rPr>
          <w:color w:val="000000" w:themeColor="text1"/>
        </w:rPr>
      </w:pPr>
      <w:r w:rsidRPr="003471CC">
        <w:rPr>
          <w:color w:val="000000" w:themeColor="text1"/>
        </w:rPr>
        <w:pict w14:anchorId="5F9832F5">
          <v:rect id="_x0000_i1072" style="width:0;height:1.5pt" o:hralign="center" o:hrstd="t" o:hr="t" fillcolor="#a0a0a0" stroked="f"/>
        </w:pict>
      </w:r>
    </w:p>
    <w:p w14:paraId="7E3A176E" w14:textId="77777777" w:rsidR="003471CC" w:rsidRPr="003471CC" w:rsidRDefault="003471CC" w:rsidP="003471CC">
      <w:pPr>
        <w:rPr>
          <w:color w:val="000000" w:themeColor="text1"/>
        </w:rPr>
      </w:pPr>
      <w:r w:rsidRPr="003471CC">
        <w:rPr>
          <w:color w:val="000000" w:themeColor="text1"/>
        </w:rPr>
        <w:t>一句话总结：</w:t>
      </w:r>
    </w:p>
    <w:p w14:paraId="15A1DD89" w14:textId="77777777" w:rsidR="003471CC" w:rsidRPr="003471CC" w:rsidRDefault="003471CC" w:rsidP="003471CC">
      <w:pPr>
        <w:rPr>
          <w:color w:val="000000" w:themeColor="text1"/>
        </w:rPr>
      </w:pPr>
      <w:r w:rsidRPr="003471CC">
        <w:rPr>
          <w:b/>
          <w:bCs/>
          <w:color w:val="000000" w:themeColor="text1"/>
        </w:rPr>
        <w:t>时域特征是把窗口内的时序信息</w:t>
      </w:r>
      <w:r w:rsidRPr="003471CC">
        <w:rPr>
          <w:b/>
          <w:bCs/>
          <w:color w:val="000000" w:themeColor="text1"/>
        </w:rPr>
        <w:t>"</w:t>
      </w:r>
      <w:r w:rsidRPr="003471CC">
        <w:rPr>
          <w:b/>
          <w:bCs/>
          <w:color w:val="000000" w:themeColor="text1"/>
        </w:rPr>
        <w:t>摘要化</w:t>
      </w:r>
      <w:r w:rsidRPr="003471CC">
        <w:rPr>
          <w:b/>
          <w:bCs/>
          <w:color w:val="000000" w:themeColor="text1"/>
        </w:rPr>
        <w:t>"</w:t>
      </w:r>
      <w:r w:rsidRPr="003471CC">
        <w:rPr>
          <w:b/>
          <w:bCs/>
          <w:color w:val="000000" w:themeColor="text1"/>
        </w:rPr>
        <w:t>，用统计量替代原始序列。信息有损失，但计算轻量，可解释性强。</w:t>
      </w:r>
    </w:p>
    <w:p w14:paraId="3F874852" w14:textId="690E9BA3" w:rsidR="003471CC" w:rsidRDefault="00112705" w:rsidP="009A1F56">
      <w:pPr>
        <w:rPr>
          <w:color w:val="000000" w:themeColor="text1"/>
        </w:rPr>
      </w:pPr>
      <w:proofErr w:type="spellStart"/>
      <w:r w:rsidRPr="00112705">
        <w:rPr>
          <w:color w:val="000000" w:themeColor="text1"/>
        </w:rPr>
        <w:lastRenderedPageBreak/>
        <w:t>XGBoost</w:t>
      </w:r>
      <w:proofErr w:type="spellEnd"/>
      <w:r w:rsidRPr="00112705">
        <w:rPr>
          <w:color w:val="000000" w:themeColor="text1"/>
        </w:rPr>
        <w:t>不理解结构，只认位置。工程师的责任是保证训练和推理时展平顺序完全一致。这也是</w:t>
      </w:r>
      <w:r w:rsidRPr="00112705">
        <w:rPr>
          <w:color w:val="000000" w:themeColor="text1"/>
        </w:rPr>
        <w:t>LSTM</w:t>
      </w:r>
      <w:r w:rsidRPr="00112705">
        <w:rPr>
          <w:color w:val="000000" w:themeColor="text1"/>
        </w:rPr>
        <w:t>的优势之一</w:t>
      </w:r>
      <w:r w:rsidRPr="00112705">
        <w:rPr>
          <w:color w:val="000000" w:themeColor="text1"/>
        </w:rPr>
        <w:t>——</w:t>
      </w:r>
      <w:r w:rsidRPr="00112705">
        <w:rPr>
          <w:color w:val="000000" w:themeColor="text1"/>
        </w:rPr>
        <w:t>输入是有结构的矩阵，传感器维度天然对齐。</w:t>
      </w:r>
    </w:p>
    <w:p w14:paraId="550283A4" w14:textId="77777777" w:rsidR="004872D5" w:rsidRDefault="004872D5" w:rsidP="009A1F56">
      <w:pPr>
        <w:rPr>
          <w:color w:val="000000" w:themeColor="text1"/>
        </w:rPr>
      </w:pPr>
    </w:p>
    <w:p w14:paraId="5F64CE15" w14:textId="54DC9109" w:rsidR="004872D5" w:rsidRDefault="004872D5" w:rsidP="009A1F56">
      <w:pPr>
        <w:rPr>
          <w:color w:val="000000" w:themeColor="text1"/>
        </w:rPr>
      </w:pPr>
      <w:proofErr w:type="spellStart"/>
      <w:r w:rsidRPr="004872D5">
        <w:rPr>
          <w:color w:val="000000" w:themeColor="text1"/>
        </w:rPr>
        <w:t>XGBoost</w:t>
      </w:r>
      <w:proofErr w:type="spellEnd"/>
      <w:r w:rsidRPr="004872D5">
        <w:rPr>
          <w:color w:val="000000" w:themeColor="text1"/>
        </w:rPr>
        <w:t>只看到</w:t>
      </w:r>
      <w:r w:rsidRPr="004872D5">
        <w:rPr>
          <w:color w:val="000000" w:themeColor="text1"/>
        </w:rPr>
        <w:t>70</w:t>
      </w:r>
      <w:r w:rsidRPr="004872D5">
        <w:rPr>
          <w:color w:val="000000" w:themeColor="text1"/>
        </w:rPr>
        <w:t>个数字，不知道第</w:t>
      </w:r>
      <w:r w:rsidRPr="004872D5">
        <w:rPr>
          <w:color w:val="000000" w:themeColor="text1"/>
        </w:rPr>
        <w:t>0</w:t>
      </w:r>
      <w:del w:id="0" w:author="Unknown">
        <w:r w:rsidRPr="004872D5">
          <w:rPr>
            <w:color w:val="000000" w:themeColor="text1"/>
          </w:rPr>
          <w:delText>4</w:delText>
        </w:r>
        <w:r w:rsidRPr="004872D5">
          <w:rPr>
            <w:color w:val="000000" w:themeColor="text1"/>
          </w:rPr>
          <w:delText>个属于</w:delText>
        </w:r>
        <w:r w:rsidRPr="004872D5">
          <w:rPr>
            <w:color w:val="000000" w:themeColor="text1"/>
          </w:rPr>
          <w:delText>sensor2</w:delText>
        </w:r>
        <w:r w:rsidRPr="004872D5">
          <w:rPr>
            <w:color w:val="000000" w:themeColor="text1"/>
          </w:rPr>
          <w:delText>，第</w:delText>
        </w:r>
        <w:r w:rsidRPr="004872D5">
          <w:rPr>
            <w:color w:val="000000" w:themeColor="text1"/>
          </w:rPr>
          <w:delText>5</w:delText>
        </w:r>
      </w:del>
      <w:r w:rsidRPr="004872D5">
        <w:rPr>
          <w:color w:val="000000" w:themeColor="text1"/>
        </w:rPr>
        <w:t>9</w:t>
      </w:r>
      <w:r w:rsidRPr="004872D5">
        <w:rPr>
          <w:color w:val="000000" w:themeColor="text1"/>
        </w:rPr>
        <w:t>个属于</w:t>
      </w:r>
      <w:r w:rsidRPr="004872D5">
        <w:rPr>
          <w:color w:val="000000" w:themeColor="text1"/>
        </w:rPr>
        <w:t>sensor3</w:t>
      </w:r>
      <w:r w:rsidRPr="004872D5">
        <w:rPr>
          <w:color w:val="000000" w:themeColor="text1"/>
        </w:rPr>
        <w:t>。它只学习</w:t>
      </w:r>
      <w:r w:rsidRPr="004872D5">
        <w:rPr>
          <w:color w:val="000000" w:themeColor="text1"/>
        </w:rPr>
        <w:t>"</w:t>
      </w:r>
      <w:r w:rsidRPr="004872D5">
        <w:rPr>
          <w:color w:val="000000" w:themeColor="text1"/>
        </w:rPr>
        <w:t>哪个位置的数字对预测</w:t>
      </w:r>
      <w:r w:rsidRPr="004872D5">
        <w:rPr>
          <w:color w:val="000000" w:themeColor="text1"/>
        </w:rPr>
        <w:t>RUL</w:t>
      </w:r>
      <w:r w:rsidRPr="004872D5">
        <w:rPr>
          <w:color w:val="000000" w:themeColor="text1"/>
        </w:rPr>
        <w:t>有用</w:t>
      </w:r>
      <w:r w:rsidRPr="004872D5">
        <w:rPr>
          <w:color w:val="000000" w:themeColor="text1"/>
        </w:rPr>
        <w:t>"</w:t>
      </w:r>
      <w:r w:rsidRPr="004872D5">
        <w:rPr>
          <w:color w:val="000000" w:themeColor="text1"/>
        </w:rPr>
        <w:t>。</w:t>
      </w:r>
    </w:p>
    <w:p w14:paraId="7459156D" w14:textId="77777777" w:rsidR="00F15EFD" w:rsidRDefault="00F15EFD" w:rsidP="009A1F56">
      <w:pPr>
        <w:rPr>
          <w:color w:val="000000" w:themeColor="text1"/>
        </w:rPr>
      </w:pPr>
    </w:p>
    <w:p w14:paraId="2A15AB54" w14:textId="77777777" w:rsidR="00F15EFD" w:rsidRPr="00F15EFD" w:rsidRDefault="00F15EFD" w:rsidP="00F15EFD">
      <w:pPr>
        <w:rPr>
          <w:b/>
          <w:bCs/>
          <w:color w:val="FF0000"/>
        </w:rPr>
      </w:pPr>
      <w:r w:rsidRPr="00F15EFD">
        <w:rPr>
          <w:b/>
          <w:bCs/>
          <w:color w:val="FF0000"/>
        </w:rPr>
        <w:t>模块</w:t>
      </w:r>
      <w:r w:rsidRPr="00F15EFD">
        <w:rPr>
          <w:b/>
          <w:bCs/>
          <w:color w:val="FF0000"/>
        </w:rPr>
        <w:t>6</w:t>
      </w:r>
      <w:r w:rsidRPr="00F15EFD">
        <w:rPr>
          <w:b/>
          <w:bCs/>
          <w:color w:val="FF0000"/>
        </w:rPr>
        <w:t>：模型验证统计方法</w:t>
      </w:r>
      <w:r w:rsidRPr="00F15EFD">
        <w:rPr>
          <w:b/>
          <w:bCs/>
          <w:color w:val="FF0000"/>
        </w:rPr>
        <w:t xml:space="preserve"> </w:t>
      </w:r>
      <w:r w:rsidRPr="00F15EFD">
        <w:rPr>
          <w:rFonts w:ascii="Segoe UI Emoji" w:hAnsi="Segoe UI Emoji" w:cs="Segoe UI Emoji"/>
          <w:b/>
          <w:bCs/>
          <w:color w:val="FF0000"/>
        </w:rPr>
        <w:t>🔥🔥</w:t>
      </w:r>
    </w:p>
    <w:p w14:paraId="1C5A6F70" w14:textId="77777777" w:rsidR="00F15EFD" w:rsidRPr="00F15EFD" w:rsidRDefault="00F15EFD" w:rsidP="00F15EFD">
      <w:pPr>
        <w:rPr>
          <w:color w:val="000000" w:themeColor="text1"/>
        </w:rPr>
      </w:pPr>
      <w:r w:rsidRPr="00F15EFD">
        <w:rPr>
          <w:color w:val="000000" w:themeColor="text1"/>
        </w:rPr>
        <w:pict w14:anchorId="34DC0734">
          <v:rect id="_x0000_i1086" style="width:0;height:1.5pt" o:hralign="center" o:hrstd="t" o:hr="t" fillcolor="#a0a0a0" stroked="f"/>
        </w:pict>
      </w:r>
    </w:p>
    <w:p w14:paraId="5471DED3" w14:textId="77777777" w:rsidR="00F15EFD" w:rsidRPr="00F15EFD" w:rsidRDefault="00F15EFD" w:rsidP="00F15EFD">
      <w:pPr>
        <w:rPr>
          <w:b/>
          <w:bCs/>
          <w:color w:val="000000" w:themeColor="text1"/>
        </w:rPr>
      </w:pPr>
      <w:r w:rsidRPr="00F15EFD">
        <w:rPr>
          <w:b/>
          <w:bCs/>
          <w:color w:val="000000" w:themeColor="text1"/>
        </w:rPr>
        <w:t xml:space="preserve">6.1 </w:t>
      </w:r>
      <w:r w:rsidRPr="00F15EFD">
        <w:rPr>
          <w:b/>
          <w:bCs/>
          <w:color w:val="000000" w:themeColor="text1"/>
        </w:rPr>
        <w:t>为什么模型验证很重要？</w:t>
      </w:r>
    </w:p>
    <w:p w14:paraId="2F7E14E7" w14:textId="77777777" w:rsidR="00F15EFD" w:rsidRPr="00F15EFD" w:rsidRDefault="00F15EFD" w:rsidP="00F15EFD">
      <w:pPr>
        <w:rPr>
          <w:color w:val="000000" w:themeColor="text1"/>
        </w:rPr>
      </w:pPr>
      <w:r w:rsidRPr="00F15EFD">
        <w:rPr>
          <w:color w:val="000000" w:themeColor="text1"/>
        </w:rPr>
        <w:t xml:space="preserve">RMSE = 13 cycles ↓ </w:t>
      </w:r>
      <w:r w:rsidRPr="00F15EFD">
        <w:rPr>
          <w:color w:val="000000" w:themeColor="text1"/>
        </w:rPr>
        <w:t>这个数字好不好？</w:t>
      </w:r>
      <w:r w:rsidRPr="00F15EFD">
        <w:rPr>
          <w:color w:val="000000" w:themeColor="text1"/>
        </w:rPr>
        <w:t xml:space="preserve"> ↓ </w:t>
      </w:r>
      <w:r w:rsidRPr="00F15EFD">
        <w:rPr>
          <w:color w:val="000000" w:themeColor="text1"/>
        </w:rPr>
        <w:t>需要统计方法来回答：</w:t>
      </w:r>
      <w:r w:rsidRPr="00F15EFD">
        <w:rPr>
          <w:color w:val="000000" w:themeColor="text1"/>
        </w:rPr>
        <w:t xml:space="preserve"> 1. </w:t>
      </w:r>
      <w:r w:rsidRPr="00F15EFD">
        <w:rPr>
          <w:color w:val="000000" w:themeColor="text1"/>
        </w:rPr>
        <w:t>这个误差是否稳定？（不同</w:t>
      </w:r>
      <w:r w:rsidRPr="00F15EFD">
        <w:rPr>
          <w:color w:val="000000" w:themeColor="text1"/>
        </w:rPr>
        <w:t>unit</w:t>
      </w:r>
      <w:r w:rsidRPr="00F15EFD">
        <w:rPr>
          <w:color w:val="000000" w:themeColor="text1"/>
        </w:rPr>
        <w:t>表现一致吗？）</w:t>
      </w:r>
      <w:r w:rsidRPr="00F15EFD">
        <w:rPr>
          <w:color w:val="000000" w:themeColor="text1"/>
        </w:rPr>
        <w:t xml:space="preserve"> 2. </w:t>
      </w:r>
      <w:r w:rsidRPr="00F15EFD">
        <w:rPr>
          <w:color w:val="000000" w:themeColor="text1"/>
        </w:rPr>
        <w:t>模型是否真的比</w:t>
      </w:r>
      <w:r w:rsidRPr="00F15EFD">
        <w:rPr>
          <w:color w:val="000000" w:themeColor="text1"/>
        </w:rPr>
        <w:t>baseline</w:t>
      </w:r>
      <w:r w:rsidRPr="00F15EFD">
        <w:rPr>
          <w:color w:val="000000" w:themeColor="text1"/>
        </w:rPr>
        <w:t>强？（还是随机波动？）</w:t>
      </w:r>
      <w:r w:rsidRPr="00F15EFD">
        <w:rPr>
          <w:color w:val="000000" w:themeColor="text1"/>
        </w:rPr>
        <w:t xml:space="preserve"> 3. </w:t>
      </w:r>
      <w:r w:rsidRPr="00F15EFD">
        <w:rPr>
          <w:color w:val="000000" w:themeColor="text1"/>
        </w:rPr>
        <w:t>误差分布是否有规律？（系统性偏差？）</w:t>
      </w:r>
      <w:r w:rsidRPr="00F15EFD">
        <w:rPr>
          <w:color w:val="000000" w:themeColor="text1"/>
        </w:rPr>
        <w:t xml:space="preserve"> </w:t>
      </w:r>
    </w:p>
    <w:p w14:paraId="12F4AA01" w14:textId="77777777" w:rsidR="00F15EFD" w:rsidRPr="00F15EFD" w:rsidRDefault="00F15EFD" w:rsidP="00F15EFD">
      <w:pPr>
        <w:rPr>
          <w:color w:val="000000" w:themeColor="text1"/>
        </w:rPr>
      </w:pPr>
      <w:r w:rsidRPr="00F15EFD">
        <w:rPr>
          <w:color w:val="000000" w:themeColor="text1"/>
        </w:rPr>
        <w:pict w14:anchorId="780D1CC5">
          <v:rect id="_x0000_i1087" style="width:0;height:1.5pt" o:hralign="center" o:hrstd="t" o:hr="t" fillcolor="#a0a0a0" stroked="f"/>
        </w:pict>
      </w:r>
    </w:p>
    <w:p w14:paraId="4F2A91CC" w14:textId="77777777" w:rsidR="00F15EFD" w:rsidRPr="00F15EFD" w:rsidRDefault="00F15EFD" w:rsidP="00F15EFD">
      <w:pPr>
        <w:rPr>
          <w:b/>
          <w:bCs/>
          <w:color w:val="000000" w:themeColor="text1"/>
        </w:rPr>
      </w:pPr>
      <w:r w:rsidRPr="00F15EFD">
        <w:rPr>
          <w:b/>
          <w:bCs/>
          <w:color w:val="000000" w:themeColor="text1"/>
        </w:rPr>
        <w:t xml:space="preserve">6.2 </w:t>
      </w:r>
      <w:r w:rsidRPr="00F15EFD">
        <w:rPr>
          <w:b/>
          <w:bCs/>
          <w:color w:val="000000" w:themeColor="text1"/>
        </w:rPr>
        <w:t>核心指标对比（必背）</w:t>
      </w:r>
    </w:p>
    <w:p w14:paraId="2F282A1C" w14:textId="77777777" w:rsidR="00F15EFD" w:rsidRPr="00F15EFD" w:rsidRDefault="00F15EFD" w:rsidP="00F15EFD">
      <w:pPr>
        <w:rPr>
          <w:color w:val="000000" w:themeColor="text1"/>
        </w:rPr>
      </w:pPr>
      <w:r w:rsidRPr="00F15EFD">
        <w:rPr>
          <w:color w:val="000000" w:themeColor="text1"/>
        </w:rPr>
        <w:t>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2"/>
        <w:gridCol w:w="3941"/>
        <w:gridCol w:w="2447"/>
        <w:gridCol w:w="1262"/>
      </w:tblGrid>
      <w:tr w:rsidR="00F15EFD" w:rsidRPr="00F15EFD" w14:paraId="63743B7D" w14:textId="77777777">
        <w:trPr>
          <w:tblHeader/>
          <w:tblCellSpacing w:w="15" w:type="dxa"/>
        </w:trPr>
        <w:tc>
          <w:tcPr>
            <w:tcW w:w="0" w:type="auto"/>
            <w:vAlign w:val="center"/>
            <w:hideMark/>
          </w:tcPr>
          <w:p w14:paraId="32E43656" w14:textId="77777777" w:rsidR="00F15EFD" w:rsidRPr="00F15EFD" w:rsidRDefault="00F15EFD" w:rsidP="00F15EFD">
            <w:pPr>
              <w:rPr>
                <w:b/>
                <w:bCs/>
                <w:color w:val="000000" w:themeColor="text1"/>
              </w:rPr>
            </w:pPr>
            <w:r w:rsidRPr="00F15EFD">
              <w:rPr>
                <w:b/>
                <w:bCs/>
                <w:color w:val="000000" w:themeColor="text1"/>
              </w:rPr>
              <w:t>指标</w:t>
            </w:r>
          </w:p>
        </w:tc>
        <w:tc>
          <w:tcPr>
            <w:tcW w:w="0" w:type="auto"/>
            <w:vAlign w:val="center"/>
            <w:hideMark/>
          </w:tcPr>
          <w:p w14:paraId="780543A0" w14:textId="77777777" w:rsidR="00F15EFD" w:rsidRPr="00F15EFD" w:rsidRDefault="00F15EFD" w:rsidP="00F15EFD">
            <w:pPr>
              <w:rPr>
                <w:b/>
                <w:bCs/>
                <w:color w:val="000000" w:themeColor="text1"/>
              </w:rPr>
            </w:pPr>
            <w:r w:rsidRPr="00F15EFD">
              <w:rPr>
                <w:b/>
                <w:bCs/>
                <w:color w:val="000000" w:themeColor="text1"/>
              </w:rPr>
              <w:t>公式</w:t>
            </w:r>
          </w:p>
        </w:tc>
        <w:tc>
          <w:tcPr>
            <w:tcW w:w="0" w:type="auto"/>
            <w:vAlign w:val="center"/>
            <w:hideMark/>
          </w:tcPr>
          <w:p w14:paraId="7D004EC7" w14:textId="77777777" w:rsidR="00F15EFD" w:rsidRPr="00F15EFD" w:rsidRDefault="00F15EFD" w:rsidP="00F15EFD">
            <w:pPr>
              <w:rPr>
                <w:b/>
                <w:bCs/>
                <w:color w:val="000000" w:themeColor="text1"/>
              </w:rPr>
            </w:pPr>
            <w:r w:rsidRPr="00F15EFD">
              <w:rPr>
                <w:b/>
                <w:bCs/>
                <w:color w:val="000000" w:themeColor="text1"/>
              </w:rPr>
              <w:t>特点</w:t>
            </w:r>
          </w:p>
        </w:tc>
        <w:tc>
          <w:tcPr>
            <w:tcW w:w="0" w:type="auto"/>
            <w:vAlign w:val="center"/>
            <w:hideMark/>
          </w:tcPr>
          <w:p w14:paraId="0FDB19AA" w14:textId="77777777" w:rsidR="00F15EFD" w:rsidRPr="00F15EFD" w:rsidRDefault="00F15EFD" w:rsidP="00F15EFD">
            <w:pPr>
              <w:rPr>
                <w:b/>
                <w:bCs/>
                <w:color w:val="000000" w:themeColor="text1"/>
              </w:rPr>
            </w:pPr>
            <w:r w:rsidRPr="00F15EFD">
              <w:rPr>
                <w:b/>
                <w:bCs/>
                <w:color w:val="000000" w:themeColor="text1"/>
              </w:rPr>
              <w:t>适用场景</w:t>
            </w:r>
          </w:p>
        </w:tc>
      </w:tr>
      <w:tr w:rsidR="00F15EFD" w:rsidRPr="00F15EFD" w14:paraId="0BBC3ADE" w14:textId="77777777">
        <w:trPr>
          <w:tblCellSpacing w:w="15" w:type="dxa"/>
        </w:trPr>
        <w:tc>
          <w:tcPr>
            <w:tcW w:w="0" w:type="auto"/>
            <w:vAlign w:val="center"/>
            <w:hideMark/>
          </w:tcPr>
          <w:p w14:paraId="7D1B151B" w14:textId="77777777" w:rsidR="00F15EFD" w:rsidRPr="00F15EFD" w:rsidRDefault="00F15EFD" w:rsidP="00F15EFD">
            <w:pPr>
              <w:rPr>
                <w:color w:val="000000" w:themeColor="text1"/>
              </w:rPr>
            </w:pPr>
            <w:r w:rsidRPr="00F15EFD">
              <w:rPr>
                <w:b/>
                <w:bCs/>
                <w:color w:val="000000" w:themeColor="text1"/>
              </w:rPr>
              <w:t>MAE</w:t>
            </w:r>
          </w:p>
        </w:tc>
        <w:tc>
          <w:tcPr>
            <w:tcW w:w="0" w:type="auto"/>
            <w:vAlign w:val="center"/>
            <w:hideMark/>
          </w:tcPr>
          <w:p w14:paraId="13059FD4" w14:textId="669C066F" w:rsidR="00F15EFD" w:rsidRPr="00F15EFD" w:rsidRDefault="00F15EFD" w:rsidP="00F15EFD">
            <w:pPr>
              <w:rPr>
                <w:color w:val="000000" w:themeColor="text1"/>
              </w:rPr>
            </w:pPr>
            <m:oMath>
              <m:f>
                <m:fPr>
                  <m:ctrlPr>
                    <w:rPr>
                      <w:rFonts w:ascii="Cambria Math" w:hAnsi="Cambria Math"/>
                      <w:color w:val="000000" w:themeColor="text1"/>
                    </w:rPr>
                  </m:ctrlPr>
                </m:fPr>
                <m:num>
                  <m:r>
                    <w:rPr>
                      <w:rFonts w:ascii="Cambria Math" w:hAnsi="Cambria Math"/>
                      <w:color w:val="000000" w:themeColor="text1"/>
                    </w:rPr>
                    <m:t>1</m:t>
                  </m:r>
                </m:num>
                <m:den>
                  <m:r>
                    <w:rPr>
                      <w:rFonts w:ascii="Cambria Math" w:hAnsi="Cambria Math"/>
                      <w:color w:val="000000" w:themeColor="text1"/>
                    </w:rPr>
                    <m:t>N</m:t>
                  </m:r>
                </m:den>
              </m:f>
              <m:r>
                <w:rPr>
                  <w:rFonts w:ascii="Cambria Math" w:hAnsi="Cambria Math"/>
                  <w:color w:val="000000" w:themeColor="text1"/>
                </w:rPr>
                <m:t>∑</m:t>
              </m:r>
              <m:r>
                <m:rPr>
                  <m:sty m:val="p"/>
                </m:rP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r>
                <m:rPr>
                  <m:sty m:val="p"/>
                </m:rPr>
                <w:rPr>
                  <w:rFonts w:ascii="Cambria Math" w:hAnsi="Cambria Math"/>
                  <w:color w:val="000000" w:themeColor="text1"/>
                </w:rPr>
                <m:t>∥</m:t>
              </m:r>
            </m:oMath>
            <w:r w:rsidRPr="00F15EFD">
              <w:rPr>
                <w:color w:val="000000" w:themeColor="text1"/>
              </w:rPr>
              <w:t>N1​∑</w:t>
            </w:r>
            <w:r w:rsidRPr="00F15EFD">
              <w:rPr>
                <w:rFonts w:ascii="Cambria Math" w:hAnsi="Cambria Math" w:cs="Cambria Math"/>
                <w:color w:val="000000" w:themeColor="text1"/>
              </w:rPr>
              <w:t>∥</w:t>
            </w:r>
            <w:proofErr w:type="spellStart"/>
            <w:r w:rsidRPr="00F15EFD">
              <w:rPr>
                <w:color w:val="000000" w:themeColor="text1"/>
              </w:rPr>
              <w:t>yi</w:t>
            </w:r>
            <w:proofErr w:type="spellEnd"/>
            <w:r w:rsidRPr="00F15EFD">
              <w:rPr>
                <w:color w:val="000000" w:themeColor="text1"/>
              </w:rPr>
              <w:t>​−y^​</w:t>
            </w:r>
            <w:proofErr w:type="spellStart"/>
            <w:r w:rsidRPr="00F15EFD">
              <w:rPr>
                <w:color w:val="000000" w:themeColor="text1"/>
              </w:rPr>
              <w:t>i</w:t>
            </w:r>
            <w:proofErr w:type="spellEnd"/>
            <w:r w:rsidRPr="00F15EFD">
              <w:rPr>
                <w:color w:val="000000" w:themeColor="text1"/>
              </w:rPr>
              <w:t>​</w:t>
            </w:r>
            <w:r w:rsidRPr="00F15EFD">
              <w:rPr>
                <w:rFonts w:ascii="Cambria Math" w:hAnsi="Cambria Math" w:cs="Cambria Math"/>
                <w:color w:val="000000" w:themeColor="text1"/>
              </w:rPr>
              <w:t>∥</w:t>
            </w:r>
          </w:p>
        </w:tc>
        <w:tc>
          <w:tcPr>
            <w:tcW w:w="0" w:type="auto"/>
            <w:vAlign w:val="center"/>
            <w:hideMark/>
          </w:tcPr>
          <w:p w14:paraId="59D13499" w14:textId="77777777" w:rsidR="00F15EFD" w:rsidRPr="00F15EFD" w:rsidRDefault="00F15EFD" w:rsidP="00F15EFD">
            <w:pPr>
              <w:rPr>
                <w:color w:val="000000" w:themeColor="text1"/>
              </w:rPr>
            </w:pPr>
            <w:r w:rsidRPr="00F15EFD">
              <w:rPr>
                <w:color w:val="000000" w:themeColor="text1"/>
              </w:rPr>
              <w:t>线性惩罚，单位</w:t>
            </w:r>
            <w:r w:rsidRPr="00F15EFD">
              <w:rPr>
                <w:color w:val="000000" w:themeColor="text1"/>
              </w:rPr>
              <w:t>=cycles</w:t>
            </w:r>
          </w:p>
        </w:tc>
        <w:tc>
          <w:tcPr>
            <w:tcW w:w="0" w:type="auto"/>
            <w:vAlign w:val="center"/>
            <w:hideMark/>
          </w:tcPr>
          <w:p w14:paraId="49DBAE58" w14:textId="77777777" w:rsidR="00F15EFD" w:rsidRPr="00F15EFD" w:rsidRDefault="00F15EFD" w:rsidP="00F15EFD">
            <w:pPr>
              <w:rPr>
                <w:color w:val="000000" w:themeColor="text1"/>
              </w:rPr>
            </w:pPr>
            <w:r w:rsidRPr="00F15EFD">
              <w:rPr>
                <w:color w:val="000000" w:themeColor="text1"/>
              </w:rPr>
              <w:t>日常监控</w:t>
            </w:r>
          </w:p>
        </w:tc>
      </w:tr>
      <w:tr w:rsidR="00F15EFD" w:rsidRPr="00F15EFD" w14:paraId="3CD3CBD1" w14:textId="77777777">
        <w:trPr>
          <w:tblCellSpacing w:w="15" w:type="dxa"/>
        </w:trPr>
        <w:tc>
          <w:tcPr>
            <w:tcW w:w="0" w:type="auto"/>
            <w:vAlign w:val="center"/>
            <w:hideMark/>
          </w:tcPr>
          <w:p w14:paraId="4F2B0268" w14:textId="77777777" w:rsidR="00F15EFD" w:rsidRPr="00F15EFD" w:rsidRDefault="00F15EFD" w:rsidP="00F15EFD">
            <w:pPr>
              <w:rPr>
                <w:color w:val="000000" w:themeColor="text1"/>
              </w:rPr>
            </w:pPr>
            <w:r w:rsidRPr="00F15EFD">
              <w:rPr>
                <w:b/>
                <w:bCs/>
                <w:color w:val="000000" w:themeColor="text1"/>
              </w:rPr>
              <w:t>RMSE</w:t>
            </w:r>
          </w:p>
        </w:tc>
        <w:tc>
          <w:tcPr>
            <w:tcW w:w="0" w:type="auto"/>
            <w:vAlign w:val="center"/>
            <w:hideMark/>
          </w:tcPr>
          <w:p w14:paraId="40082C9E" w14:textId="77777777" w:rsidR="00F15EFD" w:rsidRPr="00F15EFD" w:rsidRDefault="00F15EFD" w:rsidP="00F15EFD">
            <w:pPr>
              <w:rPr>
                <w:color w:val="000000" w:themeColor="text1"/>
              </w:rPr>
            </w:pPr>
            <w:r w:rsidRPr="00F15EFD">
              <w:rPr>
                <w:color w:val="000000" w:themeColor="text1"/>
              </w:rPr>
              <w:t>$$$\sqrt{\frac{1}{N}\sum(</w:t>
            </w:r>
            <w:proofErr w:type="spellStart"/>
            <w:r w:rsidRPr="00F15EFD">
              <w:rPr>
                <w:color w:val="000000" w:themeColor="text1"/>
              </w:rPr>
              <w:t>y_i</w:t>
            </w:r>
            <w:proofErr w:type="spellEnd"/>
            <w:r w:rsidRPr="00F15EFD">
              <w:rPr>
                <w:color w:val="000000" w:themeColor="text1"/>
              </w:rPr>
              <w:t>-\hat{y}_</w:t>
            </w:r>
            <w:proofErr w:type="spellStart"/>
            <w:r w:rsidRPr="00F15EFD">
              <w:rPr>
                <w:color w:val="000000" w:themeColor="text1"/>
              </w:rPr>
              <w:t>i</w:t>
            </w:r>
            <w:proofErr w:type="spellEnd"/>
            <w:r w:rsidRPr="00F15EFD">
              <w:rPr>
                <w:color w:val="000000" w:themeColor="text1"/>
              </w:rPr>
              <w:t>)^2}$</w:t>
            </w:r>
          </w:p>
        </w:tc>
        <w:tc>
          <w:tcPr>
            <w:tcW w:w="0" w:type="auto"/>
            <w:vAlign w:val="center"/>
            <w:hideMark/>
          </w:tcPr>
          <w:p w14:paraId="14A48543" w14:textId="77777777" w:rsidR="00F15EFD" w:rsidRPr="00F15EFD" w:rsidRDefault="00F15EFD" w:rsidP="00F15EFD">
            <w:pPr>
              <w:rPr>
                <w:color w:val="000000" w:themeColor="text1"/>
              </w:rPr>
            </w:pPr>
            <w:r w:rsidRPr="00F15EFD">
              <w:rPr>
                <w:color w:val="000000" w:themeColor="text1"/>
              </w:rPr>
              <w:t>放大大误差，单位</w:t>
            </w:r>
            <w:r w:rsidRPr="00F15EFD">
              <w:rPr>
                <w:color w:val="000000" w:themeColor="text1"/>
              </w:rPr>
              <w:t>=cycles</w:t>
            </w:r>
          </w:p>
        </w:tc>
        <w:tc>
          <w:tcPr>
            <w:tcW w:w="0" w:type="auto"/>
            <w:vAlign w:val="center"/>
            <w:hideMark/>
          </w:tcPr>
          <w:p w14:paraId="06992958" w14:textId="77777777" w:rsidR="00F15EFD" w:rsidRPr="00F15EFD" w:rsidRDefault="00F15EFD" w:rsidP="00F15EFD">
            <w:pPr>
              <w:rPr>
                <w:color w:val="000000" w:themeColor="text1"/>
              </w:rPr>
            </w:pPr>
            <w:r w:rsidRPr="00F15EFD">
              <w:rPr>
                <w:color w:val="000000" w:themeColor="text1"/>
              </w:rPr>
              <w:t>工业预警</w:t>
            </w:r>
            <w:r w:rsidRPr="00F15EFD">
              <w:rPr>
                <w:color w:val="000000" w:themeColor="text1"/>
              </w:rPr>
              <w:t xml:space="preserve"> </w:t>
            </w:r>
            <w:r w:rsidRPr="00F15EFD">
              <w:rPr>
                <w:rFonts w:ascii="Segoe UI Emoji" w:hAnsi="Segoe UI Emoji" w:cs="Segoe UI Emoji"/>
                <w:color w:val="000000" w:themeColor="text1"/>
              </w:rPr>
              <w:t>✅</w:t>
            </w:r>
          </w:p>
        </w:tc>
      </w:tr>
      <w:tr w:rsidR="00F15EFD" w:rsidRPr="00F15EFD" w14:paraId="1E160156" w14:textId="77777777">
        <w:trPr>
          <w:tblCellSpacing w:w="15" w:type="dxa"/>
        </w:trPr>
        <w:tc>
          <w:tcPr>
            <w:tcW w:w="0" w:type="auto"/>
            <w:vAlign w:val="center"/>
            <w:hideMark/>
          </w:tcPr>
          <w:p w14:paraId="243EE945" w14:textId="77777777" w:rsidR="00F15EFD" w:rsidRPr="00F15EFD" w:rsidRDefault="00F15EFD" w:rsidP="00F15EFD">
            <w:pPr>
              <w:rPr>
                <w:color w:val="000000" w:themeColor="text1"/>
              </w:rPr>
            </w:pPr>
            <w:r w:rsidRPr="00F15EFD">
              <w:rPr>
                <w:b/>
                <w:bCs/>
                <w:color w:val="000000" w:themeColor="text1"/>
              </w:rPr>
              <w:t>R²</w:t>
            </w:r>
          </w:p>
        </w:tc>
        <w:tc>
          <w:tcPr>
            <w:tcW w:w="0" w:type="auto"/>
            <w:vAlign w:val="center"/>
            <w:hideMark/>
          </w:tcPr>
          <w:p w14:paraId="1C87B577" w14:textId="438BAA42" w:rsidR="00F15EFD" w:rsidRPr="00F15EFD" w:rsidRDefault="00F15EFD" w:rsidP="00F15EFD">
            <w:pPr>
              <w:rPr>
                <w:color w:val="000000" w:themeColor="text1"/>
              </w:rPr>
            </w:pPr>
            <m:oMath>
              <m:r>
                <w:rPr>
                  <w:rFonts w:ascii="Cambria Math" w:hAnsi="Cambria Math"/>
                  <w:color w:val="000000" w:themeColor="text1"/>
                </w:rPr>
                <m:t>1-</m:t>
              </m:r>
              <m:f>
                <m:fPr>
                  <m:ctrlPr>
                    <w:rPr>
                      <w:rFonts w:ascii="Cambria Math" w:hAnsi="Cambria Math"/>
                      <w:color w:val="000000" w:themeColor="text1"/>
                    </w:rPr>
                  </m:ctrlPr>
                </m:fPr>
                <m:num>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num>
                <m:den>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r>
                    <w:rPr>
                      <w:rFonts w:ascii="Cambria Math" w:hAnsi="Cambria Math"/>
                      <w:color w:val="000000" w:themeColor="text1"/>
                    </w:rPr>
                    <m:t>-</m:t>
                  </m:r>
                  <m:acc>
                    <m:accPr>
                      <m:chr m:val="ˉ"/>
                      <m:ctrlPr>
                        <w:rPr>
                          <w:rFonts w:ascii="Cambria Math" w:hAnsi="Cambria Math"/>
                          <w:color w:val="000000" w:themeColor="text1"/>
                        </w:rPr>
                      </m:ctrlPr>
                    </m:accPr>
                    <m:e>
                      <m:r>
                        <w:rPr>
                          <w:rFonts w:ascii="Cambria Math" w:hAnsi="Cambria Math"/>
                          <w:color w:val="000000" w:themeColor="text1"/>
                        </w:rPr>
                        <m:t>y</m:t>
                      </m:r>
                    </m:e>
                  </m:acc>
                  <m:sSup>
                    <m:sSupPr>
                      <m:ctrlPr>
                        <w:rPr>
                          <w:rFonts w:ascii="Cambria Math" w:hAnsi="Cambria Math"/>
                          <w:color w:val="000000" w:themeColor="text1"/>
                        </w:rPr>
                      </m:ctrlPr>
                    </m:sSupPr>
                    <m:e>
                      <m:r>
                        <w:rPr>
                          <w:rFonts w:ascii="Cambria Math" w:hAnsi="Cambria Math"/>
                          <w:color w:val="000000" w:themeColor="text1"/>
                        </w:rPr>
                        <m:t>)</m:t>
                      </m:r>
                    </m:e>
                    <m:sup>
                      <m:r>
                        <w:rPr>
                          <w:rFonts w:ascii="Cambria Math" w:hAnsi="Cambria Math"/>
                          <w:color w:val="000000" w:themeColor="text1"/>
                        </w:rPr>
                        <m:t>2</m:t>
                      </m:r>
                    </m:sup>
                  </m:sSup>
                </m:den>
              </m:f>
            </m:oMath>
            <w:r w:rsidRPr="00F15EFD">
              <w:rPr>
                <w:color w:val="000000" w:themeColor="text1"/>
              </w:rPr>
              <w:t>1−∑(yi​−yˉ​)2∑(yi​−y^​i​)2​</w:t>
            </w:r>
          </w:p>
        </w:tc>
        <w:tc>
          <w:tcPr>
            <w:tcW w:w="0" w:type="auto"/>
            <w:vAlign w:val="center"/>
            <w:hideMark/>
          </w:tcPr>
          <w:p w14:paraId="1D494EF4" w14:textId="77777777" w:rsidR="00F15EFD" w:rsidRPr="00F15EFD" w:rsidRDefault="00F15EFD" w:rsidP="00F15EFD">
            <w:pPr>
              <w:rPr>
                <w:color w:val="000000" w:themeColor="text1"/>
              </w:rPr>
            </w:pPr>
            <w:r w:rsidRPr="00F15EFD">
              <w:rPr>
                <w:color w:val="000000" w:themeColor="text1"/>
              </w:rPr>
              <w:t>无单位，</w:t>
            </w:r>
            <w:r w:rsidRPr="00F15EFD">
              <w:rPr>
                <w:color w:val="000000" w:themeColor="text1"/>
              </w:rPr>
              <w:t>0~1</w:t>
            </w:r>
          </w:p>
        </w:tc>
        <w:tc>
          <w:tcPr>
            <w:tcW w:w="0" w:type="auto"/>
            <w:vAlign w:val="center"/>
            <w:hideMark/>
          </w:tcPr>
          <w:p w14:paraId="2066AD60" w14:textId="77777777" w:rsidR="00F15EFD" w:rsidRPr="00F15EFD" w:rsidRDefault="00F15EFD" w:rsidP="00F15EFD">
            <w:pPr>
              <w:rPr>
                <w:color w:val="000000" w:themeColor="text1"/>
              </w:rPr>
            </w:pPr>
            <w:r w:rsidRPr="00F15EFD">
              <w:rPr>
                <w:color w:val="000000" w:themeColor="text1"/>
              </w:rPr>
              <w:t>模型解释力</w:t>
            </w:r>
          </w:p>
        </w:tc>
      </w:tr>
    </w:tbl>
    <w:p w14:paraId="4D3E0254" w14:textId="77777777" w:rsidR="00F15EFD" w:rsidRPr="00F15EFD" w:rsidRDefault="00F15EFD" w:rsidP="00F15EFD">
      <w:pPr>
        <w:rPr>
          <w:color w:val="000000" w:themeColor="text1"/>
        </w:rPr>
      </w:pPr>
      <w:r w:rsidRPr="00F15EFD">
        <w:rPr>
          <w:b/>
          <w:bCs/>
          <w:color w:val="000000" w:themeColor="text1"/>
        </w:rPr>
        <w:t>为什么工业用</w:t>
      </w:r>
      <w:r w:rsidRPr="00F15EFD">
        <w:rPr>
          <w:b/>
          <w:bCs/>
          <w:color w:val="000000" w:themeColor="text1"/>
        </w:rPr>
        <w:t>RMSE</w:t>
      </w:r>
      <w:r w:rsidRPr="00F15EFD">
        <w:rPr>
          <w:b/>
          <w:bCs/>
          <w:color w:val="000000" w:themeColor="text1"/>
        </w:rPr>
        <w:t>不用</w:t>
      </w:r>
      <w:r w:rsidRPr="00F15EFD">
        <w:rPr>
          <w:b/>
          <w:bCs/>
          <w:color w:val="000000" w:themeColor="text1"/>
        </w:rPr>
        <w:t>MAE</w:t>
      </w:r>
      <w:r w:rsidRPr="00F15EFD">
        <w:rPr>
          <w:b/>
          <w:bCs/>
          <w:color w:val="000000" w:themeColor="text1"/>
        </w:rPr>
        <w:t>：</w:t>
      </w:r>
    </w:p>
    <w:p w14:paraId="5EEC324C" w14:textId="77777777" w:rsidR="00F15EFD" w:rsidRDefault="00F15EFD" w:rsidP="00F15EFD">
      <w:pPr>
        <w:rPr>
          <w:i/>
          <w:iCs/>
          <w:color w:val="000000" w:themeColor="text1"/>
        </w:rPr>
      </w:pPr>
      <w:r w:rsidRPr="00F15EFD">
        <w:rPr>
          <w:i/>
          <w:iCs/>
          <w:color w:val="000000" w:themeColor="text1"/>
        </w:rPr>
        <w:t>"</w:t>
      </w:r>
      <w:r w:rsidRPr="00F15EFD">
        <w:rPr>
          <w:i/>
          <w:iCs/>
          <w:color w:val="000000" w:themeColor="text1"/>
        </w:rPr>
        <w:t>工业场景对大误差极度敏感。预测</w:t>
      </w:r>
      <w:r w:rsidRPr="00F15EFD">
        <w:rPr>
          <w:i/>
          <w:iCs/>
          <w:color w:val="000000" w:themeColor="text1"/>
        </w:rPr>
        <w:t>RUL</w:t>
      </w:r>
      <w:r w:rsidRPr="00F15EFD">
        <w:rPr>
          <w:i/>
          <w:iCs/>
          <w:color w:val="000000" w:themeColor="text1"/>
        </w:rPr>
        <w:t>差</w:t>
      </w:r>
      <w:r w:rsidRPr="00F15EFD">
        <w:rPr>
          <w:i/>
          <w:iCs/>
          <w:color w:val="000000" w:themeColor="text1"/>
        </w:rPr>
        <w:t>5</w:t>
      </w:r>
      <w:r w:rsidRPr="00F15EFD">
        <w:rPr>
          <w:i/>
          <w:iCs/>
          <w:color w:val="000000" w:themeColor="text1"/>
        </w:rPr>
        <w:t>个</w:t>
      </w:r>
      <w:r w:rsidRPr="00F15EFD">
        <w:rPr>
          <w:i/>
          <w:iCs/>
          <w:color w:val="000000" w:themeColor="text1"/>
        </w:rPr>
        <w:t>cycle</w:t>
      </w:r>
      <w:r w:rsidRPr="00F15EFD">
        <w:rPr>
          <w:i/>
          <w:iCs/>
          <w:color w:val="000000" w:themeColor="text1"/>
        </w:rPr>
        <w:t>和差</w:t>
      </w:r>
      <w:r w:rsidRPr="00F15EFD">
        <w:rPr>
          <w:i/>
          <w:iCs/>
          <w:color w:val="000000" w:themeColor="text1"/>
        </w:rPr>
        <w:t>50</w:t>
      </w:r>
      <w:r w:rsidRPr="00F15EFD">
        <w:rPr>
          <w:i/>
          <w:iCs/>
          <w:color w:val="000000" w:themeColor="text1"/>
        </w:rPr>
        <w:t>个</w:t>
      </w:r>
      <w:r w:rsidRPr="00F15EFD">
        <w:rPr>
          <w:i/>
          <w:iCs/>
          <w:color w:val="000000" w:themeColor="text1"/>
        </w:rPr>
        <w:t>cycle</w:t>
      </w:r>
      <w:r w:rsidRPr="00F15EFD">
        <w:rPr>
          <w:i/>
          <w:iCs/>
          <w:color w:val="000000" w:themeColor="text1"/>
        </w:rPr>
        <w:t>，后果完全不同。</w:t>
      </w:r>
      <w:r w:rsidRPr="00F15EFD">
        <w:rPr>
          <w:i/>
          <w:iCs/>
          <w:color w:val="000000" w:themeColor="text1"/>
        </w:rPr>
        <w:t>RMSE</w:t>
      </w:r>
      <w:r w:rsidRPr="00F15EFD">
        <w:rPr>
          <w:i/>
          <w:iCs/>
          <w:color w:val="000000" w:themeColor="text1"/>
        </w:rPr>
        <w:t>的平方惩罚机制让模型更关注大误差，符合工业安全需求。</w:t>
      </w:r>
      <w:r w:rsidRPr="00F15EFD">
        <w:rPr>
          <w:i/>
          <w:iCs/>
          <w:color w:val="000000" w:themeColor="text1"/>
        </w:rPr>
        <w:t>"</w:t>
      </w:r>
    </w:p>
    <w:p w14:paraId="37531940" w14:textId="77777777" w:rsidR="001B30A3" w:rsidRDefault="001B30A3" w:rsidP="00F15EFD">
      <w:pPr>
        <w:rPr>
          <w:i/>
          <w:iCs/>
          <w:color w:val="000000" w:themeColor="text1"/>
        </w:rPr>
      </w:pPr>
    </w:p>
    <w:p w14:paraId="53576B04" w14:textId="77777777" w:rsidR="001B30A3" w:rsidRPr="001B30A3" w:rsidRDefault="001B30A3" w:rsidP="001B30A3">
      <w:pPr>
        <w:rPr>
          <w:b/>
          <w:bCs/>
          <w:color w:val="000000" w:themeColor="text1"/>
        </w:rPr>
      </w:pPr>
      <w:r w:rsidRPr="001B30A3">
        <w:rPr>
          <w:b/>
          <w:bCs/>
          <w:color w:val="000000" w:themeColor="text1"/>
        </w:rPr>
        <w:t xml:space="preserve">6.3 </w:t>
      </w:r>
      <w:r w:rsidRPr="001B30A3">
        <w:rPr>
          <w:b/>
          <w:bCs/>
          <w:color w:val="000000" w:themeColor="text1"/>
        </w:rPr>
        <w:t>交叉验证</w:t>
      </w:r>
      <w:r w:rsidRPr="001B30A3">
        <w:rPr>
          <w:b/>
          <w:bCs/>
          <w:color w:val="000000" w:themeColor="text1"/>
        </w:rPr>
        <w:t xml:space="preserve"> </w:t>
      </w:r>
      <w:r w:rsidRPr="001B30A3">
        <w:rPr>
          <w:rFonts w:ascii="Segoe UI Emoji" w:hAnsi="Segoe UI Emoji" w:cs="Segoe UI Emoji"/>
          <w:b/>
          <w:bCs/>
          <w:color w:val="000000" w:themeColor="text1"/>
        </w:rPr>
        <w:t>🔥</w:t>
      </w:r>
    </w:p>
    <w:p w14:paraId="5BB14DCC" w14:textId="77777777" w:rsidR="001B30A3" w:rsidRPr="001B30A3" w:rsidRDefault="001B30A3" w:rsidP="001B30A3">
      <w:pPr>
        <w:rPr>
          <w:b/>
          <w:bCs/>
          <w:color w:val="000000" w:themeColor="text1"/>
        </w:rPr>
      </w:pPr>
      <w:r w:rsidRPr="001B30A3">
        <w:rPr>
          <w:b/>
          <w:bCs/>
          <w:color w:val="000000" w:themeColor="text1"/>
        </w:rPr>
        <w:t>普通</w:t>
      </w:r>
      <w:r w:rsidRPr="001B30A3">
        <w:rPr>
          <w:b/>
          <w:bCs/>
          <w:color w:val="000000" w:themeColor="text1"/>
        </w:rPr>
        <w:t>K-Fold</w:t>
      </w:r>
      <w:r w:rsidRPr="001B30A3">
        <w:rPr>
          <w:b/>
          <w:bCs/>
          <w:color w:val="000000" w:themeColor="text1"/>
        </w:rPr>
        <w:t>的问题</w:t>
      </w:r>
    </w:p>
    <w:p w14:paraId="3C0260AE" w14:textId="77777777" w:rsidR="001B30A3" w:rsidRPr="001B30A3" w:rsidRDefault="001B30A3" w:rsidP="001B30A3">
      <w:pPr>
        <w:rPr>
          <w:color w:val="000000" w:themeColor="text1"/>
        </w:rPr>
      </w:pPr>
      <w:r w:rsidRPr="001B30A3">
        <w:rPr>
          <w:color w:val="000000" w:themeColor="text1"/>
        </w:rPr>
        <w:t>普通</w:t>
      </w:r>
      <w:r w:rsidRPr="001B30A3">
        <w:rPr>
          <w:color w:val="000000" w:themeColor="text1"/>
        </w:rPr>
        <w:t>K-Fold</w:t>
      </w:r>
      <w:r w:rsidRPr="001B30A3">
        <w:rPr>
          <w:color w:val="000000" w:themeColor="text1"/>
        </w:rPr>
        <w:t>：</w:t>
      </w:r>
      <w:r w:rsidRPr="001B30A3">
        <w:rPr>
          <w:color w:val="000000" w:themeColor="text1"/>
        </w:rPr>
        <w:t xml:space="preserve"> </w:t>
      </w:r>
      <w:r w:rsidRPr="001B30A3">
        <w:rPr>
          <w:color w:val="000000" w:themeColor="text1"/>
        </w:rPr>
        <w:t>训练集：</w:t>
      </w:r>
      <w:r w:rsidRPr="001B30A3">
        <w:rPr>
          <w:color w:val="000000" w:themeColor="text1"/>
        </w:rPr>
        <w:t xml:space="preserve">[unit1, unit3, unit5, unit7] </w:t>
      </w:r>
      <w:r w:rsidRPr="001B30A3">
        <w:rPr>
          <w:color w:val="000000" w:themeColor="text1"/>
        </w:rPr>
        <w:t>验证集：</w:t>
      </w:r>
      <w:r w:rsidRPr="001B30A3">
        <w:rPr>
          <w:color w:val="000000" w:themeColor="text1"/>
        </w:rPr>
        <w:t xml:space="preserve">[unit2, unit4] </w:t>
      </w:r>
      <w:r w:rsidRPr="001B30A3">
        <w:rPr>
          <w:color w:val="000000" w:themeColor="text1"/>
        </w:rPr>
        <w:t>问题：</w:t>
      </w:r>
      <w:r w:rsidRPr="001B30A3">
        <w:rPr>
          <w:color w:val="000000" w:themeColor="text1"/>
        </w:rPr>
        <w:t>unit</w:t>
      </w:r>
      <w:r w:rsidRPr="001B30A3">
        <w:rPr>
          <w:color w:val="000000" w:themeColor="text1"/>
        </w:rPr>
        <w:t>之间独立</w:t>
      </w:r>
      <w:r w:rsidRPr="001B30A3">
        <w:rPr>
          <w:color w:val="000000" w:themeColor="text1"/>
        </w:rPr>
        <w:t xml:space="preserve"> </w:t>
      </w:r>
      <w:r w:rsidRPr="001B30A3">
        <w:rPr>
          <w:rFonts w:ascii="Segoe UI Emoji" w:hAnsi="Segoe UI Emoji" w:cs="Segoe UI Emoji"/>
          <w:color w:val="000000" w:themeColor="text1"/>
        </w:rPr>
        <w:t>✅</w:t>
      </w:r>
      <w:r w:rsidRPr="001B30A3">
        <w:rPr>
          <w:color w:val="000000" w:themeColor="text1"/>
        </w:rPr>
        <w:t xml:space="preserve"> </w:t>
      </w:r>
      <w:r w:rsidRPr="001B30A3">
        <w:rPr>
          <w:color w:val="000000" w:themeColor="text1"/>
        </w:rPr>
        <w:t>这里</w:t>
      </w:r>
      <w:r w:rsidRPr="001B30A3">
        <w:rPr>
          <w:color w:val="000000" w:themeColor="text1"/>
        </w:rPr>
        <w:t xml:space="preserve">OK </w:t>
      </w:r>
      <w:r w:rsidRPr="001B30A3">
        <w:rPr>
          <w:color w:val="000000" w:themeColor="text1"/>
        </w:rPr>
        <w:t>但如果按时间步切割：</w:t>
      </w:r>
      <w:r w:rsidRPr="001B30A3">
        <w:rPr>
          <w:color w:val="000000" w:themeColor="text1"/>
        </w:rPr>
        <w:t xml:space="preserve"> </w:t>
      </w:r>
      <w:r w:rsidRPr="001B30A3">
        <w:rPr>
          <w:color w:val="000000" w:themeColor="text1"/>
        </w:rPr>
        <w:t>训练集：</w:t>
      </w:r>
      <w:r w:rsidRPr="001B30A3">
        <w:rPr>
          <w:color w:val="000000" w:themeColor="text1"/>
        </w:rPr>
        <w:t>cycle 1~150</w:t>
      </w:r>
      <w:r w:rsidRPr="001B30A3">
        <w:rPr>
          <w:color w:val="000000" w:themeColor="text1"/>
        </w:rPr>
        <w:t>（包含未来数据）</w:t>
      </w:r>
      <w:r w:rsidRPr="001B30A3">
        <w:rPr>
          <w:color w:val="000000" w:themeColor="text1"/>
        </w:rPr>
        <w:t xml:space="preserve"> </w:t>
      </w:r>
      <w:r w:rsidRPr="001B30A3">
        <w:rPr>
          <w:color w:val="000000" w:themeColor="text1"/>
        </w:rPr>
        <w:t>验证集：</w:t>
      </w:r>
      <w:r w:rsidRPr="001B30A3">
        <w:rPr>
          <w:color w:val="000000" w:themeColor="text1"/>
        </w:rPr>
        <w:t xml:space="preserve">cycle 50~100 ↑ </w:t>
      </w:r>
      <w:r w:rsidRPr="001B30A3">
        <w:rPr>
          <w:color w:val="000000" w:themeColor="text1"/>
        </w:rPr>
        <w:t>数据泄露！</w:t>
      </w:r>
      <w:r w:rsidRPr="001B30A3">
        <w:rPr>
          <w:rFonts w:ascii="Segoe UI Emoji" w:hAnsi="Segoe UI Emoji" w:cs="Segoe UI Emoji"/>
          <w:color w:val="000000" w:themeColor="text1"/>
        </w:rPr>
        <w:t>❌</w:t>
      </w:r>
    </w:p>
    <w:p w14:paraId="36241BA8" w14:textId="77777777" w:rsidR="001B30A3" w:rsidRPr="001B30A3" w:rsidRDefault="001B30A3" w:rsidP="001B30A3">
      <w:pPr>
        <w:rPr>
          <w:rFonts w:hint="eastAsia"/>
          <w:color w:val="000000" w:themeColor="text1"/>
        </w:rPr>
      </w:pPr>
      <w:r w:rsidRPr="001B30A3">
        <w:rPr>
          <w:rFonts w:hint="eastAsia"/>
          <w:color w:val="000000" w:themeColor="text1"/>
        </w:rPr>
        <w:t xml:space="preserve"># </w:t>
      </w:r>
      <w:r w:rsidRPr="001B30A3">
        <w:rPr>
          <w:rFonts w:hint="eastAsia"/>
          <w:color w:val="000000" w:themeColor="text1"/>
        </w:rPr>
        <w:t>你的项目里正确的验证方式</w:t>
      </w:r>
    </w:p>
    <w:p w14:paraId="2245C5C3" w14:textId="77777777" w:rsidR="001B30A3" w:rsidRPr="001B30A3" w:rsidRDefault="001B30A3" w:rsidP="001B30A3">
      <w:pPr>
        <w:rPr>
          <w:rFonts w:hint="eastAsia"/>
          <w:color w:val="000000" w:themeColor="text1"/>
        </w:rPr>
      </w:pPr>
      <w:r w:rsidRPr="001B30A3">
        <w:rPr>
          <w:rFonts w:hint="eastAsia"/>
          <w:color w:val="000000" w:themeColor="text1"/>
        </w:rPr>
        <w:t xml:space="preserve"># </w:t>
      </w:r>
      <w:r w:rsidRPr="001B30A3">
        <w:rPr>
          <w:rFonts w:hint="eastAsia"/>
          <w:color w:val="000000" w:themeColor="text1"/>
        </w:rPr>
        <w:t>按</w:t>
      </w:r>
      <w:proofErr w:type="spellStart"/>
      <w:r w:rsidRPr="001B30A3">
        <w:rPr>
          <w:rFonts w:hint="eastAsia"/>
          <w:color w:val="000000" w:themeColor="text1"/>
        </w:rPr>
        <w:t>unit_id</w:t>
      </w:r>
      <w:proofErr w:type="spellEnd"/>
      <w:r w:rsidRPr="001B30A3">
        <w:rPr>
          <w:rFonts w:hint="eastAsia"/>
          <w:color w:val="000000" w:themeColor="text1"/>
        </w:rPr>
        <w:t>划分，不按时间步</w:t>
      </w:r>
    </w:p>
    <w:p w14:paraId="69C0997D" w14:textId="77777777" w:rsidR="001B30A3" w:rsidRPr="001B30A3" w:rsidRDefault="001B30A3" w:rsidP="001B30A3">
      <w:pPr>
        <w:rPr>
          <w:color w:val="000000" w:themeColor="text1"/>
        </w:rPr>
      </w:pPr>
    </w:p>
    <w:p w14:paraId="1CCD2D79" w14:textId="77777777" w:rsidR="001B30A3" w:rsidRPr="001B30A3" w:rsidRDefault="001B30A3" w:rsidP="001B30A3">
      <w:pPr>
        <w:rPr>
          <w:color w:val="000000" w:themeColor="text1"/>
        </w:rPr>
      </w:pPr>
      <w:r w:rsidRPr="001B30A3">
        <w:rPr>
          <w:color w:val="000000" w:themeColor="text1"/>
        </w:rPr>
        <w:t xml:space="preserve">from </w:t>
      </w:r>
      <w:proofErr w:type="spellStart"/>
      <w:r w:rsidRPr="001B30A3">
        <w:rPr>
          <w:color w:val="000000" w:themeColor="text1"/>
        </w:rPr>
        <w:t>sklearn.model_selection</w:t>
      </w:r>
      <w:proofErr w:type="spellEnd"/>
      <w:r w:rsidRPr="001B30A3">
        <w:rPr>
          <w:color w:val="000000" w:themeColor="text1"/>
        </w:rPr>
        <w:t xml:space="preserve"> import </w:t>
      </w:r>
      <w:proofErr w:type="spellStart"/>
      <w:r w:rsidRPr="001B30A3">
        <w:rPr>
          <w:color w:val="000000" w:themeColor="text1"/>
        </w:rPr>
        <w:t>GroupKFold</w:t>
      </w:r>
      <w:proofErr w:type="spellEnd"/>
    </w:p>
    <w:p w14:paraId="0656455D" w14:textId="77777777" w:rsidR="001B30A3" w:rsidRPr="001B30A3" w:rsidRDefault="001B30A3" w:rsidP="001B30A3">
      <w:pPr>
        <w:rPr>
          <w:color w:val="000000" w:themeColor="text1"/>
        </w:rPr>
      </w:pPr>
    </w:p>
    <w:p w14:paraId="36AFC26C" w14:textId="77777777" w:rsidR="001B30A3" w:rsidRPr="001B30A3" w:rsidRDefault="001B30A3" w:rsidP="001B30A3">
      <w:pPr>
        <w:rPr>
          <w:rFonts w:hint="eastAsia"/>
          <w:color w:val="000000" w:themeColor="text1"/>
        </w:rPr>
      </w:pPr>
      <w:r w:rsidRPr="001B30A3">
        <w:rPr>
          <w:rFonts w:hint="eastAsia"/>
          <w:color w:val="000000" w:themeColor="text1"/>
        </w:rPr>
        <w:lastRenderedPageBreak/>
        <w:t xml:space="preserve">groups = </w:t>
      </w:r>
      <w:proofErr w:type="spellStart"/>
      <w:r w:rsidRPr="001B30A3">
        <w:rPr>
          <w:rFonts w:hint="eastAsia"/>
          <w:color w:val="000000" w:themeColor="text1"/>
        </w:rPr>
        <w:t>train_df</w:t>
      </w:r>
      <w:proofErr w:type="spellEnd"/>
      <w:r w:rsidRPr="001B30A3">
        <w:rPr>
          <w:rFonts w:hint="eastAsia"/>
          <w:color w:val="000000" w:themeColor="text1"/>
        </w:rPr>
        <w:t>['</w:t>
      </w:r>
      <w:proofErr w:type="spellStart"/>
      <w:r w:rsidRPr="001B30A3">
        <w:rPr>
          <w:rFonts w:hint="eastAsia"/>
          <w:color w:val="000000" w:themeColor="text1"/>
        </w:rPr>
        <w:t>unit_id</w:t>
      </w:r>
      <w:proofErr w:type="spellEnd"/>
      <w:r w:rsidRPr="001B30A3">
        <w:rPr>
          <w:rFonts w:hint="eastAsia"/>
          <w:color w:val="000000" w:themeColor="text1"/>
        </w:rPr>
        <w:t xml:space="preserve">']  # </w:t>
      </w:r>
      <w:r w:rsidRPr="001B30A3">
        <w:rPr>
          <w:rFonts w:hint="eastAsia"/>
          <w:color w:val="000000" w:themeColor="text1"/>
        </w:rPr>
        <w:t>保证同一</w:t>
      </w:r>
      <w:r w:rsidRPr="001B30A3">
        <w:rPr>
          <w:rFonts w:hint="eastAsia"/>
          <w:color w:val="000000" w:themeColor="text1"/>
        </w:rPr>
        <w:t>unit</w:t>
      </w:r>
      <w:r w:rsidRPr="001B30A3">
        <w:rPr>
          <w:rFonts w:hint="eastAsia"/>
          <w:color w:val="000000" w:themeColor="text1"/>
        </w:rPr>
        <w:t>不跨</w:t>
      </w:r>
      <w:r w:rsidRPr="001B30A3">
        <w:rPr>
          <w:rFonts w:hint="eastAsia"/>
          <w:color w:val="000000" w:themeColor="text1"/>
        </w:rPr>
        <w:t>train/</w:t>
      </w:r>
      <w:proofErr w:type="spellStart"/>
      <w:r w:rsidRPr="001B30A3">
        <w:rPr>
          <w:rFonts w:hint="eastAsia"/>
          <w:color w:val="000000" w:themeColor="text1"/>
        </w:rPr>
        <w:t>val</w:t>
      </w:r>
      <w:proofErr w:type="spellEnd"/>
    </w:p>
    <w:p w14:paraId="0FC28793" w14:textId="77777777" w:rsidR="001B30A3" w:rsidRPr="001B30A3" w:rsidRDefault="001B30A3" w:rsidP="001B30A3">
      <w:pPr>
        <w:rPr>
          <w:color w:val="000000" w:themeColor="text1"/>
        </w:rPr>
      </w:pPr>
      <w:proofErr w:type="spellStart"/>
      <w:r w:rsidRPr="001B30A3">
        <w:rPr>
          <w:color w:val="000000" w:themeColor="text1"/>
        </w:rPr>
        <w:t>gkf</w:t>
      </w:r>
      <w:proofErr w:type="spellEnd"/>
      <w:r w:rsidRPr="001B30A3">
        <w:rPr>
          <w:color w:val="000000" w:themeColor="text1"/>
        </w:rPr>
        <w:t xml:space="preserve"> = </w:t>
      </w:r>
      <w:proofErr w:type="spellStart"/>
      <w:r w:rsidRPr="001B30A3">
        <w:rPr>
          <w:color w:val="000000" w:themeColor="text1"/>
        </w:rPr>
        <w:t>GroupKFold</w:t>
      </w:r>
      <w:proofErr w:type="spellEnd"/>
      <w:r w:rsidRPr="001B30A3">
        <w:rPr>
          <w:color w:val="000000" w:themeColor="text1"/>
        </w:rPr>
        <w:t>(</w:t>
      </w:r>
      <w:proofErr w:type="spellStart"/>
      <w:r w:rsidRPr="001B30A3">
        <w:rPr>
          <w:color w:val="000000" w:themeColor="text1"/>
        </w:rPr>
        <w:t>n_splits</w:t>
      </w:r>
      <w:proofErr w:type="spellEnd"/>
      <w:r w:rsidRPr="001B30A3">
        <w:rPr>
          <w:color w:val="000000" w:themeColor="text1"/>
        </w:rPr>
        <w:t>=5)</w:t>
      </w:r>
    </w:p>
    <w:p w14:paraId="34D7B9D1" w14:textId="77777777" w:rsidR="001B30A3" w:rsidRPr="001B30A3" w:rsidRDefault="001B30A3" w:rsidP="001B30A3">
      <w:pPr>
        <w:rPr>
          <w:color w:val="000000" w:themeColor="text1"/>
        </w:rPr>
      </w:pPr>
    </w:p>
    <w:p w14:paraId="53004F3B" w14:textId="77777777" w:rsidR="001B30A3" w:rsidRPr="001B30A3" w:rsidRDefault="001B30A3" w:rsidP="001B30A3">
      <w:pPr>
        <w:rPr>
          <w:color w:val="000000" w:themeColor="text1"/>
        </w:rPr>
      </w:pPr>
      <w:r w:rsidRPr="001B30A3">
        <w:rPr>
          <w:color w:val="000000" w:themeColor="text1"/>
        </w:rPr>
        <w:t xml:space="preserve">for </w:t>
      </w:r>
      <w:proofErr w:type="spellStart"/>
      <w:r w:rsidRPr="001B30A3">
        <w:rPr>
          <w:color w:val="000000" w:themeColor="text1"/>
        </w:rPr>
        <w:t>train_idx</w:t>
      </w:r>
      <w:proofErr w:type="spellEnd"/>
      <w:r w:rsidRPr="001B30A3">
        <w:rPr>
          <w:color w:val="000000" w:themeColor="text1"/>
        </w:rPr>
        <w:t xml:space="preserve">, </w:t>
      </w:r>
      <w:proofErr w:type="spellStart"/>
      <w:r w:rsidRPr="001B30A3">
        <w:rPr>
          <w:color w:val="000000" w:themeColor="text1"/>
        </w:rPr>
        <w:t>val_idx</w:t>
      </w:r>
      <w:proofErr w:type="spellEnd"/>
      <w:r w:rsidRPr="001B30A3">
        <w:rPr>
          <w:color w:val="000000" w:themeColor="text1"/>
        </w:rPr>
        <w:t xml:space="preserve"> in </w:t>
      </w:r>
      <w:proofErr w:type="spellStart"/>
      <w:r w:rsidRPr="001B30A3">
        <w:rPr>
          <w:color w:val="000000" w:themeColor="text1"/>
        </w:rPr>
        <w:t>gkf.split</w:t>
      </w:r>
      <w:proofErr w:type="spellEnd"/>
      <w:r w:rsidRPr="001B30A3">
        <w:rPr>
          <w:color w:val="000000" w:themeColor="text1"/>
        </w:rPr>
        <w:t>(X, y, groups):</w:t>
      </w:r>
    </w:p>
    <w:p w14:paraId="4DEC6F23" w14:textId="77777777" w:rsidR="001B30A3" w:rsidRPr="001B30A3" w:rsidRDefault="001B30A3" w:rsidP="001B30A3">
      <w:pPr>
        <w:rPr>
          <w:rFonts w:hint="eastAsia"/>
          <w:color w:val="000000" w:themeColor="text1"/>
        </w:rPr>
      </w:pPr>
      <w:r w:rsidRPr="001B30A3">
        <w:rPr>
          <w:rFonts w:hint="eastAsia"/>
          <w:color w:val="000000" w:themeColor="text1"/>
        </w:rPr>
        <w:t xml:space="preserve">    # </w:t>
      </w:r>
      <w:r w:rsidRPr="001B30A3">
        <w:rPr>
          <w:rFonts w:hint="eastAsia"/>
          <w:color w:val="000000" w:themeColor="text1"/>
        </w:rPr>
        <w:t>每个</w:t>
      </w:r>
      <w:r w:rsidRPr="001B30A3">
        <w:rPr>
          <w:rFonts w:hint="eastAsia"/>
          <w:color w:val="000000" w:themeColor="text1"/>
        </w:rPr>
        <w:t>fold</w:t>
      </w:r>
      <w:r w:rsidRPr="001B30A3">
        <w:rPr>
          <w:rFonts w:hint="eastAsia"/>
          <w:color w:val="000000" w:themeColor="text1"/>
        </w:rPr>
        <w:t>，整台发动机要么在训练集，要么在验证集</w:t>
      </w:r>
    </w:p>
    <w:p w14:paraId="0270705A" w14:textId="77777777" w:rsidR="001B30A3" w:rsidRPr="001B30A3" w:rsidRDefault="001B30A3" w:rsidP="001B30A3">
      <w:pPr>
        <w:rPr>
          <w:rFonts w:hint="eastAsia"/>
          <w:color w:val="000000" w:themeColor="text1"/>
        </w:rPr>
      </w:pPr>
      <w:r w:rsidRPr="001B30A3">
        <w:rPr>
          <w:rFonts w:hint="eastAsia"/>
          <w:color w:val="000000" w:themeColor="text1"/>
        </w:rPr>
        <w:t xml:space="preserve">    # </w:t>
      </w:r>
      <w:r w:rsidRPr="001B30A3">
        <w:rPr>
          <w:rFonts w:hint="eastAsia"/>
          <w:color w:val="000000" w:themeColor="text1"/>
        </w:rPr>
        <w:t>不会出现同一台发动机的早期在训练集，晚期在验证集</w:t>
      </w:r>
    </w:p>
    <w:p w14:paraId="33A90075" w14:textId="39B35B31" w:rsidR="001B30A3" w:rsidRDefault="001B30A3" w:rsidP="001B30A3">
      <w:pPr>
        <w:ind w:firstLine="230"/>
        <w:rPr>
          <w:color w:val="000000" w:themeColor="text1"/>
        </w:rPr>
      </w:pPr>
      <w:r w:rsidRPr="001B30A3">
        <w:rPr>
          <w:color w:val="000000" w:themeColor="text1"/>
        </w:rPr>
        <w:t>P</w:t>
      </w:r>
      <w:r w:rsidRPr="001B30A3">
        <w:rPr>
          <w:color w:val="000000" w:themeColor="text1"/>
        </w:rPr>
        <w:t>ass</w:t>
      </w:r>
    </w:p>
    <w:p w14:paraId="0834E360" w14:textId="77777777" w:rsidR="001B30A3" w:rsidRDefault="001B30A3" w:rsidP="001B30A3">
      <w:pPr>
        <w:ind w:firstLine="230"/>
        <w:rPr>
          <w:color w:val="000000" w:themeColor="text1"/>
        </w:rPr>
      </w:pPr>
    </w:p>
    <w:p w14:paraId="60DD4E25" w14:textId="77777777" w:rsidR="001B30A3" w:rsidRPr="001B30A3" w:rsidRDefault="001B30A3" w:rsidP="001B30A3">
      <w:pPr>
        <w:rPr>
          <w:color w:val="000000" w:themeColor="text1"/>
        </w:rPr>
      </w:pPr>
      <w:r w:rsidRPr="001B30A3">
        <w:rPr>
          <w:b/>
          <w:bCs/>
          <w:color w:val="000000" w:themeColor="text1"/>
        </w:rPr>
        <w:t>面试话术：</w:t>
      </w:r>
      <w:r w:rsidRPr="001B30A3">
        <w:rPr>
          <w:i/>
          <w:iCs/>
          <w:color w:val="000000" w:themeColor="text1"/>
        </w:rPr>
        <w:t>"</w:t>
      </w:r>
      <w:r w:rsidRPr="001B30A3">
        <w:rPr>
          <w:i/>
          <w:iCs/>
          <w:color w:val="000000" w:themeColor="text1"/>
        </w:rPr>
        <w:t>时序数据的交叉验证必须以</w:t>
      </w:r>
      <w:r w:rsidRPr="001B30A3">
        <w:rPr>
          <w:i/>
          <w:iCs/>
          <w:color w:val="000000" w:themeColor="text1"/>
        </w:rPr>
        <w:t>unit</w:t>
      </w:r>
      <w:r w:rsidRPr="001B30A3">
        <w:rPr>
          <w:i/>
          <w:iCs/>
          <w:color w:val="000000" w:themeColor="text1"/>
        </w:rPr>
        <w:t>为单位划分，防止同一台发动机的数据同时出现在训练集和验证集，否则模型实际上看过了</w:t>
      </w:r>
      <w:r w:rsidRPr="001B30A3">
        <w:rPr>
          <w:i/>
          <w:iCs/>
          <w:color w:val="000000" w:themeColor="text1"/>
        </w:rPr>
        <w:t>'</w:t>
      </w:r>
      <w:r w:rsidRPr="001B30A3">
        <w:rPr>
          <w:i/>
          <w:iCs/>
          <w:color w:val="000000" w:themeColor="text1"/>
        </w:rPr>
        <w:t>未来</w:t>
      </w:r>
      <w:r w:rsidRPr="001B30A3">
        <w:rPr>
          <w:i/>
          <w:iCs/>
          <w:color w:val="000000" w:themeColor="text1"/>
        </w:rPr>
        <w:t>'</w:t>
      </w:r>
      <w:r w:rsidRPr="001B30A3">
        <w:rPr>
          <w:i/>
          <w:iCs/>
          <w:color w:val="000000" w:themeColor="text1"/>
        </w:rPr>
        <w:t>，验证结果虚高。</w:t>
      </w:r>
      <w:r w:rsidRPr="001B30A3">
        <w:rPr>
          <w:i/>
          <w:iCs/>
          <w:color w:val="000000" w:themeColor="text1"/>
        </w:rPr>
        <w:t>"</w:t>
      </w:r>
    </w:p>
    <w:p w14:paraId="250BD030" w14:textId="77777777" w:rsidR="001B30A3" w:rsidRPr="001B30A3" w:rsidRDefault="001B30A3" w:rsidP="001B30A3">
      <w:pPr>
        <w:rPr>
          <w:color w:val="000000" w:themeColor="text1"/>
        </w:rPr>
      </w:pPr>
      <w:r w:rsidRPr="001B30A3">
        <w:rPr>
          <w:color w:val="000000" w:themeColor="text1"/>
        </w:rPr>
        <w:pict w14:anchorId="1305CEDA">
          <v:rect id="_x0000_i1096" style="width:0;height:1.5pt" o:hralign="center" o:hrstd="t" o:hr="t" fillcolor="#a0a0a0" stroked="f"/>
        </w:pict>
      </w:r>
    </w:p>
    <w:p w14:paraId="513E86BF" w14:textId="77777777" w:rsidR="001B30A3" w:rsidRPr="001B30A3" w:rsidRDefault="001B30A3" w:rsidP="001B30A3">
      <w:pPr>
        <w:rPr>
          <w:b/>
          <w:bCs/>
          <w:color w:val="000000" w:themeColor="text1"/>
        </w:rPr>
      </w:pPr>
      <w:r w:rsidRPr="001B30A3">
        <w:rPr>
          <w:b/>
          <w:bCs/>
          <w:color w:val="000000" w:themeColor="text1"/>
        </w:rPr>
        <w:t xml:space="preserve">6.4 </w:t>
      </w:r>
      <w:r w:rsidRPr="001B30A3">
        <w:rPr>
          <w:b/>
          <w:bCs/>
          <w:color w:val="000000" w:themeColor="text1"/>
        </w:rPr>
        <w:t>误差分析：残差图</w:t>
      </w:r>
      <w:r w:rsidRPr="001B30A3">
        <w:rPr>
          <w:b/>
          <w:bCs/>
          <w:color w:val="000000" w:themeColor="text1"/>
        </w:rPr>
        <w:t xml:space="preserve"> </w:t>
      </w:r>
      <w:r w:rsidRPr="001B30A3">
        <w:rPr>
          <w:rFonts w:ascii="Segoe UI Emoji" w:hAnsi="Segoe UI Emoji" w:cs="Segoe UI Emoji"/>
          <w:b/>
          <w:bCs/>
          <w:color w:val="000000" w:themeColor="text1"/>
        </w:rPr>
        <w:t>🔥</w:t>
      </w:r>
    </w:p>
    <w:p w14:paraId="1BA754C7" w14:textId="77777777" w:rsidR="00B54638" w:rsidRPr="00B54638" w:rsidRDefault="00B54638" w:rsidP="00B54638">
      <w:pPr>
        <w:rPr>
          <w:color w:val="000000" w:themeColor="text1"/>
        </w:rPr>
      </w:pPr>
      <w:r w:rsidRPr="00B54638">
        <w:rPr>
          <w:color w:val="000000" w:themeColor="text1"/>
        </w:rPr>
        <w:t xml:space="preserve">residuals = </w:t>
      </w:r>
      <w:proofErr w:type="spellStart"/>
      <w:r w:rsidRPr="00B54638">
        <w:rPr>
          <w:color w:val="000000" w:themeColor="text1"/>
        </w:rPr>
        <w:t>y_pred</w:t>
      </w:r>
      <w:proofErr w:type="spellEnd"/>
      <w:r w:rsidRPr="00B54638">
        <w:rPr>
          <w:color w:val="000000" w:themeColor="text1"/>
        </w:rPr>
        <w:t xml:space="preserve"> - </w:t>
      </w:r>
      <w:proofErr w:type="spellStart"/>
      <w:r w:rsidRPr="00B54638">
        <w:rPr>
          <w:color w:val="000000" w:themeColor="text1"/>
        </w:rPr>
        <w:t>y_true</w:t>
      </w:r>
      <w:proofErr w:type="spellEnd"/>
    </w:p>
    <w:p w14:paraId="7D6C0E09" w14:textId="77777777" w:rsidR="00B54638" w:rsidRPr="00B54638" w:rsidRDefault="00B54638" w:rsidP="00B54638">
      <w:pPr>
        <w:rPr>
          <w:color w:val="000000" w:themeColor="text1"/>
        </w:rPr>
      </w:pPr>
    </w:p>
    <w:p w14:paraId="356374DE" w14:textId="77777777" w:rsidR="00B54638" w:rsidRPr="00B54638" w:rsidRDefault="00B54638" w:rsidP="00B54638">
      <w:pPr>
        <w:rPr>
          <w:rFonts w:hint="eastAsia"/>
          <w:color w:val="000000" w:themeColor="text1"/>
        </w:rPr>
      </w:pPr>
      <w:r w:rsidRPr="00B54638">
        <w:rPr>
          <w:rFonts w:hint="eastAsia"/>
          <w:color w:val="000000" w:themeColor="text1"/>
        </w:rPr>
        <w:t xml:space="preserve"># </w:t>
      </w:r>
      <w:r w:rsidRPr="00B54638">
        <w:rPr>
          <w:rFonts w:hint="eastAsia"/>
          <w:color w:val="000000" w:themeColor="text1"/>
        </w:rPr>
        <w:t>理想情况：</w:t>
      </w:r>
    </w:p>
    <w:p w14:paraId="43873D64" w14:textId="77777777" w:rsidR="00B54638" w:rsidRPr="00B54638" w:rsidRDefault="00B54638" w:rsidP="00B54638">
      <w:pPr>
        <w:rPr>
          <w:rFonts w:hint="eastAsia"/>
          <w:color w:val="000000" w:themeColor="text1"/>
        </w:rPr>
      </w:pPr>
      <w:r w:rsidRPr="00B54638">
        <w:rPr>
          <w:rFonts w:hint="eastAsia"/>
          <w:color w:val="000000" w:themeColor="text1"/>
        </w:rPr>
        <w:t xml:space="preserve"># </w:t>
      </w:r>
      <w:r w:rsidRPr="00B54638">
        <w:rPr>
          <w:rFonts w:hint="eastAsia"/>
          <w:color w:val="000000" w:themeColor="text1"/>
        </w:rPr>
        <w:t>残差围绕</w:t>
      </w:r>
      <w:r w:rsidRPr="00B54638">
        <w:rPr>
          <w:rFonts w:hint="eastAsia"/>
          <w:color w:val="000000" w:themeColor="text1"/>
        </w:rPr>
        <w:t>0</w:t>
      </w:r>
      <w:r w:rsidRPr="00B54638">
        <w:rPr>
          <w:rFonts w:hint="eastAsia"/>
          <w:color w:val="000000" w:themeColor="text1"/>
        </w:rPr>
        <w:t>随机分布</w:t>
      </w:r>
      <w:r w:rsidRPr="00B54638">
        <w:rPr>
          <w:rFonts w:hint="eastAsia"/>
          <w:color w:val="000000" w:themeColor="text1"/>
        </w:rPr>
        <w:t xml:space="preserve"> </w:t>
      </w:r>
      <w:r w:rsidRPr="00B54638">
        <w:rPr>
          <w:rFonts w:hint="eastAsia"/>
          <w:color w:val="000000" w:themeColor="text1"/>
        </w:rPr>
        <w:t>→</w:t>
      </w:r>
      <w:r w:rsidRPr="00B54638">
        <w:rPr>
          <w:rFonts w:hint="eastAsia"/>
          <w:color w:val="000000" w:themeColor="text1"/>
        </w:rPr>
        <w:t xml:space="preserve"> </w:t>
      </w:r>
      <w:r w:rsidRPr="00B54638">
        <w:rPr>
          <w:rFonts w:hint="eastAsia"/>
          <w:color w:val="000000" w:themeColor="text1"/>
        </w:rPr>
        <w:t>模型无系统偏差</w:t>
      </w:r>
    </w:p>
    <w:p w14:paraId="364B0FE1" w14:textId="77777777" w:rsidR="00B54638" w:rsidRPr="00B54638" w:rsidRDefault="00B54638" w:rsidP="00B54638">
      <w:pPr>
        <w:rPr>
          <w:color w:val="000000" w:themeColor="text1"/>
        </w:rPr>
      </w:pPr>
    </w:p>
    <w:p w14:paraId="78ACE973" w14:textId="77777777" w:rsidR="00B54638" w:rsidRPr="00B54638" w:rsidRDefault="00B54638" w:rsidP="00B54638">
      <w:pPr>
        <w:rPr>
          <w:rFonts w:hint="eastAsia"/>
          <w:color w:val="000000" w:themeColor="text1"/>
        </w:rPr>
      </w:pPr>
      <w:r w:rsidRPr="00B54638">
        <w:rPr>
          <w:rFonts w:hint="eastAsia"/>
          <w:color w:val="000000" w:themeColor="text1"/>
        </w:rPr>
        <w:t xml:space="preserve"># </w:t>
      </w:r>
      <w:r w:rsidRPr="00B54638">
        <w:rPr>
          <w:rFonts w:hint="eastAsia"/>
          <w:color w:val="000000" w:themeColor="text1"/>
        </w:rPr>
        <w:t>危险情况</w:t>
      </w:r>
      <w:r w:rsidRPr="00B54638">
        <w:rPr>
          <w:rFonts w:hint="eastAsia"/>
          <w:color w:val="000000" w:themeColor="text1"/>
        </w:rPr>
        <w:t>1</w:t>
      </w:r>
      <w:r w:rsidRPr="00B54638">
        <w:rPr>
          <w:rFonts w:hint="eastAsia"/>
          <w:color w:val="000000" w:themeColor="text1"/>
        </w:rPr>
        <w:t>：残差随</w:t>
      </w:r>
      <w:r w:rsidRPr="00B54638">
        <w:rPr>
          <w:rFonts w:hint="eastAsia"/>
          <w:color w:val="000000" w:themeColor="text1"/>
        </w:rPr>
        <w:t>RUL</w:t>
      </w:r>
      <w:r w:rsidRPr="00B54638">
        <w:rPr>
          <w:rFonts w:hint="eastAsia"/>
          <w:color w:val="000000" w:themeColor="text1"/>
        </w:rPr>
        <w:t>增大而增大</w:t>
      </w:r>
    </w:p>
    <w:p w14:paraId="1C84E242" w14:textId="77777777" w:rsidR="00B54638" w:rsidRPr="00B54638" w:rsidRDefault="00B54638" w:rsidP="00B54638">
      <w:pPr>
        <w:rPr>
          <w:rFonts w:hint="eastAsia"/>
          <w:color w:val="000000" w:themeColor="text1"/>
        </w:rPr>
      </w:pPr>
      <w:r w:rsidRPr="00B54638">
        <w:rPr>
          <w:rFonts w:hint="eastAsia"/>
          <w:color w:val="000000" w:themeColor="text1"/>
        </w:rPr>
        <w:t xml:space="preserve"># </w:t>
      </w:r>
      <w:r w:rsidRPr="00B54638">
        <w:rPr>
          <w:rFonts w:hint="eastAsia"/>
          <w:color w:val="000000" w:themeColor="text1"/>
        </w:rPr>
        <w:t>→</w:t>
      </w:r>
      <w:r w:rsidRPr="00B54638">
        <w:rPr>
          <w:rFonts w:hint="eastAsia"/>
          <w:color w:val="000000" w:themeColor="text1"/>
        </w:rPr>
        <w:t xml:space="preserve"> </w:t>
      </w:r>
      <w:r w:rsidRPr="00B54638">
        <w:rPr>
          <w:rFonts w:hint="eastAsia"/>
          <w:color w:val="000000" w:themeColor="text1"/>
        </w:rPr>
        <w:t>模型对高</w:t>
      </w:r>
      <w:r w:rsidRPr="00B54638">
        <w:rPr>
          <w:rFonts w:hint="eastAsia"/>
          <w:color w:val="000000" w:themeColor="text1"/>
        </w:rPr>
        <w:t>RUL</w:t>
      </w:r>
      <w:r w:rsidRPr="00B54638">
        <w:rPr>
          <w:rFonts w:hint="eastAsia"/>
          <w:color w:val="000000" w:themeColor="text1"/>
        </w:rPr>
        <w:t>预测不准（早期阶段失效）</w:t>
      </w:r>
    </w:p>
    <w:p w14:paraId="30E8ACA8" w14:textId="77777777" w:rsidR="00B54638" w:rsidRPr="00B54638" w:rsidRDefault="00B54638" w:rsidP="00B54638">
      <w:pPr>
        <w:rPr>
          <w:color w:val="000000" w:themeColor="text1"/>
        </w:rPr>
      </w:pPr>
    </w:p>
    <w:p w14:paraId="69348916" w14:textId="77777777" w:rsidR="00B54638" w:rsidRPr="00B54638" w:rsidRDefault="00B54638" w:rsidP="00B54638">
      <w:pPr>
        <w:rPr>
          <w:rFonts w:hint="eastAsia"/>
          <w:color w:val="000000" w:themeColor="text1"/>
        </w:rPr>
      </w:pPr>
      <w:r w:rsidRPr="00B54638">
        <w:rPr>
          <w:rFonts w:hint="eastAsia"/>
          <w:color w:val="000000" w:themeColor="text1"/>
        </w:rPr>
        <w:t xml:space="preserve"># </w:t>
      </w:r>
      <w:r w:rsidRPr="00B54638">
        <w:rPr>
          <w:rFonts w:hint="eastAsia"/>
          <w:color w:val="000000" w:themeColor="text1"/>
        </w:rPr>
        <w:t>危险情况</w:t>
      </w:r>
      <w:r w:rsidRPr="00B54638">
        <w:rPr>
          <w:rFonts w:hint="eastAsia"/>
          <w:color w:val="000000" w:themeColor="text1"/>
        </w:rPr>
        <w:t>2</w:t>
      </w:r>
      <w:r w:rsidRPr="00B54638">
        <w:rPr>
          <w:rFonts w:hint="eastAsia"/>
          <w:color w:val="000000" w:themeColor="text1"/>
        </w:rPr>
        <w:t>：残差始终为正</w:t>
      </w:r>
    </w:p>
    <w:p w14:paraId="1F7C0BF4" w14:textId="77777777" w:rsidR="00B54638" w:rsidRPr="00B54638" w:rsidRDefault="00B54638" w:rsidP="00B54638">
      <w:pPr>
        <w:rPr>
          <w:rFonts w:hint="eastAsia"/>
          <w:color w:val="000000" w:themeColor="text1"/>
        </w:rPr>
      </w:pPr>
      <w:r w:rsidRPr="00B54638">
        <w:rPr>
          <w:rFonts w:hint="eastAsia"/>
          <w:color w:val="000000" w:themeColor="text1"/>
        </w:rPr>
        <w:t xml:space="preserve"># </w:t>
      </w:r>
      <w:r w:rsidRPr="00B54638">
        <w:rPr>
          <w:rFonts w:hint="eastAsia"/>
          <w:color w:val="000000" w:themeColor="text1"/>
        </w:rPr>
        <w:t>→</w:t>
      </w:r>
      <w:r w:rsidRPr="00B54638">
        <w:rPr>
          <w:rFonts w:hint="eastAsia"/>
          <w:color w:val="000000" w:themeColor="text1"/>
        </w:rPr>
        <w:t xml:space="preserve"> </w:t>
      </w:r>
      <w:r w:rsidRPr="00B54638">
        <w:rPr>
          <w:rFonts w:hint="eastAsia"/>
          <w:color w:val="000000" w:themeColor="text1"/>
        </w:rPr>
        <w:t>模型系统性高估</w:t>
      </w:r>
      <w:r w:rsidRPr="00B54638">
        <w:rPr>
          <w:rFonts w:hint="eastAsia"/>
          <w:color w:val="000000" w:themeColor="text1"/>
        </w:rPr>
        <w:t xml:space="preserve">RUL </w:t>
      </w:r>
      <w:r w:rsidRPr="00B54638">
        <w:rPr>
          <w:rFonts w:hint="eastAsia"/>
          <w:color w:val="000000" w:themeColor="text1"/>
        </w:rPr>
        <w:t>→</w:t>
      </w:r>
      <w:r w:rsidRPr="00B54638">
        <w:rPr>
          <w:rFonts w:hint="eastAsia"/>
          <w:color w:val="000000" w:themeColor="text1"/>
        </w:rPr>
        <w:t xml:space="preserve"> </w:t>
      </w:r>
      <w:r w:rsidRPr="00B54638">
        <w:rPr>
          <w:rFonts w:hint="eastAsia"/>
          <w:color w:val="000000" w:themeColor="text1"/>
        </w:rPr>
        <w:t>工业中危险！</w:t>
      </w:r>
    </w:p>
    <w:p w14:paraId="0DCB44DE" w14:textId="74E345E3" w:rsidR="001B30A3" w:rsidRDefault="00B54638" w:rsidP="00B54638">
      <w:pPr>
        <w:rPr>
          <w:color w:val="000000" w:themeColor="text1"/>
        </w:rPr>
      </w:pPr>
      <w:r w:rsidRPr="00B54638">
        <w:rPr>
          <w:rFonts w:hint="eastAsia"/>
          <w:color w:val="000000" w:themeColor="text1"/>
        </w:rPr>
        <w:t xml:space="preserve">#   </w:t>
      </w:r>
      <w:r w:rsidRPr="00B54638">
        <w:rPr>
          <w:rFonts w:hint="eastAsia"/>
          <w:color w:val="000000" w:themeColor="text1"/>
        </w:rPr>
        <w:t>（告诉你还有</w:t>
      </w:r>
      <w:r w:rsidRPr="00B54638">
        <w:rPr>
          <w:rFonts w:hint="eastAsia"/>
          <w:color w:val="000000" w:themeColor="text1"/>
        </w:rPr>
        <w:t>100cycles</w:t>
      </w:r>
      <w:r w:rsidRPr="00B54638">
        <w:rPr>
          <w:rFonts w:hint="eastAsia"/>
          <w:color w:val="000000" w:themeColor="text1"/>
        </w:rPr>
        <w:t>，实际只有</w:t>
      </w:r>
      <w:r w:rsidRPr="00B54638">
        <w:rPr>
          <w:rFonts w:hint="eastAsia"/>
          <w:color w:val="000000" w:themeColor="text1"/>
        </w:rPr>
        <w:t>50</w:t>
      </w:r>
      <w:r w:rsidRPr="00B54638">
        <w:rPr>
          <w:rFonts w:hint="eastAsia"/>
          <w:color w:val="000000" w:themeColor="text1"/>
        </w:rPr>
        <w:t>）</w:t>
      </w:r>
    </w:p>
    <w:p w14:paraId="5137455A" w14:textId="77777777" w:rsidR="00F54FE3" w:rsidRDefault="00F54FE3" w:rsidP="00B54638">
      <w:pPr>
        <w:rPr>
          <w:color w:val="000000" w:themeColor="text1"/>
        </w:rPr>
      </w:pPr>
    </w:p>
    <w:p w14:paraId="6B1FF52E" w14:textId="453C3B63" w:rsidR="00F54FE3" w:rsidRDefault="00F54FE3" w:rsidP="00B54638">
      <w:pPr>
        <w:rPr>
          <w:color w:val="000000" w:themeColor="text1"/>
        </w:rPr>
      </w:pPr>
      <w:r w:rsidRPr="00F54FE3">
        <w:rPr>
          <w:color w:val="000000" w:themeColor="text1"/>
        </w:rPr>
        <w:t>两种偏差的商业影响：</w:t>
      </w:r>
    </w:p>
    <w:p w14:paraId="64082277" w14:textId="77777777" w:rsidR="00F54FE3" w:rsidRDefault="00F54FE3" w:rsidP="00B54638">
      <w:pPr>
        <w:rPr>
          <w:color w:val="000000" w:themeColor="text1"/>
        </w:rPr>
      </w:pPr>
    </w:p>
    <w:tbl>
      <w:tblPr>
        <w:tblW w:w="5000" w:type="pct"/>
        <w:tblCellMar>
          <w:top w:w="15" w:type="dxa"/>
          <w:left w:w="15" w:type="dxa"/>
          <w:bottom w:w="15" w:type="dxa"/>
          <w:right w:w="15" w:type="dxa"/>
        </w:tblCellMar>
        <w:tblLook w:val="04A0" w:firstRow="1" w:lastRow="0" w:firstColumn="1" w:lastColumn="0" w:noHBand="0" w:noVBand="1"/>
      </w:tblPr>
      <w:tblGrid>
        <w:gridCol w:w="3310"/>
        <w:gridCol w:w="3479"/>
        <w:gridCol w:w="3995"/>
      </w:tblGrid>
      <w:tr w:rsidR="00F54FE3" w:rsidRPr="00F54FE3" w14:paraId="0E573E3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5C42DE8" w14:textId="77777777" w:rsidR="00F54FE3" w:rsidRPr="00F54FE3" w:rsidRDefault="00F54FE3" w:rsidP="00F54FE3">
            <w:pPr>
              <w:rPr>
                <w:b/>
                <w:bCs/>
                <w:color w:val="000000" w:themeColor="text1"/>
              </w:rPr>
            </w:pPr>
            <w:r w:rsidRPr="00F54FE3">
              <w:rPr>
                <w:b/>
                <w:bCs/>
                <w:color w:val="000000" w:themeColor="text1"/>
              </w:rPr>
              <w:t>偏差类型</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221EE34" w14:textId="77777777" w:rsidR="00F54FE3" w:rsidRPr="00F54FE3" w:rsidRDefault="00F54FE3" w:rsidP="00F54FE3">
            <w:pPr>
              <w:rPr>
                <w:b/>
                <w:bCs/>
                <w:color w:val="000000" w:themeColor="text1"/>
              </w:rPr>
            </w:pPr>
            <w:r w:rsidRPr="00F54FE3">
              <w:rPr>
                <w:b/>
                <w:bCs/>
                <w:color w:val="000000" w:themeColor="text1"/>
              </w:rPr>
              <w:t>含义</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ABC2153" w14:textId="77777777" w:rsidR="00F54FE3" w:rsidRPr="00F54FE3" w:rsidRDefault="00F54FE3" w:rsidP="00F54FE3">
            <w:pPr>
              <w:rPr>
                <w:b/>
                <w:bCs/>
                <w:color w:val="000000" w:themeColor="text1"/>
              </w:rPr>
            </w:pPr>
            <w:r w:rsidRPr="00F54FE3">
              <w:rPr>
                <w:b/>
                <w:bCs/>
                <w:color w:val="000000" w:themeColor="text1"/>
              </w:rPr>
              <w:t>商业后果</w:t>
            </w:r>
          </w:p>
        </w:tc>
      </w:tr>
      <w:tr w:rsidR="00F54FE3" w:rsidRPr="00F54FE3" w14:paraId="1A6307E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3FAFF14" w14:textId="77777777" w:rsidR="00F54FE3" w:rsidRPr="00F54FE3" w:rsidRDefault="00F54FE3" w:rsidP="00F54FE3">
            <w:pPr>
              <w:rPr>
                <w:color w:val="000000" w:themeColor="text1"/>
              </w:rPr>
            </w:pPr>
            <w:r w:rsidRPr="00F54FE3">
              <w:rPr>
                <w:b/>
                <w:bCs/>
                <w:color w:val="000000" w:themeColor="text1"/>
              </w:rPr>
              <w:t>高估</w:t>
            </w:r>
            <w:r w:rsidRPr="00F54FE3">
              <w:rPr>
                <w:b/>
                <w:bCs/>
                <w:color w:val="000000" w:themeColor="text1"/>
              </w:rPr>
              <w:t>RUL</w:t>
            </w:r>
            <w:r w:rsidRPr="00F54FE3">
              <w:rPr>
                <w:color w:val="000000" w:themeColor="text1"/>
              </w:rPr>
              <w:t>（残差</w:t>
            </w:r>
            <w:r w:rsidRPr="00F54FE3">
              <w:rPr>
                <w:color w:val="000000" w:themeColor="text1"/>
              </w:rPr>
              <w:t>&gt;0</w:t>
            </w:r>
            <w:r w:rsidRPr="00F54FE3">
              <w:rPr>
                <w:color w:val="000000" w:themeColor="text1"/>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186B19" w14:textId="77777777" w:rsidR="00F54FE3" w:rsidRPr="00F54FE3" w:rsidRDefault="00F54FE3" w:rsidP="00F54FE3">
            <w:pPr>
              <w:rPr>
                <w:color w:val="000000" w:themeColor="text1"/>
              </w:rPr>
            </w:pPr>
            <w:r w:rsidRPr="00F54FE3">
              <w:rPr>
                <w:color w:val="000000" w:themeColor="text1"/>
              </w:rPr>
              <w:t>以为设备比实际更健康</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6D166D7" w14:textId="77777777" w:rsidR="00F54FE3" w:rsidRPr="00F54FE3" w:rsidRDefault="00F54FE3" w:rsidP="00F54FE3">
            <w:pPr>
              <w:rPr>
                <w:color w:val="000000" w:themeColor="text1"/>
              </w:rPr>
            </w:pPr>
            <w:r w:rsidRPr="00F54FE3">
              <w:rPr>
                <w:color w:val="000000" w:themeColor="text1"/>
              </w:rPr>
              <w:t>突发故障，停机损失大</w:t>
            </w:r>
            <w:r w:rsidRPr="00F54FE3">
              <w:rPr>
                <w:color w:val="000000" w:themeColor="text1"/>
              </w:rPr>
              <w:t xml:space="preserve"> </w:t>
            </w:r>
            <w:r w:rsidRPr="00F54FE3">
              <w:rPr>
                <w:rFonts w:ascii="Segoe UI Emoji" w:hAnsi="Segoe UI Emoji" w:cs="Segoe UI Emoji"/>
                <w:color w:val="000000" w:themeColor="text1"/>
              </w:rPr>
              <w:t>❌</w:t>
            </w:r>
          </w:p>
        </w:tc>
      </w:tr>
      <w:tr w:rsidR="00F54FE3" w:rsidRPr="00F54FE3" w14:paraId="64ADB3D2"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432A219" w14:textId="77777777" w:rsidR="00F54FE3" w:rsidRPr="00F54FE3" w:rsidRDefault="00F54FE3" w:rsidP="00F54FE3">
            <w:pPr>
              <w:rPr>
                <w:color w:val="000000" w:themeColor="text1"/>
              </w:rPr>
            </w:pPr>
            <w:r w:rsidRPr="00F54FE3">
              <w:rPr>
                <w:b/>
                <w:bCs/>
                <w:color w:val="000000" w:themeColor="text1"/>
              </w:rPr>
              <w:t>低估</w:t>
            </w:r>
            <w:r w:rsidRPr="00F54FE3">
              <w:rPr>
                <w:b/>
                <w:bCs/>
                <w:color w:val="000000" w:themeColor="text1"/>
              </w:rPr>
              <w:t>RUL</w:t>
            </w:r>
            <w:r w:rsidRPr="00F54FE3">
              <w:rPr>
                <w:color w:val="000000" w:themeColor="text1"/>
              </w:rPr>
              <w:t>（残差</w:t>
            </w:r>
            <w:r w:rsidRPr="00F54FE3">
              <w:rPr>
                <w:color w:val="000000" w:themeColor="text1"/>
              </w:rPr>
              <w:t>&lt;0</w:t>
            </w:r>
            <w:r w:rsidRPr="00F54FE3">
              <w:rPr>
                <w:color w:val="000000" w:themeColor="text1"/>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8184FC" w14:textId="77777777" w:rsidR="00F54FE3" w:rsidRPr="00F54FE3" w:rsidRDefault="00F54FE3" w:rsidP="00F54FE3">
            <w:pPr>
              <w:rPr>
                <w:color w:val="000000" w:themeColor="text1"/>
              </w:rPr>
            </w:pPr>
            <w:r w:rsidRPr="00F54FE3">
              <w:rPr>
                <w:color w:val="000000" w:themeColor="text1"/>
              </w:rPr>
              <w:t>以为设备比实际更差</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4D75A3D" w14:textId="77777777" w:rsidR="00F54FE3" w:rsidRPr="00F54FE3" w:rsidRDefault="00F54FE3" w:rsidP="00F54FE3">
            <w:pPr>
              <w:rPr>
                <w:color w:val="000000" w:themeColor="text1"/>
              </w:rPr>
            </w:pPr>
            <w:r w:rsidRPr="00F54FE3">
              <w:rPr>
                <w:color w:val="000000" w:themeColor="text1"/>
              </w:rPr>
              <w:t>过早维修，浪费成本</w:t>
            </w:r>
            <w:r w:rsidRPr="00F54FE3">
              <w:rPr>
                <w:color w:val="000000" w:themeColor="text1"/>
              </w:rPr>
              <w:t xml:space="preserve"> </w:t>
            </w:r>
            <w:r w:rsidRPr="00F54FE3">
              <w:rPr>
                <w:rFonts w:ascii="Segoe UI Emoji" w:hAnsi="Segoe UI Emoji" w:cs="Segoe UI Emoji"/>
                <w:color w:val="000000" w:themeColor="text1"/>
              </w:rPr>
              <w:t>⚠️</w:t>
            </w:r>
          </w:p>
        </w:tc>
      </w:tr>
    </w:tbl>
    <w:p w14:paraId="1E8C2D8B" w14:textId="77777777" w:rsidR="00AE2F66" w:rsidRPr="00AE2F66" w:rsidRDefault="00AE2F66" w:rsidP="00AE2F66">
      <w:pPr>
        <w:rPr>
          <w:color w:val="000000" w:themeColor="text1"/>
        </w:rPr>
      </w:pPr>
      <w:r w:rsidRPr="00AE2F66">
        <w:rPr>
          <w:b/>
          <w:bCs/>
          <w:color w:val="000000" w:themeColor="text1"/>
        </w:rPr>
        <w:lastRenderedPageBreak/>
        <w:t>工业中宁可低估，不可高估。</w:t>
      </w:r>
      <w:r w:rsidRPr="00AE2F66">
        <w:rPr>
          <w:color w:val="000000" w:themeColor="text1"/>
        </w:rPr>
        <w:t xml:space="preserve"> </w:t>
      </w:r>
      <w:r w:rsidRPr="00AE2F66">
        <w:rPr>
          <w:color w:val="000000" w:themeColor="text1"/>
        </w:rPr>
        <w:t>这也是为什么有时候会在损失函数里加非对称惩罚。</w:t>
      </w:r>
    </w:p>
    <w:p w14:paraId="02BBDE94" w14:textId="77777777" w:rsidR="00AE2F66" w:rsidRPr="00AE2F66" w:rsidRDefault="00AE2F66" w:rsidP="00AE2F66">
      <w:pPr>
        <w:rPr>
          <w:color w:val="000000" w:themeColor="text1"/>
        </w:rPr>
      </w:pPr>
      <w:r w:rsidRPr="00AE2F66">
        <w:rPr>
          <w:color w:val="000000" w:themeColor="text1"/>
        </w:rPr>
        <w:pict w14:anchorId="710D1930">
          <v:rect id="_x0000_i1104" style="width:0;height:1.5pt" o:hralign="center" o:hrstd="t" o:hr="t" fillcolor="#a0a0a0" stroked="f"/>
        </w:pict>
      </w:r>
    </w:p>
    <w:p w14:paraId="7C568644" w14:textId="77777777" w:rsidR="00AE2F66" w:rsidRPr="00AE2F66" w:rsidRDefault="00AE2F66" w:rsidP="00AE2F66">
      <w:pPr>
        <w:rPr>
          <w:b/>
          <w:bCs/>
          <w:color w:val="000000" w:themeColor="text1"/>
        </w:rPr>
      </w:pPr>
      <w:r w:rsidRPr="00AE2F66">
        <w:rPr>
          <w:b/>
          <w:bCs/>
          <w:color w:val="000000" w:themeColor="text1"/>
        </w:rPr>
        <w:t>6.5 NASA</w:t>
      </w:r>
      <w:r w:rsidRPr="00AE2F66">
        <w:rPr>
          <w:b/>
          <w:bCs/>
          <w:color w:val="000000" w:themeColor="text1"/>
        </w:rPr>
        <w:t>官方评分函数（</w:t>
      </w:r>
      <w:r w:rsidRPr="00AE2F66">
        <w:rPr>
          <w:b/>
          <w:bCs/>
          <w:color w:val="000000" w:themeColor="text1"/>
        </w:rPr>
        <w:t>CMAPSS</w:t>
      </w:r>
      <w:r w:rsidRPr="00AE2F66">
        <w:rPr>
          <w:b/>
          <w:bCs/>
          <w:color w:val="000000" w:themeColor="text1"/>
        </w:rPr>
        <w:t>专属）</w:t>
      </w:r>
      <w:r w:rsidRPr="00AE2F66">
        <w:rPr>
          <w:rFonts w:ascii="Segoe UI Emoji" w:hAnsi="Segoe UI Emoji" w:cs="Segoe UI Emoji"/>
          <w:b/>
          <w:bCs/>
          <w:color w:val="000000" w:themeColor="text1"/>
        </w:rPr>
        <w:t>🔥</w:t>
      </w:r>
    </w:p>
    <w:p w14:paraId="1E69C8E2" w14:textId="77777777" w:rsidR="00AE2F66" w:rsidRDefault="00AE2F66" w:rsidP="00AE2F66">
      <w:pPr>
        <w:rPr>
          <w:color w:val="000000" w:themeColor="text1"/>
        </w:rPr>
      </w:pPr>
      <w:r w:rsidRPr="00AE2F66">
        <w:rPr>
          <w:color w:val="000000" w:themeColor="text1"/>
        </w:rPr>
        <w:t>CMAPSS</w:t>
      </w:r>
      <w:r w:rsidRPr="00AE2F66">
        <w:rPr>
          <w:color w:val="000000" w:themeColor="text1"/>
        </w:rPr>
        <w:t>竞赛不用</w:t>
      </w:r>
      <w:r w:rsidRPr="00AE2F66">
        <w:rPr>
          <w:color w:val="000000" w:themeColor="text1"/>
        </w:rPr>
        <w:t>RMSE</w:t>
      </w:r>
      <w:r w:rsidRPr="00AE2F66">
        <w:rPr>
          <w:color w:val="000000" w:themeColor="text1"/>
        </w:rPr>
        <w:t>，用的是</w:t>
      </w:r>
      <w:r w:rsidRPr="00AE2F66">
        <w:rPr>
          <w:b/>
          <w:bCs/>
          <w:color w:val="000000" w:themeColor="text1"/>
        </w:rPr>
        <w:t>非对称评分函数</w:t>
      </w:r>
      <w:r w:rsidRPr="00AE2F66">
        <w:rPr>
          <w:color w:val="000000" w:themeColor="text1"/>
        </w:rPr>
        <w:t>：</w:t>
      </w:r>
    </w:p>
    <w:p w14:paraId="6E9B4A96" w14:textId="50B52C6B" w:rsidR="00F35BB0" w:rsidRDefault="00CF13A0" w:rsidP="00AE2F66">
      <w:pPr>
        <w:rPr>
          <w:color w:val="000000" w:themeColor="text1"/>
        </w:rPr>
      </w:pPr>
      <w:r>
        <w:rPr>
          <w:noProof/>
        </w:rPr>
        <w:drawing>
          <wp:inline distT="0" distB="0" distL="0" distR="0" wp14:anchorId="237EFD33" wp14:editId="3A811EF8">
            <wp:extent cx="6858000" cy="4510405"/>
            <wp:effectExtent l="0" t="0" r="0" b="4445"/>
            <wp:docPr id="194756238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6858000" cy="4510405"/>
                    </a:xfrm>
                    <a:prstGeom prst="rect">
                      <a:avLst/>
                    </a:prstGeom>
                    <a:noFill/>
                    <a:ln>
                      <a:noFill/>
                    </a:ln>
                  </pic:spPr>
                </pic:pic>
              </a:graphicData>
            </a:graphic>
          </wp:inline>
        </w:drawing>
      </w:r>
    </w:p>
    <w:p w14:paraId="542CE84A" w14:textId="77777777" w:rsidR="00CF13A0" w:rsidRPr="00CF13A0" w:rsidRDefault="00CF13A0" w:rsidP="00CF13A0">
      <w:pPr>
        <w:rPr>
          <w:color w:val="000000" w:themeColor="text1"/>
        </w:rPr>
      </w:pPr>
      <w:r w:rsidRPr="00CF13A0">
        <w:rPr>
          <w:b/>
          <w:bCs/>
          <w:color w:val="000000" w:themeColor="text1"/>
        </w:rPr>
        <w:t>上半部分：公式卡片</w:t>
      </w:r>
    </w:p>
    <w:p w14:paraId="59D834C0" w14:textId="36D24A93" w:rsidR="00CF13A0" w:rsidRPr="00CF13A0" w:rsidRDefault="00CF13A0" w:rsidP="00CF13A0">
      <w:pPr>
        <w:numPr>
          <w:ilvl w:val="0"/>
          <w:numId w:val="5"/>
        </w:numPr>
        <w:rPr>
          <w:color w:val="000000" w:themeColor="text1"/>
        </w:rPr>
      </w:pPr>
      <w:r w:rsidRPr="00CF13A0">
        <w:rPr>
          <w:color w:val="000000" w:themeColor="text1"/>
        </w:rPr>
        <w:t>定义：</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pred</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true</m:t>
            </m:r>
          </m:sub>
        </m:sSub>
      </m:oMath>
      <w:r w:rsidRPr="00CF13A0">
        <w:rPr>
          <w:color w:val="000000" w:themeColor="text1"/>
        </w:rPr>
        <w:t>di​=ypred​−ytrue​</w:t>
      </w:r>
    </w:p>
    <w:p w14:paraId="566C89BB" w14:textId="75DF9F7B" w:rsidR="00CF13A0" w:rsidRPr="00CF13A0" w:rsidRDefault="00CF13A0" w:rsidP="00CF13A0">
      <w:pPr>
        <w:numPr>
          <w:ilvl w:val="0"/>
          <w:numId w:val="5"/>
        </w:numPr>
        <w:rPr>
          <w:color w:val="000000" w:themeColor="text1"/>
        </w:rPr>
      </w:pPr>
      <w:r w:rsidRPr="00CF13A0">
        <w:rPr>
          <w:color w:val="000000" w:themeColor="text1"/>
        </w:rPr>
        <w:t>分段函数：蓝色（低估</w:t>
      </w:r>
      <w:r w:rsidRPr="00CF13A0">
        <w:rPr>
          <w:color w:val="000000" w:themeColor="text1"/>
        </w:rPr>
        <w:t xml:space="preserve"> </w:t>
      </w:r>
      <m:oMath>
        <m:r>
          <w:rPr>
            <w:rFonts w:ascii="Cambria Math" w:hAnsi="Cambria Math"/>
            <w:color w:val="000000" w:themeColor="text1"/>
          </w:rPr>
          <m:t>d&lt;0</m:t>
        </m:r>
      </m:oMath>
      <w:r w:rsidRPr="00CF13A0">
        <w:rPr>
          <w:color w:val="000000" w:themeColor="text1"/>
        </w:rPr>
        <w:t>d&lt;0</w:t>
      </w:r>
      <w:r w:rsidRPr="00CF13A0">
        <w:rPr>
          <w:color w:val="000000" w:themeColor="text1"/>
        </w:rPr>
        <w:t>，系数</w:t>
      </w:r>
      <w:r w:rsidRPr="00CF13A0">
        <w:rPr>
          <w:color w:val="000000" w:themeColor="text1"/>
        </w:rPr>
        <w:t>1/13</w:t>
      </w:r>
      <w:r w:rsidRPr="00CF13A0">
        <w:rPr>
          <w:color w:val="000000" w:themeColor="text1"/>
        </w:rPr>
        <w:t>，惩罚轻）</w:t>
      </w:r>
      <w:r w:rsidRPr="00CF13A0">
        <w:rPr>
          <w:color w:val="000000" w:themeColor="text1"/>
        </w:rPr>
        <w:t xml:space="preserve">vs </w:t>
      </w:r>
      <w:r w:rsidRPr="00CF13A0">
        <w:rPr>
          <w:color w:val="000000" w:themeColor="text1"/>
        </w:rPr>
        <w:t>红色（高估</w:t>
      </w:r>
      <w:r w:rsidRPr="00CF13A0">
        <w:rPr>
          <w:color w:val="000000" w:themeColor="text1"/>
        </w:rPr>
        <w:t xml:space="preserve"> </w:t>
      </w:r>
      <m:oMath>
        <m:r>
          <w:rPr>
            <w:rFonts w:ascii="Cambria Math" w:hAnsi="Cambria Math"/>
            <w:color w:val="000000" w:themeColor="text1"/>
          </w:rPr>
          <m:t>d≥0</m:t>
        </m:r>
      </m:oMath>
      <w:r w:rsidRPr="00CF13A0">
        <w:rPr>
          <w:color w:val="000000" w:themeColor="text1"/>
        </w:rPr>
        <w:t>d≥0</w:t>
      </w:r>
      <w:r w:rsidRPr="00CF13A0">
        <w:rPr>
          <w:color w:val="000000" w:themeColor="text1"/>
        </w:rPr>
        <w:t>，系数</w:t>
      </w:r>
      <w:r w:rsidRPr="00CF13A0">
        <w:rPr>
          <w:color w:val="000000" w:themeColor="text1"/>
        </w:rPr>
        <w:t>1/10</w:t>
      </w:r>
      <w:r w:rsidRPr="00CF13A0">
        <w:rPr>
          <w:color w:val="000000" w:themeColor="text1"/>
        </w:rPr>
        <w:t>，惩罚重）</w:t>
      </w:r>
    </w:p>
    <w:p w14:paraId="1CECBEED" w14:textId="77777777" w:rsidR="00CF13A0" w:rsidRPr="00CF13A0" w:rsidRDefault="00CF13A0" w:rsidP="00CF13A0">
      <w:pPr>
        <w:numPr>
          <w:ilvl w:val="0"/>
          <w:numId w:val="5"/>
        </w:numPr>
        <w:rPr>
          <w:color w:val="000000" w:themeColor="text1"/>
        </w:rPr>
      </w:pPr>
      <w:r w:rsidRPr="00CF13A0">
        <w:rPr>
          <w:color w:val="000000" w:themeColor="text1"/>
        </w:rPr>
        <w:t>对比表格一目了然</w:t>
      </w:r>
    </w:p>
    <w:p w14:paraId="41654478" w14:textId="77777777" w:rsidR="00CF13A0" w:rsidRPr="00CF13A0" w:rsidRDefault="00CF13A0" w:rsidP="00CF13A0">
      <w:pPr>
        <w:rPr>
          <w:color w:val="000000" w:themeColor="text1"/>
        </w:rPr>
      </w:pPr>
      <w:r w:rsidRPr="00CF13A0">
        <w:rPr>
          <w:b/>
          <w:bCs/>
          <w:color w:val="000000" w:themeColor="text1"/>
        </w:rPr>
        <w:t>下半部分：惩罚曲线</w:t>
      </w:r>
    </w:p>
    <w:p w14:paraId="6500762D" w14:textId="77777777" w:rsidR="00CF13A0" w:rsidRPr="00CF13A0" w:rsidRDefault="00CF13A0" w:rsidP="00CF13A0">
      <w:pPr>
        <w:numPr>
          <w:ilvl w:val="0"/>
          <w:numId w:val="6"/>
        </w:numPr>
        <w:rPr>
          <w:color w:val="000000" w:themeColor="text1"/>
        </w:rPr>
      </w:pPr>
      <w:r w:rsidRPr="00CF13A0">
        <w:rPr>
          <w:color w:val="000000" w:themeColor="text1"/>
        </w:rPr>
        <w:t>红色曲线（高估）比蓝色曲线（低估）增长更陡</w:t>
      </w:r>
      <w:r w:rsidRPr="00CF13A0">
        <w:rPr>
          <w:color w:val="000000" w:themeColor="text1"/>
        </w:rPr>
        <w:t xml:space="preserve"> → </w:t>
      </w:r>
      <w:r w:rsidRPr="00CF13A0">
        <w:rPr>
          <w:color w:val="000000" w:themeColor="text1"/>
        </w:rPr>
        <w:t>直观看出高估惩罚更重</w:t>
      </w:r>
    </w:p>
    <w:p w14:paraId="197A1105" w14:textId="77777777" w:rsidR="00CF13A0" w:rsidRDefault="00CF13A0" w:rsidP="00F35BB0">
      <w:pPr>
        <w:rPr>
          <w:color w:val="000000" w:themeColor="text1"/>
        </w:rPr>
      </w:pPr>
    </w:p>
    <w:p w14:paraId="403143B9" w14:textId="77777777" w:rsidR="00CF13A0" w:rsidRDefault="00CF13A0" w:rsidP="00F35BB0">
      <w:pPr>
        <w:rPr>
          <w:color w:val="000000" w:themeColor="text1"/>
        </w:rPr>
      </w:pPr>
    </w:p>
    <w:p w14:paraId="0B3D9223" w14:textId="7AEBB951" w:rsidR="00F35BB0" w:rsidRPr="00F35BB0" w:rsidRDefault="00F35BB0" w:rsidP="00F35BB0">
      <w:pPr>
        <w:rPr>
          <w:color w:val="000000" w:themeColor="text1"/>
        </w:rPr>
      </w:pPr>
      <w:r w:rsidRPr="00F35BB0">
        <w:rPr>
          <w:color w:val="000000" w:themeColor="text1"/>
        </w:rPr>
        <w:t>其中</w:t>
      </w:r>
      <w:r w:rsidRPr="00F35BB0">
        <w:rPr>
          <w:color w:val="000000" w:themeColor="text1"/>
        </w:rPr>
        <w:t xml:space="preserve"> </w:t>
      </w:r>
      <m:oMath>
        <m:sSub>
          <m:sSubPr>
            <m:ctrlPr>
              <w:rPr>
                <w:rFonts w:ascii="Cambria Math" w:hAnsi="Cambria Math"/>
                <w:color w:val="000000" w:themeColor="text1"/>
              </w:rPr>
            </m:ctrlPr>
          </m:sSubPr>
          <m:e>
            <m:r>
              <w:rPr>
                <w:rFonts w:ascii="Cambria Math" w:hAnsi="Cambria Math"/>
                <w:color w:val="000000" w:themeColor="text1"/>
              </w:rPr>
              <m:t>d</m:t>
            </m:r>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acc>
              <m:accPr>
                <m:ctrlPr>
                  <w:rPr>
                    <w:rFonts w:ascii="Cambria Math" w:hAnsi="Cambria Math"/>
                    <w:color w:val="000000" w:themeColor="text1"/>
                  </w:rPr>
                </m:ctrlPr>
              </m:accPr>
              <m:e>
                <m:r>
                  <w:rPr>
                    <w:rFonts w:ascii="Cambria Math" w:hAnsi="Cambria Math"/>
                    <w:color w:val="000000" w:themeColor="text1"/>
                  </w:rPr>
                  <m:t>y</m:t>
                </m:r>
              </m:e>
            </m:acc>
          </m:e>
          <m:sub>
            <m:r>
              <w:rPr>
                <w:rFonts w:ascii="Cambria Math" w:hAnsi="Cambria Math"/>
                <w:color w:val="000000" w:themeColor="text1"/>
              </w:rPr>
              <m:t>i</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y</m:t>
            </m:r>
          </m:e>
          <m:sub>
            <m:r>
              <w:rPr>
                <w:rFonts w:ascii="Cambria Math" w:hAnsi="Cambria Math"/>
                <w:color w:val="000000" w:themeColor="text1"/>
              </w:rPr>
              <m:t>i</m:t>
            </m:r>
          </m:sub>
        </m:sSub>
      </m:oMath>
      <w:r w:rsidRPr="00F35BB0">
        <w:rPr>
          <w:color w:val="000000" w:themeColor="text1"/>
        </w:rPr>
        <w:t>di​=y^​i​−yi​</w:t>
      </w:r>
      <w:r w:rsidRPr="00F35BB0">
        <w:rPr>
          <w:color w:val="000000" w:themeColor="text1"/>
        </w:rPr>
        <w:t>（预测值</w:t>
      </w:r>
      <w:r w:rsidRPr="00F35BB0">
        <w:rPr>
          <w:color w:val="000000" w:themeColor="text1"/>
        </w:rPr>
        <w:t xml:space="preserve"> - </w:t>
      </w:r>
      <w:r w:rsidRPr="00F35BB0">
        <w:rPr>
          <w:color w:val="000000" w:themeColor="text1"/>
        </w:rPr>
        <w:t>真实值）</w:t>
      </w:r>
    </w:p>
    <w:p w14:paraId="541C0615" w14:textId="77777777" w:rsidR="00F35BB0" w:rsidRPr="00F35BB0" w:rsidRDefault="00F35BB0" w:rsidP="00F35BB0">
      <w:pPr>
        <w:rPr>
          <w:color w:val="000000" w:themeColor="text1"/>
        </w:rPr>
      </w:pPr>
      <w:r w:rsidRPr="00F35BB0">
        <w:rPr>
          <w:color w:val="000000" w:themeColor="text1"/>
        </w:rPr>
        <w:t>d &lt; 0</w:t>
      </w:r>
      <w:r w:rsidRPr="00F35BB0">
        <w:rPr>
          <w:color w:val="000000" w:themeColor="text1"/>
        </w:rPr>
        <w:t>：预测</w:t>
      </w:r>
      <w:r w:rsidRPr="00F35BB0">
        <w:rPr>
          <w:color w:val="000000" w:themeColor="text1"/>
        </w:rPr>
        <w:t xml:space="preserve">RUL &lt; </w:t>
      </w:r>
      <w:r w:rsidRPr="00F35BB0">
        <w:rPr>
          <w:color w:val="000000" w:themeColor="text1"/>
        </w:rPr>
        <w:t>真实</w:t>
      </w:r>
      <w:r w:rsidRPr="00F35BB0">
        <w:rPr>
          <w:color w:val="000000" w:themeColor="text1"/>
        </w:rPr>
        <w:t xml:space="preserve">RUL → </w:t>
      </w:r>
      <w:r w:rsidRPr="00F35BB0">
        <w:rPr>
          <w:color w:val="000000" w:themeColor="text1"/>
        </w:rPr>
        <w:t>低估</w:t>
      </w:r>
      <w:r w:rsidRPr="00F35BB0">
        <w:rPr>
          <w:color w:val="000000" w:themeColor="text1"/>
        </w:rPr>
        <w:t xml:space="preserve"> → </w:t>
      </w:r>
      <w:r w:rsidRPr="00F35BB0">
        <w:rPr>
          <w:color w:val="000000" w:themeColor="text1"/>
        </w:rPr>
        <w:t>惩罚系数</w:t>
      </w:r>
      <w:r w:rsidRPr="00F35BB0">
        <w:rPr>
          <w:color w:val="000000" w:themeColor="text1"/>
        </w:rPr>
        <w:t xml:space="preserve"> 1/13</w:t>
      </w:r>
      <w:r w:rsidRPr="00F35BB0">
        <w:rPr>
          <w:color w:val="000000" w:themeColor="text1"/>
        </w:rPr>
        <w:t>（较轻）</w:t>
      </w:r>
      <w:r w:rsidRPr="00F35BB0">
        <w:rPr>
          <w:color w:val="000000" w:themeColor="text1"/>
        </w:rPr>
        <w:t xml:space="preserve"> d &gt; 0</w:t>
      </w:r>
      <w:r w:rsidRPr="00F35BB0">
        <w:rPr>
          <w:color w:val="000000" w:themeColor="text1"/>
        </w:rPr>
        <w:t>：预测</w:t>
      </w:r>
      <w:r w:rsidRPr="00F35BB0">
        <w:rPr>
          <w:color w:val="000000" w:themeColor="text1"/>
        </w:rPr>
        <w:t xml:space="preserve">RUL &gt; </w:t>
      </w:r>
      <w:r w:rsidRPr="00F35BB0">
        <w:rPr>
          <w:color w:val="000000" w:themeColor="text1"/>
        </w:rPr>
        <w:t>真实</w:t>
      </w:r>
      <w:r w:rsidRPr="00F35BB0">
        <w:rPr>
          <w:color w:val="000000" w:themeColor="text1"/>
        </w:rPr>
        <w:t xml:space="preserve">RUL → </w:t>
      </w:r>
      <w:r w:rsidRPr="00F35BB0">
        <w:rPr>
          <w:color w:val="000000" w:themeColor="text1"/>
        </w:rPr>
        <w:t>高估</w:t>
      </w:r>
      <w:r w:rsidRPr="00F35BB0">
        <w:rPr>
          <w:color w:val="000000" w:themeColor="text1"/>
        </w:rPr>
        <w:t xml:space="preserve"> → </w:t>
      </w:r>
      <w:r w:rsidRPr="00F35BB0">
        <w:rPr>
          <w:color w:val="000000" w:themeColor="text1"/>
        </w:rPr>
        <w:t>惩罚系数</w:t>
      </w:r>
      <w:r w:rsidRPr="00F35BB0">
        <w:rPr>
          <w:color w:val="000000" w:themeColor="text1"/>
        </w:rPr>
        <w:t xml:space="preserve"> 1/10</w:t>
      </w:r>
      <w:r w:rsidRPr="00F35BB0">
        <w:rPr>
          <w:color w:val="000000" w:themeColor="text1"/>
        </w:rPr>
        <w:t>（较重）</w:t>
      </w:r>
      <w:r w:rsidRPr="00F35BB0">
        <w:rPr>
          <w:color w:val="000000" w:themeColor="text1"/>
        </w:rPr>
        <w:t xml:space="preserve"> → </w:t>
      </w:r>
      <w:r w:rsidRPr="00F35BB0">
        <w:rPr>
          <w:color w:val="000000" w:themeColor="text1"/>
        </w:rPr>
        <w:t>高估的惩罚</w:t>
      </w:r>
      <w:r w:rsidRPr="00F35BB0">
        <w:rPr>
          <w:color w:val="000000" w:themeColor="text1"/>
        </w:rPr>
        <w:t xml:space="preserve"> &gt; </w:t>
      </w:r>
      <w:r w:rsidRPr="00F35BB0">
        <w:rPr>
          <w:color w:val="000000" w:themeColor="text1"/>
        </w:rPr>
        <w:t>低估的惩罚</w:t>
      </w:r>
    </w:p>
    <w:p w14:paraId="6F51236D" w14:textId="77777777" w:rsidR="00F35BB0" w:rsidRPr="00AE2F66" w:rsidRDefault="00F35BB0" w:rsidP="00AE2F66">
      <w:pPr>
        <w:rPr>
          <w:rFonts w:hint="eastAsia"/>
          <w:color w:val="000000" w:themeColor="text1"/>
        </w:rPr>
      </w:pPr>
    </w:p>
    <w:p w14:paraId="083B9FC8" w14:textId="77777777" w:rsidR="00CB5FD9" w:rsidRPr="00520155" w:rsidRDefault="00CB5FD9" w:rsidP="00CB5FD9">
      <w:pPr>
        <w:rPr>
          <w:b/>
          <w:bCs/>
          <w:color w:val="FF0000"/>
        </w:rPr>
      </w:pPr>
      <w:r w:rsidRPr="00520155">
        <w:rPr>
          <w:b/>
          <w:bCs/>
          <w:color w:val="FF0000"/>
        </w:rPr>
        <w:t>模块</w:t>
      </w:r>
      <w:r w:rsidRPr="00520155">
        <w:rPr>
          <w:b/>
          <w:bCs/>
          <w:color w:val="FF0000"/>
        </w:rPr>
        <w:t>7</w:t>
      </w:r>
      <w:r w:rsidRPr="00520155">
        <w:rPr>
          <w:b/>
          <w:bCs/>
          <w:color w:val="FF0000"/>
        </w:rPr>
        <w:t>：频域基本概念</w:t>
      </w:r>
      <w:r w:rsidRPr="00520155">
        <w:rPr>
          <w:b/>
          <w:bCs/>
          <w:color w:val="FF0000"/>
        </w:rPr>
        <w:t xml:space="preserve"> </w:t>
      </w:r>
      <w:r w:rsidRPr="00520155">
        <w:rPr>
          <w:rFonts w:ascii="Segoe UI Emoji" w:hAnsi="Segoe UI Emoji" w:cs="Segoe UI Emoji"/>
          <w:b/>
          <w:bCs/>
          <w:color w:val="FF0000"/>
        </w:rPr>
        <w:t>🔥</w:t>
      </w:r>
    </w:p>
    <w:p w14:paraId="726D80F6" w14:textId="77777777" w:rsidR="00CB5FD9" w:rsidRPr="00CB5FD9" w:rsidRDefault="00CB5FD9" w:rsidP="00CB5FD9">
      <w:pPr>
        <w:rPr>
          <w:color w:val="000000" w:themeColor="text1"/>
        </w:rPr>
      </w:pPr>
      <w:r w:rsidRPr="00CB5FD9">
        <w:rPr>
          <w:color w:val="000000" w:themeColor="text1"/>
        </w:rPr>
        <w:pict w14:anchorId="456F0DB2">
          <v:rect id="_x0000_i1122" style="width:0;height:1.5pt" o:hralign="center" o:hrstd="t" o:hr="t" fillcolor="#a0a0a0" stroked="f"/>
        </w:pict>
      </w:r>
    </w:p>
    <w:p w14:paraId="6DF95E3E" w14:textId="77777777" w:rsidR="00CB5FD9" w:rsidRPr="00CB5FD9" w:rsidRDefault="00CB5FD9" w:rsidP="00CB5FD9">
      <w:pPr>
        <w:rPr>
          <w:b/>
          <w:bCs/>
          <w:color w:val="000000" w:themeColor="text1"/>
        </w:rPr>
      </w:pPr>
      <w:r w:rsidRPr="00CB5FD9">
        <w:rPr>
          <w:b/>
          <w:bCs/>
          <w:color w:val="000000" w:themeColor="text1"/>
        </w:rPr>
        <w:t xml:space="preserve">7.1 </w:t>
      </w:r>
      <w:r w:rsidRPr="00CB5FD9">
        <w:rPr>
          <w:b/>
          <w:bCs/>
          <w:color w:val="000000" w:themeColor="text1"/>
        </w:rPr>
        <w:t>为什么需要频域？</w:t>
      </w:r>
    </w:p>
    <w:p w14:paraId="12A15A8D" w14:textId="77777777" w:rsidR="00CB5FD9" w:rsidRPr="00CB5FD9" w:rsidRDefault="00CB5FD9" w:rsidP="00CB5FD9">
      <w:pPr>
        <w:rPr>
          <w:color w:val="000000" w:themeColor="text1"/>
        </w:rPr>
      </w:pPr>
      <w:r w:rsidRPr="00CB5FD9">
        <w:rPr>
          <w:color w:val="000000" w:themeColor="text1"/>
        </w:rPr>
        <w:t>时域信号：</w:t>
      </w:r>
      <w:r w:rsidRPr="00CB5FD9">
        <w:rPr>
          <w:color w:val="000000" w:themeColor="text1"/>
        </w:rPr>
        <w:t xml:space="preserve"> ~~~^~~^~~~^~~^~~~ → </w:t>
      </w:r>
      <w:r w:rsidRPr="00CB5FD9">
        <w:rPr>
          <w:color w:val="000000" w:themeColor="text1"/>
        </w:rPr>
        <w:t>你只能看到</w:t>
      </w:r>
      <w:r w:rsidRPr="00CB5FD9">
        <w:rPr>
          <w:color w:val="000000" w:themeColor="text1"/>
        </w:rPr>
        <w:t>"</w:t>
      </w:r>
      <w:r w:rsidRPr="00CB5FD9">
        <w:rPr>
          <w:color w:val="000000" w:themeColor="text1"/>
        </w:rPr>
        <w:t>有冲击</w:t>
      </w:r>
      <w:r w:rsidRPr="00CB5FD9">
        <w:rPr>
          <w:color w:val="000000" w:themeColor="text1"/>
        </w:rPr>
        <w:t xml:space="preserve">" → </w:t>
      </w:r>
      <w:r w:rsidRPr="00CB5FD9">
        <w:rPr>
          <w:color w:val="000000" w:themeColor="text1"/>
        </w:rPr>
        <w:t>但不知道冲击的频率规律</w:t>
      </w:r>
      <w:r w:rsidRPr="00CB5FD9">
        <w:rPr>
          <w:color w:val="000000" w:themeColor="text1"/>
        </w:rPr>
        <w:t xml:space="preserve"> </w:t>
      </w:r>
      <w:r w:rsidRPr="00CB5FD9">
        <w:rPr>
          <w:color w:val="000000" w:themeColor="text1"/>
        </w:rPr>
        <w:t>频域信号（傅里叶变换后）：</w:t>
      </w:r>
      <w:r w:rsidRPr="00CB5FD9">
        <w:rPr>
          <w:color w:val="000000" w:themeColor="text1"/>
        </w:rPr>
        <w:t xml:space="preserve"> | | | | | | ─────────────────→ </w:t>
      </w:r>
      <w:r w:rsidRPr="00CB5FD9">
        <w:rPr>
          <w:color w:val="000000" w:themeColor="text1"/>
        </w:rPr>
        <w:t>频率</w:t>
      </w:r>
      <w:r w:rsidRPr="00CB5FD9">
        <w:rPr>
          <w:color w:val="000000" w:themeColor="text1"/>
        </w:rPr>
        <w:t xml:space="preserve"> f1 f2 f3 → </w:t>
      </w:r>
      <w:r w:rsidRPr="00CB5FD9">
        <w:rPr>
          <w:color w:val="000000" w:themeColor="text1"/>
        </w:rPr>
        <w:t>清楚看到哪些频率成分在振动</w:t>
      </w:r>
      <w:r w:rsidRPr="00CB5FD9">
        <w:rPr>
          <w:color w:val="000000" w:themeColor="text1"/>
        </w:rPr>
        <w:t xml:space="preserve"> → </w:t>
      </w:r>
      <w:r w:rsidRPr="00CB5FD9">
        <w:rPr>
          <w:color w:val="000000" w:themeColor="text1"/>
        </w:rPr>
        <w:t>和已知故障频率对比</w:t>
      </w:r>
      <w:r w:rsidRPr="00CB5FD9">
        <w:rPr>
          <w:color w:val="000000" w:themeColor="text1"/>
        </w:rPr>
        <w:t xml:space="preserve"> → </w:t>
      </w:r>
      <w:r w:rsidRPr="00CB5FD9">
        <w:rPr>
          <w:color w:val="000000" w:themeColor="text1"/>
        </w:rPr>
        <w:t>诊断故障类型</w:t>
      </w:r>
      <w:r w:rsidRPr="00CB5FD9">
        <w:rPr>
          <w:color w:val="000000" w:themeColor="text1"/>
        </w:rPr>
        <w:t xml:space="preserve"> </w:t>
      </w:r>
    </w:p>
    <w:p w14:paraId="531B8799" w14:textId="77777777" w:rsidR="00CB5FD9" w:rsidRPr="00CB5FD9" w:rsidRDefault="00CB5FD9" w:rsidP="00CB5FD9">
      <w:pPr>
        <w:rPr>
          <w:color w:val="000000" w:themeColor="text1"/>
        </w:rPr>
      </w:pPr>
      <w:r w:rsidRPr="00CB5FD9">
        <w:rPr>
          <w:b/>
          <w:bCs/>
          <w:color w:val="000000" w:themeColor="text1"/>
        </w:rPr>
        <w:t>时域告诉你</w:t>
      </w:r>
      <w:r w:rsidRPr="00CB5FD9">
        <w:rPr>
          <w:b/>
          <w:bCs/>
          <w:color w:val="000000" w:themeColor="text1"/>
        </w:rPr>
        <w:t>"</w:t>
      </w:r>
      <w:r w:rsidRPr="00CB5FD9">
        <w:rPr>
          <w:b/>
          <w:bCs/>
          <w:color w:val="000000" w:themeColor="text1"/>
        </w:rPr>
        <w:t>发生了什么</w:t>
      </w:r>
      <w:r w:rsidRPr="00CB5FD9">
        <w:rPr>
          <w:b/>
          <w:bCs/>
          <w:color w:val="000000" w:themeColor="text1"/>
        </w:rPr>
        <w:t>"</w:t>
      </w:r>
      <w:r w:rsidRPr="00CB5FD9">
        <w:rPr>
          <w:b/>
          <w:bCs/>
          <w:color w:val="000000" w:themeColor="text1"/>
        </w:rPr>
        <w:t>，频域告诉你</w:t>
      </w:r>
      <w:r w:rsidRPr="00CB5FD9">
        <w:rPr>
          <w:b/>
          <w:bCs/>
          <w:color w:val="000000" w:themeColor="text1"/>
        </w:rPr>
        <w:t>"</w:t>
      </w:r>
      <w:r w:rsidRPr="00CB5FD9">
        <w:rPr>
          <w:b/>
          <w:bCs/>
          <w:color w:val="000000" w:themeColor="text1"/>
        </w:rPr>
        <w:t>为什么发生</w:t>
      </w:r>
      <w:r w:rsidRPr="00CB5FD9">
        <w:rPr>
          <w:b/>
          <w:bCs/>
          <w:color w:val="000000" w:themeColor="text1"/>
        </w:rPr>
        <w:t>"</w:t>
      </w:r>
      <w:r w:rsidRPr="00CB5FD9">
        <w:rPr>
          <w:b/>
          <w:bCs/>
          <w:color w:val="000000" w:themeColor="text1"/>
        </w:rPr>
        <w:t>。</w:t>
      </w:r>
    </w:p>
    <w:p w14:paraId="622DD125" w14:textId="77777777" w:rsidR="00CB5FD9" w:rsidRPr="00CB5FD9" w:rsidRDefault="00CB5FD9" w:rsidP="00CB5FD9">
      <w:pPr>
        <w:rPr>
          <w:color w:val="000000" w:themeColor="text1"/>
        </w:rPr>
      </w:pPr>
      <w:r w:rsidRPr="00CB5FD9">
        <w:rPr>
          <w:color w:val="000000" w:themeColor="text1"/>
        </w:rPr>
        <w:pict w14:anchorId="506D329D">
          <v:rect id="_x0000_i1123" style="width:0;height:1.5pt" o:hralign="center" o:hrstd="t" o:hr="t" fillcolor="#a0a0a0" stroked="f"/>
        </w:pict>
      </w:r>
    </w:p>
    <w:p w14:paraId="12BD6D1C" w14:textId="77777777" w:rsidR="00CB5FD9" w:rsidRPr="00CB5FD9" w:rsidRDefault="00CB5FD9" w:rsidP="00CB5FD9">
      <w:pPr>
        <w:rPr>
          <w:b/>
          <w:bCs/>
          <w:color w:val="000000" w:themeColor="text1"/>
        </w:rPr>
      </w:pPr>
      <w:r w:rsidRPr="00CB5FD9">
        <w:rPr>
          <w:b/>
          <w:bCs/>
          <w:color w:val="000000" w:themeColor="text1"/>
        </w:rPr>
        <w:t xml:space="preserve">7.2 </w:t>
      </w:r>
      <w:r w:rsidRPr="00CB5FD9">
        <w:rPr>
          <w:b/>
          <w:bCs/>
          <w:color w:val="000000" w:themeColor="text1"/>
        </w:rPr>
        <w:t>傅里叶变换（</w:t>
      </w:r>
      <w:r w:rsidRPr="00CB5FD9">
        <w:rPr>
          <w:b/>
          <w:bCs/>
          <w:color w:val="000000" w:themeColor="text1"/>
        </w:rPr>
        <w:t>FFT</w:t>
      </w:r>
      <w:r w:rsidRPr="00CB5FD9">
        <w:rPr>
          <w:b/>
          <w:bCs/>
          <w:color w:val="000000" w:themeColor="text1"/>
        </w:rPr>
        <w:t>）核心概念</w:t>
      </w:r>
    </w:p>
    <w:p w14:paraId="080F7788" w14:textId="77777777" w:rsidR="00CB5FD9" w:rsidRPr="00CB5FD9" w:rsidRDefault="00CB5FD9" w:rsidP="00CB5FD9">
      <w:pPr>
        <w:rPr>
          <w:color w:val="000000" w:themeColor="text1"/>
        </w:rPr>
      </w:pPr>
      <w:r w:rsidRPr="00CB5FD9">
        <w:rPr>
          <w:color w:val="000000" w:themeColor="text1"/>
        </w:rPr>
        <w:t>任何信号都可以分解为一组正弦波的叠加：</w:t>
      </w:r>
    </w:p>
    <w:p w14:paraId="54696443" w14:textId="33343C60" w:rsidR="00CB5FD9" w:rsidRDefault="00CB5FD9" w:rsidP="00CB5FD9">
      <w:pPr>
        <w:rPr>
          <w:color w:val="000000" w:themeColor="text1"/>
        </w:rPr>
      </w:pPr>
      <m:oMath>
        <m:r>
          <w:rPr>
            <w:rFonts w:ascii="Cambria Math" w:hAnsi="Cambria Math"/>
            <w:color w:val="000000" w:themeColor="text1"/>
          </w:rPr>
          <m:t>x(t)=</m:t>
        </m:r>
        <m:nary>
          <m:naryPr>
            <m:chr m:val="∑"/>
            <m:limLoc m:val="subSup"/>
            <m:grow m:val="1"/>
            <m:supHide m:val="1"/>
            <m:ctrlPr>
              <w:rPr>
                <w:rFonts w:ascii="Cambria Math" w:hAnsi="Cambria Math"/>
                <w:color w:val="000000" w:themeColor="text1"/>
              </w:rPr>
            </m:ctrlPr>
          </m:naryPr>
          <m:sub>
            <m:r>
              <w:rPr>
                <w:rFonts w:ascii="Cambria Math" w:hAnsi="Cambria Math"/>
                <w:color w:val="000000" w:themeColor="text1"/>
              </w:rPr>
              <m:t>k</m:t>
            </m:r>
          </m:sub>
          <m:sup/>
          <m:e>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e>
        </m:nary>
        <m:r>
          <m:rPr>
            <m:sty m:val="p"/>
          </m:rPr>
          <w:rPr>
            <w:rFonts w:ascii="Cambria Math" w:hAnsi="Cambria Math"/>
            <w:color w:val="000000" w:themeColor="text1"/>
          </w:rPr>
          <m:t>sin</m:t>
        </m:r>
        <m:r>
          <w:rPr>
            <w:rFonts w:ascii="Cambria Math" w:hAnsi="Cambria Math"/>
            <w:color w:val="000000" w:themeColor="text1"/>
          </w:rPr>
          <m:t>⁡(2π</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k</m:t>
            </m:r>
          </m:sub>
        </m:sSub>
        <m:r>
          <w:rPr>
            <w:rFonts w:ascii="Cambria Math" w:hAnsi="Cambria Math"/>
            <w:color w:val="000000" w:themeColor="text1"/>
          </w:rPr>
          <m:t>t+</m:t>
        </m:r>
        <m:sSub>
          <m:sSubPr>
            <m:ctrlPr>
              <w:rPr>
                <w:rFonts w:ascii="Cambria Math" w:hAnsi="Cambria Math"/>
                <w:color w:val="000000" w:themeColor="text1"/>
              </w:rPr>
            </m:ctrlPr>
          </m:sSubPr>
          <m:e>
            <m:r>
              <w:rPr>
                <w:rFonts w:ascii="Cambria Math" w:hAnsi="Cambria Math"/>
                <w:color w:val="000000" w:themeColor="text1"/>
              </w:rPr>
              <m:t>ϕ</m:t>
            </m:r>
          </m:e>
          <m:sub>
            <m:r>
              <w:rPr>
                <w:rFonts w:ascii="Cambria Math" w:hAnsi="Cambria Math"/>
                <w:color w:val="000000" w:themeColor="text1"/>
              </w:rPr>
              <m:t>k</m:t>
            </m:r>
          </m:sub>
        </m:sSub>
        <m:r>
          <w:rPr>
            <w:rFonts w:ascii="Cambria Math" w:hAnsi="Cambria Math"/>
            <w:color w:val="000000" w:themeColor="text1"/>
          </w:rPr>
          <m:t>)</m:t>
        </m:r>
      </m:oMath>
      <w:r w:rsidRPr="00CB5FD9">
        <w:rPr>
          <w:color w:val="000000" w:themeColor="text1"/>
        </w:rPr>
        <w:t>x(t)=∑k​Ak​sin(2πfk​t+</w:t>
      </w:r>
      <w:proofErr w:type="spellStart"/>
      <w:r w:rsidRPr="00CB5FD9">
        <w:rPr>
          <w:color w:val="000000" w:themeColor="text1"/>
        </w:rPr>
        <w:t>ϕk</w:t>
      </w:r>
      <w:proofErr w:type="spellEnd"/>
      <w:r w:rsidRPr="00CB5FD9">
        <w:rPr>
          <w:color w:val="000000" w:themeColor="text1"/>
        </w:rPr>
        <w:t>​)</w:t>
      </w:r>
    </w:p>
    <w:tbl>
      <w:tblPr>
        <w:tblW w:w="5000" w:type="pct"/>
        <w:tblCellMar>
          <w:top w:w="15" w:type="dxa"/>
          <w:left w:w="15" w:type="dxa"/>
          <w:bottom w:w="15" w:type="dxa"/>
          <w:right w:w="15" w:type="dxa"/>
        </w:tblCellMar>
        <w:tblLook w:val="04A0" w:firstRow="1" w:lastRow="0" w:firstColumn="1" w:lastColumn="0" w:noHBand="0" w:noVBand="1"/>
      </w:tblPr>
      <w:tblGrid>
        <w:gridCol w:w="2936"/>
        <w:gridCol w:w="7848"/>
      </w:tblGrid>
      <w:tr w:rsidR="00E4605A" w:rsidRPr="00E4605A" w14:paraId="32C33152"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CA3214F" w14:textId="77777777" w:rsidR="00E4605A" w:rsidRPr="00E4605A" w:rsidRDefault="00E4605A" w:rsidP="00E4605A">
            <w:pPr>
              <w:rPr>
                <w:b/>
                <w:bCs/>
                <w:color w:val="000000" w:themeColor="text1"/>
              </w:rPr>
            </w:pPr>
            <w:r w:rsidRPr="00E4605A">
              <w:rPr>
                <w:b/>
                <w:bCs/>
                <w:color w:val="000000" w:themeColor="text1"/>
              </w:rPr>
              <w:t>符号</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418CCC" w14:textId="77777777" w:rsidR="00E4605A" w:rsidRPr="00E4605A" w:rsidRDefault="00E4605A" w:rsidP="00E4605A">
            <w:pPr>
              <w:rPr>
                <w:b/>
                <w:bCs/>
                <w:color w:val="000000" w:themeColor="text1"/>
              </w:rPr>
            </w:pPr>
            <w:r w:rsidRPr="00E4605A">
              <w:rPr>
                <w:b/>
                <w:bCs/>
                <w:color w:val="000000" w:themeColor="text1"/>
              </w:rPr>
              <w:t>含义</w:t>
            </w:r>
          </w:p>
        </w:tc>
      </w:tr>
      <w:tr w:rsidR="00E4605A" w:rsidRPr="00E4605A" w14:paraId="3175DE1D"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547EE02" w14:textId="08429153" w:rsidR="00E4605A" w:rsidRPr="00E4605A" w:rsidRDefault="00E4605A" w:rsidP="00E4605A">
            <w:pP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A</m:t>
                    </m:r>
                  </m:e>
                  <m:sub>
                    <m:r>
                      <w:rPr>
                        <w:rFonts w:ascii="Cambria Math" w:hAnsi="Cambria Math"/>
                        <w:color w:val="000000" w:themeColor="text1"/>
                      </w:rPr>
                      <m:t>k</m:t>
                    </m:r>
                  </m:sub>
                </m:sSub>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38286B0" w14:textId="77777777" w:rsidR="00E4605A" w:rsidRPr="00E4605A" w:rsidRDefault="00E4605A" w:rsidP="00E4605A">
            <w:pPr>
              <w:rPr>
                <w:color w:val="000000" w:themeColor="text1"/>
              </w:rPr>
            </w:pPr>
            <w:r w:rsidRPr="00E4605A">
              <w:rPr>
                <w:color w:val="000000" w:themeColor="text1"/>
              </w:rPr>
              <w:t>振幅（这个频率有多强）</w:t>
            </w:r>
          </w:p>
        </w:tc>
      </w:tr>
      <w:tr w:rsidR="00E4605A" w:rsidRPr="00E4605A" w14:paraId="1E1ED05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1D6BFA7" w14:textId="0BED8E32" w:rsidR="00E4605A" w:rsidRPr="00E4605A" w:rsidRDefault="00E4605A" w:rsidP="00E4605A">
            <w:pPr>
              <w:rPr>
                <w:color w:val="000000" w:themeColor="text1"/>
              </w:rPr>
            </w:pPr>
            <m:oMathPara>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k</m:t>
                    </m:r>
                  </m:sub>
                </m:sSub>
              </m:oMath>
            </m:oMathPara>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6831739" w14:textId="77777777" w:rsidR="00E4605A" w:rsidRPr="00E4605A" w:rsidRDefault="00E4605A" w:rsidP="00E4605A">
            <w:pPr>
              <w:rPr>
                <w:color w:val="000000" w:themeColor="text1"/>
              </w:rPr>
            </w:pPr>
            <w:r w:rsidRPr="00E4605A">
              <w:rPr>
                <w:color w:val="000000" w:themeColor="text1"/>
              </w:rPr>
              <w:t>频率（每秒振动几次，</w:t>
            </w:r>
            <w:r w:rsidRPr="00E4605A">
              <w:rPr>
                <w:color w:val="000000" w:themeColor="text1"/>
              </w:rPr>
              <w:t>Hz</w:t>
            </w:r>
            <w:r w:rsidRPr="00E4605A">
              <w:rPr>
                <w:color w:val="000000" w:themeColor="text1"/>
              </w:rPr>
              <w:t>）</w:t>
            </w:r>
          </w:p>
        </w:tc>
      </w:tr>
      <w:tr w:rsidR="00E4605A" w:rsidRPr="00E4605A" w14:paraId="33DCF0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2B12A4" w14:textId="77777777" w:rsidR="00E4605A" w:rsidRPr="00E4605A" w:rsidRDefault="00E4605A" w:rsidP="00E4605A">
            <w:pPr>
              <w:rPr>
                <w:color w:val="000000" w:themeColor="text1"/>
              </w:rPr>
            </w:pPr>
            <w:r w:rsidRPr="00E4605A">
              <w:rPr>
                <w:color w:val="000000" w:themeColor="text1"/>
              </w:rPr>
              <w:t>$$$\</w:t>
            </w:r>
            <w:proofErr w:type="spellStart"/>
            <w:r w:rsidRPr="00E4605A">
              <w:rPr>
                <w:color w:val="000000" w:themeColor="text1"/>
              </w:rPr>
              <w:t>phi_k</w:t>
            </w:r>
            <w:proofErr w:type="spellEnd"/>
            <w:r w:rsidRPr="00E4605A">
              <w:rPr>
                <w:color w:val="000000" w:themeColor="text1"/>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76D52D" w14:textId="77777777" w:rsidR="00E4605A" w:rsidRPr="00E4605A" w:rsidRDefault="00E4605A" w:rsidP="00E4605A">
            <w:pPr>
              <w:rPr>
                <w:color w:val="000000" w:themeColor="text1"/>
              </w:rPr>
            </w:pPr>
            <w:r w:rsidRPr="00E4605A">
              <w:rPr>
                <w:color w:val="000000" w:themeColor="text1"/>
              </w:rPr>
              <w:t>相位（初始角度，工业中常忽略）</w:t>
            </w:r>
          </w:p>
        </w:tc>
      </w:tr>
    </w:tbl>
    <w:p w14:paraId="672BA1B0" w14:textId="77777777" w:rsidR="00E4605A" w:rsidRDefault="00E4605A" w:rsidP="00CB5FD9">
      <w:pPr>
        <w:rPr>
          <w:color w:val="000000" w:themeColor="text1"/>
        </w:rPr>
      </w:pPr>
    </w:p>
    <w:p w14:paraId="6C9BA449" w14:textId="77777777" w:rsidR="00113E81" w:rsidRPr="00113E81" w:rsidRDefault="00113E81" w:rsidP="00113E81">
      <w:pPr>
        <w:rPr>
          <w:color w:val="000000" w:themeColor="text1"/>
        </w:rPr>
      </w:pPr>
      <w:r w:rsidRPr="00113E81">
        <w:rPr>
          <w:b/>
          <w:bCs/>
          <w:color w:val="000000" w:themeColor="text1"/>
        </w:rPr>
        <w:t>FFT</w:t>
      </w:r>
      <w:r w:rsidRPr="00113E81">
        <w:rPr>
          <w:b/>
          <w:bCs/>
          <w:color w:val="000000" w:themeColor="text1"/>
        </w:rPr>
        <w:t>就是把时域信号</w:t>
      </w:r>
      <w:r w:rsidRPr="00113E81">
        <w:rPr>
          <w:b/>
          <w:bCs/>
          <w:color w:val="000000" w:themeColor="text1"/>
        </w:rPr>
        <w:t xml:space="preserve"> → </w:t>
      </w:r>
      <w:r w:rsidRPr="00113E81">
        <w:rPr>
          <w:b/>
          <w:bCs/>
          <w:color w:val="000000" w:themeColor="text1"/>
        </w:rPr>
        <w:t>分解出每个频率的振幅。</w:t>
      </w:r>
    </w:p>
    <w:p w14:paraId="29FA742A" w14:textId="77777777" w:rsidR="00113E81" w:rsidRPr="00113E81" w:rsidRDefault="00113E81" w:rsidP="00113E81">
      <w:pPr>
        <w:rPr>
          <w:color w:val="000000" w:themeColor="text1"/>
        </w:rPr>
      </w:pPr>
      <w:r w:rsidRPr="00113E81">
        <w:rPr>
          <w:color w:val="000000" w:themeColor="text1"/>
        </w:rPr>
        <w:pict w14:anchorId="48B1EB45">
          <v:rect id="_x0000_i1132" style="width:0;height:1.5pt" o:hralign="center" o:hrstd="t" o:hr="t" fillcolor="#a0a0a0" stroked="f"/>
        </w:pict>
      </w:r>
    </w:p>
    <w:p w14:paraId="08473B9D" w14:textId="77777777" w:rsidR="00113E81" w:rsidRPr="00113E81" w:rsidRDefault="00113E81" w:rsidP="00113E81">
      <w:pPr>
        <w:rPr>
          <w:b/>
          <w:bCs/>
          <w:color w:val="000000" w:themeColor="text1"/>
        </w:rPr>
      </w:pPr>
      <w:r w:rsidRPr="00113E81">
        <w:rPr>
          <w:b/>
          <w:bCs/>
          <w:color w:val="000000" w:themeColor="text1"/>
        </w:rPr>
        <w:t xml:space="preserve">7.3 </w:t>
      </w:r>
      <w:r w:rsidRPr="00113E81">
        <w:rPr>
          <w:b/>
          <w:bCs/>
          <w:color w:val="000000" w:themeColor="text1"/>
        </w:rPr>
        <w:t>工业中的关键频率（面试亮点）</w:t>
      </w:r>
    </w:p>
    <w:p w14:paraId="2FC6AD09" w14:textId="77777777" w:rsidR="00113E81" w:rsidRPr="00113E81" w:rsidRDefault="00113E81" w:rsidP="00113E81">
      <w:pPr>
        <w:rPr>
          <w:b/>
          <w:bCs/>
          <w:color w:val="000000" w:themeColor="text1"/>
        </w:rPr>
      </w:pPr>
      <w:r w:rsidRPr="00113E81">
        <w:rPr>
          <w:b/>
          <w:bCs/>
          <w:color w:val="000000" w:themeColor="text1"/>
        </w:rPr>
        <w:t>轴承特征频率</w:t>
      </w:r>
    </w:p>
    <w:p w14:paraId="73E8F22E" w14:textId="77777777" w:rsidR="00113E81" w:rsidRPr="00113E81" w:rsidRDefault="00113E81" w:rsidP="00113E81">
      <w:pPr>
        <w:rPr>
          <w:color w:val="000000" w:themeColor="text1"/>
        </w:rPr>
      </w:pPr>
      <w:r w:rsidRPr="00113E81">
        <w:rPr>
          <w:color w:val="000000" w:themeColor="text1"/>
        </w:rPr>
        <w:t>轴承有</w:t>
      </w:r>
      <w:r w:rsidRPr="00113E81">
        <w:rPr>
          <w:color w:val="000000" w:themeColor="text1"/>
        </w:rPr>
        <w:t>4</w:t>
      </w:r>
      <w:r w:rsidRPr="00113E81">
        <w:rPr>
          <w:color w:val="000000" w:themeColor="text1"/>
        </w:rPr>
        <w:t>个特征频率，由几何参数决定：</w:t>
      </w:r>
    </w:p>
    <w:tbl>
      <w:tblPr>
        <w:tblW w:w="5000" w:type="pct"/>
        <w:tblCellMar>
          <w:top w:w="15" w:type="dxa"/>
          <w:left w:w="15" w:type="dxa"/>
          <w:bottom w:w="15" w:type="dxa"/>
          <w:right w:w="15" w:type="dxa"/>
        </w:tblCellMar>
        <w:tblLook w:val="04A0" w:firstRow="1" w:lastRow="0" w:firstColumn="1" w:lastColumn="0" w:noHBand="0" w:noVBand="1"/>
      </w:tblPr>
      <w:tblGrid>
        <w:gridCol w:w="4838"/>
        <w:gridCol w:w="2297"/>
        <w:gridCol w:w="3649"/>
      </w:tblGrid>
      <w:tr w:rsidR="00113E81" w:rsidRPr="00113E81" w14:paraId="04965280"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28BB36" w14:textId="77777777" w:rsidR="00113E81" w:rsidRPr="00113E81" w:rsidRDefault="00113E81" w:rsidP="00113E81">
            <w:pPr>
              <w:rPr>
                <w:b/>
                <w:bCs/>
                <w:color w:val="000000" w:themeColor="text1"/>
              </w:rPr>
            </w:pPr>
            <w:r w:rsidRPr="00113E81">
              <w:rPr>
                <w:b/>
                <w:bCs/>
                <w:color w:val="000000" w:themeColor="text1"/>
              </w:rPr>
              <w:t>名称</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6A2D658" w14:textId="77777777" w:rsidR="00113E81" w:rsidRPr="00113E81" w:rsidRDefault="00113E81" w:rsidP="00113E81">
            <w:pPr>
              <w:rPr>
                <w:b/>
                <w:bCs/>
                <w:color w:val="000000" w:themeColor="text1"/>
              </w:rPr>
            </w:pPr>
            <w:r w:rsidRPr="00113E81">
              <w:rPr>
                <w:b/>
                <w:bCs/>
                <w:color w:val="000000" w:themeColor="text1"/>
              </w:rPr>
              <w:t>缩写</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005ABA2" w14:textId="77777777" w:rsidR="00113E81" w:rsidRPr="00113E81" w:rsidRDefault="00113E81" w:rsidP="00113E81">
            <w:pPr>
              <w:rPr>
                <w:b/>
                <w:bCs/>
                <w:color w:val="000000" w:themeColor="text1"/>
              </w:rPr>
            </w:pPr>
            <w:r w:rsidRPr="00113E81">
              <w:rPr>
                <w:b/>
                <w:bCs/>
                <w:color w:val="000000" w:themeColor="text1"/>
              </w:rPr>
              <w:t>对应故障</w:t>
            </w:r>
          </w:p>
        </w:tc>
      </w:tr>
      <w:tr w:rsidR="00113E81" w:rsidRPr="00113E81" w14:paraId="38F1AEE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E7BA84" w14:textId="77777777" w:rsidR="00113E81" w:rsidRPr="00113E81" w:rsidRDefault="00113E81" w:rsidP="00113E81">
            <w:pPr>
              <w:rPr>
                <w:color w:val="000000" w:themeColor="text1"/>
              </w:rPr>
            </w:pPr>
            <w:r w:rsidRPr="00113E81">
              <w:rPr>
                <w:color w:val="000000" w:themeColor="text1"/>
              </w:rPr>
              <w:t>外圈故障频率</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EB0E66" w14:textId="77777777" w:rsidR="00113E81" w:rsidRPr="00113E81" w:rsidRDefault="00113E81" w:rsidP="00113E81">
            <w:pPr>
              <w:rPr>
                <w:color w:val="000000" w:themeColor="text1"/>
              </w:rPr>
            </w:pPr>
            <w:r w:rsidRPr="00113E81">
              <w:rPr>
                <w:color w:val="000000" w:themeColor="text1"/>
              </w:rPr>
              <w:t>BPFO</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59464F3" w14:textId="77777777" w:rsidR="00113E81" w:rsidRPr="00113E81" w:rsidRDefault="00113E81" w:rsidP="00113E81">
            <w:pPr>
              <w:rPr>
                <w:color w:val="000000" w:themeColor="text1"/>
              </w:rPr>
            </w:pPr>
            <w:r w:rsidRPr="00113E81">
              <w:rPr>
                <w:color w:val="000000" w:themeColor="text1"/>
              </w:rPr>
              <w:t>外圈剥落</w:t>
            </w:r>
          </w:p>
        </w:tc>
      </w:tr>
      <w:tr w:rsidR="00113E81" w:rsidRPr="00113E81" w14:paraId="1385515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CF6142" w14:textId="77777777" w:rsidR="00113E81" w:rsidRPr="00113E81" w:rsidRDefault="00113E81" w:rsidP="00113E81">
            <w:pPr>
              <w:rPr>
                <w:color w:val="000000" w:themeColor="text1"/>
              </w:rPr>
            </w:pPr>
            <w:r w:rsidRPr="00113E81">
              <w:rPr>
                <w:color w:val="000000" w:themeColor="text1"/>
              </w:rPr>
              <w:t>内圈故障频率</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D2E130" w14:textId="77777777" w:rsidR="00113E81" w:rsidRPr="00113E81" w:rsidRDefault="00113E81" w:rsidP="00113E81">
            <w:pPr>
              <w:rPr>
                <w:color w:val="000000" w:themeColor="text1"/>
              </w:rPr>
            </w:pPr>
            <w:r w:rsidRPr="00113E81">
              <w:rPr>
                <w:color w:val="000000" w:themeColor="text1"/>
              </w:rPr>
              <w:t>BPFI</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515E1D3" w14:textId="77777777" w:rsidR="00113E81" w:rsidRPr="00113E81" w:rsidRDefault="00113E81" w:rsidP="00113E81">
            <w:pPr>
              <w:rPr>
                <w:color w:val="000000" w:themeColor="text1"/>
              </w:rPr>
            </w:pPr>
            <w:r w:rsidRPr="00113E81">
              <w:rPr>
                <w:color w:val="000000" w:themeColor="text1"/>
              </w:rPr>
              <w:t>内圈剥落</w:t>
            </w:r>
          </w:p>
        </w:tc>
      </w:tr>
      <w:tr w:rsidR="00113E81" w:rsidRPr="00113E81" w14:paraId="091681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C8F4455" w14:textId="77777777" w:rsidR="00113E81" w:rsidRPr="00113E81" w:rsidRDefault="00113E81" w:rsidP="00113E81">
            <w:pPr>
              <w:rPr>
                <w:color w:val="000000" w:themeColor="text1"/>
              </w:rPr>
            </w:pPr>
            <w:r w:rsidRPr="00113E81">
              <w:rPr>
                <w:color w:val="000000" w:themeColor="text1"/>
              </w:rPr>
              <w:t>滚动体故障频率</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F3D7222" w14:textId="77777777" w:rsidR="00113E81" w:rsidRPr="00113E81" w:rsidRDefault="00113E81" w:rsidP="00113E81">
            <w:pPr>
              <w:rPr>
                <w:color w:val="000000" w:themeColor="text1"/>
              </w:rPr>
            </w:pPr>
            <w:r w:rsidRPr="00113E81">
              <w:rPr>
                <w:color w:val="000000" w:themeColor="text1"/>
              </w:rPr>
              <w:t>BSF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504291" w14:textId="77777777" w:rsidR="00113E81" w:rsidRPr="00113E81" w:rsidRDefault="00113E81" w:rsidP="00113E81">
            <w:pPr>
              <w:rPr>
                <w:color w:val="000000" w:themeColor="text1"/>
              </w:rPr>
            </w:pPr>
            <w:r w:rsidRPr="00113E81">
              <w:rPr>
                <w:color w:val="000000" w:themeColor="text1"/>
              </w:rPr>
              <w:t>滚珠裂纹</w:t>
            </w:r>
          </w:p>
        </w:tc>
      </w:tr>
      <w:tr w:rsidR="00113E81" w:rsidRPr="00113E81" w14:paraId="2425E85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7AA5BD" w14:textId="77777777" w:rsidR="00113E81" w:rsidRPr="00113E81" w:rsidRDefault="00113E81" w:rsidP="00113E81">
            <w:pPr>
              <w:rPr>
                <w:color w:val="000000" w:themeColor="text1"/>
              </w:rPr>
            </w:pPr>
            <w:r w:rsidRPr="00113E81">
              <w:rPr>
                <w:color w:val="000000" w:themeColor="text1"/>
              </w:rPr>
              <w:lastRenderedPageBreak/>
              <w:t>保持架故障频率</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F352B36" w14:textId="77777777" w:rsidR="00113E81" w:rsidRPr="00113E81" w:rsidRDefault="00113E81" w:rsidP="00113E81">
            <w:pPr>
              <w:rPr>
                <w:color w:val="000000" w:themeColor="text1"/>
              </w:rPr>
            </w:pPr>
            <w:r w:rsidRPr="00113E81">
              <w:rPr>
                <w:color w:val="000000" w:themeColor="text1"/>
              </w:rPr>
              <w:t>FTF</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C79182" w14:textId="77777777" w:rsidR="00113E81" w:rsidRPr="00113E81" w:rsidRDefault="00113E81" w:rsidP="00113E81">
            <w:pPr>
              <w:rPr>
                <w:color w:val="000000" w:themeColor="text1"/>
              </w:rPr>
            </w:pPr>
            <w:r w:rsidRPr="00113E81">
              <w:rPr>
                <w:color w:val="000000" w:themeColor="text1"/>
              </w:rPr>
              <w:t>保持架损坏</w:t>
            </w:r>
          </w:p>
        </w:tc>
      </w:tr>
    </w:tbl>
    <w:p w14:paraId="08FEDA71" w14:textId="77777777" w:rsidR="00113E81" w:rsidRDefault="00113E81" w:rsidP="00CB5FD9">
      <w:pPr>
        <w:rPr>
          <w:color w:val="000000" w:themeColor="text1"/>
        </w:rPr>
      </w:pPr>
    </w:p>
    <w:p w14:paraId="392E243D" w14:textId="77777777" w:rsidR="00104932" w:rsidRPr="00104932" w:rsidRDefault="00104932" w:rsidP="00104932">
      <w:pPr>
        <w:rPr>
          <w:color w:val="000000" w:themeColor="text1"/>
        </w:rPr>
      </w:pPr>
      <w:r w:rsidRPr="00104932">
        <w:rPr>
          <w:color w:val="000000" w:themeColor="text1"/>
        </w:rPr>
        <w:t>正常轴承频谱：</w:t>
      </w:r>
      <w:r w:rsidRPr="00104932">
        <w:rPr>
          <w:color w:val="000000" w:themeColor="text1"/>
        </w:rPr>
        <w:t xml:space="preserve"> </w:t>
      </w:r>
      <w:r w:rsidRPr="00104932">
        <w:rPr>
          <w:color w:val="000000" w:themeColor="text1"/>
        </w:rPr>
        <w:t>只有转频和少量谐波</w:t>
      </w:r>
      <w:r w:rsidRPr="00104932">
        <w:rPr>
          <w:color w:val="000000" w:themeColor="text1"/>
        </w:rPr>
        <w:t xml:space="preserve"> </w:t>
      </w:r>
      <w:r w:rsidRPr="00104932">
        <w:rPr>
          <w:color w:val="000000" w:themeColor="text1"/>
        </w:rPr>
        <w:t>故障轴承频谱：</w:t>
      </w:r>
      <w:r w:rsidRPr="00104932">
        <w:rPr>
          <w:color w:val="000000" w:themeColor="text1"/>
        </w:rPr>
        <w:t xml:space="preserve"> </w:t>
      </w:r>
      <w:r w:rsidRPr="00104932">
        <w:rPr>
          <w:color w:val="000000" w:themeColor="text1"/>
        </w:rPr>
        <w:t>在</w:t>
      </w:r>
      <w:r w:rsidRPr="00104932">
        <w:rPr>
          <w:color w:val="000000" w:themeColor="text1"/>
        </w:rPr>
        <w:t>BPFO/BPFI</w:t>
      </w:r>
      <w:r w:rsidRPr="00104932">
        <w:rPr>
          <w:color w:val="000000" w:themeColor="text1"/>
        </w:rPr>
        <w:t>处出现明显峰值</w:t>
      </w:r>
      <w:r w:rsidRPr="00104932">
        <w:rPr>
          <w:color w:val="000000" w:themeColor="text1"/>
        </w:rPr>
        <w:t xml:space="preserve"> → </w:t>
      </w:r>
      <w:r w:rsidRPr="00104932">
        <w:rPr>
          <w:color w:val="000000" w:themeColor="text1"/>
        </w:rPr>
        <w:t>直接定位故障位置</w:t>
      </w:r>
      <w:r w:rsidRPr="00104932">
        <w:rPr>
          <w:color w:val="000000" w:themeColor="text1"/>
        </w:rPr>
        <w:t xml:space="preserve"> </w:t>
      </w:r>
    </w:p>
    <w:p w14:paraId="3A3101AA" w14:textId="77777777" w:rsidR="00104932" w:rsidRPr="00104932" w:rsidRDefault="00104932" w:rsidP="00104932">
      <w:pPr>
        <w:rPr>
          <w:b/>
          <w:bCs/>
          <w:color w:val="000000" w:themeColor="text1"/>
        </w:rPr>
      </w:pPr>
      <w:r w:rsidRPr="00104932">
        <w:rPr>
          <w:b/>
          <w:bCs/>
          <w:color w:val="000000" w:themeColor="text1"/>
        </w:rPr>
        <w:t>齿轮啮合频率</w:t>
      </w:r>
    </w:p>
    <w:p w14:paraId="0519B7DE" w14:textId="63AF3B88" w:rsidR="00104932" w:rsidRPr="00104932" w:rsidRDefault="00104932" w:rsidP="00104932">
      <w:pPr>
        <w:rPr>
          <w:color w:val="000000" w:themeColor="text1"/>
        </w:rPr>
      </w:pP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mesh</m:t>
            </m:r>
          </m:sub>
        </m:sSub>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N</m:t>
            </m:r>
          </m:e>
          <m:sub>
            <m:r>
              <w:rPr>
                <w:rFonts w:ascii="Cambria Math" w:hAnsi="Cambria Math"/>
                <w:color w:val="000000" w:themeColor="text1"/>
              </w:rPr>
              <m:t>teeth</m:t>
            </m:r>
          </m:sub>
        </m:sSub>
        <m:r>
          <w:rPr>
            <w:rFonts w:ascii="Cambria Math" w:hAnsi="Cambria Math"/>
            <w:color w:val="000000" w:themeColor="text1"/>
          </w:rPr>
          <m:t>×RPM</m:t>
        </m:r>
        <m:r>
          <m:rPr>
            <m:sty m:val="p"/>
          </m:rPr>
          <w:rPr>
            <w:rFonts w:ascii="Cambria Math" w:hAnsi="Cambria Math"/>
            <w:color w:val="000000" w:themeColor="text1"/>
          </w:rPr>
          <m:t>/</m:t>
        </m:r>
        <m:r>
          <w:rPr>
            <w:rFonts w:ascii="Cambria Math" w:hAnsi="Cambria Math"/>
            <w:color w:val="000000" w:themeColor="text1"/>
          </w:rPr>
          <m:t>60</m:t>
        </m:r>
      </m:oMath>
      <w:r w:rsidRPr="00104932">
        <w:rPr>
          <w:color w:val="000000" w:themeColor="text1"/>
        </w:rPr>
        <w:t>fmesh​=Nteeth​×RPM/60</w:t>
      </w:r>
    </w:p>
    <w:p w14:paraId="46AF82B6" w14:textId="28B48384" w:rsidR="00104932" w:rsidRPr="00104932" w:rsidRDefault="00104932" w:rsidP="00104932">
      <w:pPr>
        <w:rPr>
          <w:color w:val="000000" w:themeColor="text1"/>
        </w:rPr>
      </w:pPr>
      <w:r w:rsidRPr="00104932">
        <w:rPr>
          <w:color w:val="000000" w:themeColor="text1"/>
        </w:rPr>
        <w:t>齿轮故障时，</w:t>
      </w:r>
      <m:oMath>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mesh</m:t>
            </m:r>
          </m:sub>
        </m:sSub>
      </m:oMath>
      <w:r w:rsidRPr="00104932">
        <w:rPr>
          <w:color w:val="000000" w:themeColor="text1"/>
        </w:rPr>
        <w:t xml:space="preserve">fmesh​ </w:t>
      </w:r>
      <w:r w:rsidRPr="00104932">
        <w:rPr>
          <w:color w:val="000000" w:themeColor="text1"/>
        </w:rPr>
        <w:t>及其谐波幅值异常升高。</w:t>
      </w:r>
    </w:p>
    <w:p w14:paraId="6BF5DC95" w14:textId="77777777" w:rsidR="00104932" w:rsidRPr="00104932" w:rsidRDefault="00104932" w:rsidP="00104932">
      <w:pPr>
        <w:rPr>
          <w:b/>
          <w:bCs/>
          <w:color w:val="000000" w:themeColor="text1"/>
        </w:rPr>
      </w:pPr>
      <w:r w:rsidRPr="00104932">
        <w:rPr>
          <w:b/>
          <w:bCs/>
          <w:color w:val="000000" w:themeColor="text1"/>
        </w:rPr>
        <w:t xml:space="preserve">7.4 </w:t>
      </w:r>
      <w:r w:rsidRPr="00104932">
        <w:rPr>
          <w:b/>
          <w:bCs/>
          <w:color w:val="000000" w:themeColor="text1"/>
        </w:rPr>
        <w:t>频域</w:t>
      </w:r>
      <w:r w:rsidRPr="00104932">
        <w:rPr>
          <w:b/>
          <w:bCs/>
          <w:color w:val="000000" w:themeColor="text1"/>
        </w:rPr>
        <w:t xml:space="preserve"> vs </w:t>
      </w:r>
      <w:r w:rsidRPr="00104932">
        <w:rPr>
          <w:b/>
          <w:bCs/>
          <w:color w:val="000000" w:themeColor="text1"/>
        </w:rPr>
        <w:t>你的项目</w:t>
      </w:r>
    </w:p>
    <w:p w14:paraId="521C22BC" w14:textId="77777777" w:rsidR="00104932" w:rsidRPr="00104932" w:rsidRDefault="00104932" w:rsidP="00104932">
      <w:pPr>
        <w:rPr>
          <w:color w:val="000000" w:themeColor="text1"/>
        </w:rPr>
      </w:pPr>
      <w:r w:rsidRPr="00104932">
        <w:rPr>
          <w:color w:val="000000" w:themeColor="text1"/>
        </w:rPr>
        <w:t>你的</w:t>
      </w:r>
      <w:r w:rsidRPr="00104932">
        <w:rPr>
          <w:color w:val="000000" w:themeColor="text1"/>
        </w:rPr>
        <w:t>LSTM</w:t>
      </w:r>
      <w:r w:rsidRPr="00104932">
        <w:rPr>
          <w:b/>
          <w:bCs/>
          <w:color w:val="000000" w:themeColor="text1"/>
        </w:rPr>
        <w:t>没有显式做</w:t>
      </w:r>
      <w:r w:rsidRPr="00104932">
        <w:rPr>
          <w:b/>
          <w:bCs/>
          <w:color w:val="000000" w:themeColor="text1"/>
        </w:rPr>
        <w:t>FFT</w:t>
      </w:r>
      <w:r w:rsidRPr="00104932">
        <w:rPr>
          <w:color w:val="000000" w:themeColor="text1"/>
        </w:rPr>
        <w:t>，但：</w:t>
      </w:r>
    </w:p>
    <w:p w14:paraId="1C6D61A3" w14:textId="77777777" w:rsidR="00104932" w:rsidRPr="00104932" w:rsidRDefault="00104932" w:rsidP="00104932">
      <w:pPr>
        <w:rPr>
          <w:color w:val="000000" w:themeColor="text1"/>
        </w:rPr>
      </w:pPr>
      <w:r w:rsidRPr="00104932">
        <w:rPr>
          <w:color w:val="000000" w:themeColor="text1"/>
        </w:rPr>
        <w:t>LSTM</w:t>
      </w:r>
      <w:r w:rsidRPr="00104932">
        <w:rPr>
          <w:color w:val="000000" w:themeColor="text1"/>
        </w:rPr>
        <w:t>的隐层状态</w:t>
      </w:r>
      <w:r w:rsidRPr="00104932">
        <w:rPr>
          <w:color w:val="000000" w:themeColor="text1"/>
        </w:rPr>
        <w:t xml:space="preserve"> ↓ </w:t>
      </w:r>
      <w:r w:rsidRPr="00104932">
        <w:rPr>
          <w:color w:val="000000" w:themeColor="text1"/>
        </w:rPr>
        <w:t>本质上在学习时序模式</w:t>
      </w:r>
      <w:r w:rsidRPr="00104932">
        <w:rPr>
          <w:color w:val="000000" w:themeColor="text1"/>
        </w:rPr>
        <w:t xml:space="preserve"> ↓ </w:t>
      </w:r>
      <w:r w:rsidRPr="00104932">
        <w:rPr>
          <w:color w:val="000000" w:themeColor="text1"/>
        </w:rPr>
        <w:t>包含了隐式的频率信息</w:t>
      </w:r>
      <w:r w:rsidRPr="00104932">
        <w:rPr>
          <w:color w:val="000000" w:themeColor="text1"/>
        </w:rPr>
        <w:t xml:space="preserve"> ↓ </w:t>
      </w:r>
      <w:r w:rsidRPr="00104932">
        <w:rPr>
          <w:color w:val="000000" w:themeColor="text1"/>
        </w:rPr>
        <w:t>但不可解释（黑盒）</w:t>
      </w:r>
      <w:r w:rsidRPr="00104932">
        <w:rPr>
          <w:color w:val="000000" w:themeColor="text1"/>
        </w:rPr>
        <w:t xml:space="preserve"> </w:t>
      </w:r>
      <w:r w:rsidRPr="00104932">
        <w:rPr>
          <w:color w:val="000000" w:themeColor="text1"/>
        </w:rPr>
        <w:t>对比：</w:t>
      </w:r>
      <w:r w:rsidRPr="00104932">
        <w:rPr>
          <w:color w:val="000000" w:themeColor="text1"/>
        </w:rPr>
        <w:t xml:space="preserve"> FFT → </w:t>
      </w:r>
      <w:r w:rsidRPr="00104932">
        <w:rPr>
          <w:color w:val="000000" w:themeColor="text1"/>
        </w:rPr>
        <w:t>显式频率</w:t>
      </w:r>
      <w:r w:rsidRPr="00104932">
        <w:rPr>
          <w:color w:val="000000" w:themeColor="text1"/>
        </w:rPr>
        <w:t xml:space="preserve"> → </w:t>
      </w:r>
      <w:r w:rsidRPr="00104932">
        <w:rPr>
          <w:color w:val="000000" w:themeColor="text1"/>
        </w:rPr>
        <w:t>可解释</w:t>
      </w:r>
      <w:r w:rsidRPr="00104932">
        <w:rPr>
          <w:color w:val="000000" w:themeColor="text1"/>
        </w:rPr>
        <w:t xml:space="preserve"> → </w:t>
      </w:r>
      <w:r w:rsidRPr="00104932">
        <w:rPr>
          <w:color w:val="000000" w:themeColor="text1"/>
        </w:rPr>
        <w:t>可对应物理故障机理</w:t>
      </w:r>
      <w:r w:rsidRPr="00104932">
        <w:rPr>
          <w:color w:val="000000" w:themeColor="text1"/>
        </w:rPr>
        <w:t xml:space="preserve"> LSTM → </w:t>
      </w:r>
      <w:r w:rsidRPr="00104932">
        <w:rPr>
          <w:color w:val="000000" w:themeColor="text1"/>
        </w:rPr>
        <w:t>隐式模式</w:t>
      </w:r>
      <w:r w:rsidRPr="00104932">
        <w:rPr>
          <w:color w:val="000000" w:themeColor="text1"/>
        </w:rPr>
        <w:t xml:space="preserve"> → </w:t>
      </w:r>
      <w:r w:rsidRPr="00104932">
        <w:rPr>
          <w:color w:val="000000" w:themeColor="text1"/>
        </w:rPr>
        <w:t>不可解释</w:t>
      </w:r>
      <w:r w:rsidRPr="00104932">
        <w:rPr>
          <w:color w:val="000000" w:themeColor="text1"/>
        </w:rPr>
        <w:t xml:space="preserve"> → </w:t>
      </w:r>
      <w:r w:rsidRPr="00104932">
        <w:rPr>
          <w:color w:val="000000" w:themeColor="text1"/>
        </w:rPr>
        <w:t>但精度更高</w:t>
      </w:r>
      <w:r w:rsidRPr="00104932">
        <w:rPr>
          <w:color w:val="000000" w:themeColor="text1"/>
        </w:rPr>
        <w:t xml:space="preserve"> </w:t>
      </w:r>
    </w:p>
    <w:p w14:paraId="2B476DCD" w14:textId="77777777" w:rsidR="00104932" w:rsidRPr="00104932" w:rsidRDefault="00104932" w:rsidP="00104932">
      <w:pPr>
        <w:rPr>
          <w:color w:val="000000" w:themeColor="text1"/>
        </w:rPr>
      </w:pPr>
      <w:r w:rsidRPr="00104932">
        <w:rPr>
          <w:b/>
          <w:bCs/>
          <w:color w:val="000000" w:themeColor="text1"/>
        </w:rPr>
        <w:t>面试防守话术：</w:t>
      </w:r>
    </w:p>
    <w:p w14:paraId="6E4C252A" w14:textId="77777777" w:rsidR="00104932" w:rsidRPr="00104932" w:rsidRDefault="00104932" w:rsidP="00104932">
      <w:pPr>
        <w:rPr>
          <w:color w:val="000000" w:themeColor="text1"/>
        </w:rPr>
      </w:pPr>
      <w:r w:rsidRPr="00104932">
        <w:rPr>
          <w:i/>
          <w:iCs/>
          <w:color w:val="000000" w:themeColor="text1"/>
        </w:rPr>
        <w:t>"</w:t>
      </w:r>
      <w:r w:rsidRPr="00104932">
        <w:rPr>
          <w:i/>
          <w:iCs/>
          <w:color w:val="000000" w:themeColor="text1"/>
        </w:rPr>
        <w:t>我的</w:t>
      </w:r>
      <w:r w:rsidRPr="00104932">
        <w:rPr>
          <w:i/>
          <w:iCs/>
          <w:color w:val="000000" w:themeColor="text1"/>
        </w:rPr>
        <w:t>LSTM</w:t>
      </w:r>
      <w:r w:rsidRPr="00104932">
        <w:rPr>
          <w:i/>
          <w:iCs/>
          <w:color w:val="000000" w:themeColor="text1"/>
        </w:rPr>
        <w:t>是端到端学习，隐式捕捉了时序模式，但牺牲了可解释性。如果客户需要知道</w:t>
      </w:r>
      <w:r w:rsidRPr="00104932">
        <w:rPr>
          <w:i/>
          <w:iCs/>
          <w:color w:val="000000" w:themeColor="text1"/>
        </w:rPr>
        <w:t>'</w:t>
      </w:r>
      <w:r w:rsidRPr="00104932">
        <w:rPr>
          <w:i/>
          <w:iCs/>
          <w:color w:val="000000" w:themeColor="text1"/>
        </w:rPr>
        <w:t>为什么报警</w:t>
      </w:r>
      <w:r w:rsidRPr="00104932">
        <w:rPr>
          <w:i/>
          <w:iCs/>
          <w:color w:val="000000" w:themeColor="text1"/>
        </w:rPr>
        <w:t>'</w:t>
      </w:r>
      <w:r w:rsidRPr="00104932">
        <w:rPr>
          <w:i/>
          <w:iCs/>
          <w:color w:val="000000" w:themeColor="text1"/>
        </w:rPr>
        <w:t>，可以在</w:t>
      </w:r>
      <w:r w:rsidRPr="00104932">
        <w:rPr>
          <w:i/>
          <w:iCs/>
          <w:color w:val="000000" w:themeColor="text1"/>
        </w:rPr>
        <w:t>LSTM</w:t>
      </w:r>
      <w:r w:rsidRPr="00104932">
        <w:rPr>
          <w:i/>
          <w:iCs/>
          <w:color w:val="000000" w:themeColor="text1"/>
        </w:rPr>
        <w:t>之外并行一个</w:t>
      </w:r>
      <w:r w:rsidRPr="00104932">
        <w:rPr>
          <w:i/>
          <w:iCs/>
          <w:color w:val="000000" w:themeColor="text1"/>
        </w:rPr>
        <w:t>FFT</w:t>
      </w:r>
      <w:r w:rsidRPr="00104932">
        <w:rPr>
          <w:i/>
          <w:iCs/>
          <w:color w:val="000000" w:themeColor="text1"/>
        </w:rPr>
        <w:t>分析模块，提取轴承特征频率作为辅助诊断依据。两者互补。</w:t>
      </w:r>
      <w:r w:rsidRPr="00104932">
        <w:rPr>
          <w:i/>
          <w:iCs/>
          <w:color w:val="000000" w:themeColor="text1"/>
        </w:rPr>
        <w:t>"</w:t>
      </w:r>
    </w:p>
    <w:p w14:paraId="7A3AB856" w14:textId="77777777" w:rsidR="00104932" w:rsidRPr="00104932" w:rsidRDefault="00104932" w:rsidP="00104932">
      <w:pPr>
        <w:rPr>
          <w:color w:val="000000" w:themeColor="text1"/>
        </w:rPr>
      </w:pPr>
      <w:r w:rsidRPr="00104932">
        <w:rPr>
          <w:color w:val="000000" w:themeColor="text1"/>
        </w:rPr>
        <w:pict w14:anchorId="246258D0">
          <v:rect id="_x0000_i1140" style="width:0;height:1.5pt" o:hralign="center" o:hrstd="t" o:hr="t" fillcolor="#a0a0a0" stroked="f"/>
        </w:pict>
      </w:r>
    </w:p>
    <w:p w14:paraId="39BEB3A7" w14:textId="77777777" w:rsidR="00104932" w:rsidRPr="00104932" w:rsidRDefault="00104932" w:rsidP="00104932">
      <w:pPr>
        <w:rPr>
          <w:b/>
          <w:bCs/>
          <w:color w:val="000000" w:themeColor="text1"/>
        </w:rPr>
      </w:pPr>
      <w:r w:rsidRPr="00104932">
        <w:rPr>
          <w:b/>
          <w:bCs/>
          <w:color w:val="000000" w:themeColor="text1"/>
        </w:rPr>
        <w:t xml:space="preserve">7.5 </w:t>
      </w:r>
      <w:r w:rsidRPr="00104932">
        <w:rPr>
          <w:b/>
          <w:bCs/>
          <w:color w:val="000000" w:themeColor="text1"/>
        </w:rPr>
        <w:t>频域在</w:t>
      </w:r>
      <w:r w:rsidRPr="00104932">
        <w:rPr>
          <w:b/>
          <w:bCs/>
          <w:color w:val="000000" w:themeColor="text1"/>
        </w:rPr>
        <w:t>CMAPSS</w:t>
      </w:r>
      <w:r w:rsidRPr="00104932">
        <w:rPr>
          <w:b/>
          <w:bCs/>
          <w:color w:val="000000" w:themeColor="text1"/>
        </w:rPr>
        <w:t>中的局限</w:t>
      </w:r>
    </w:p>
    <w:tbl>
      <w:tblPr>
        <w:tblW w:w="5000" w:type="pct"/>
        <w:tblCellMar>
          <w:top w:w="15" w:type="dxa"/>
          <w:left w:w="15" w:type="dxa"/>
          <w:bottom w:w="15" w:type="dxa"/>
          <w:right w:w="15" w:type="dxa"/>
        </w:tblCellMar>
        <w:tblLook w:val="04A0" w:firstRow="1" w:lastRow="0" w:firstColumn="1" w:lastColumn="0" w:noHBand="0" w:noVBand="1"/>
      </w:tblPr>
      <w:tblGrid>
        <w:gridCol w:w="5101"/>
        <w:gridCol w:w="5683"/>
      </w:tblGrid>
      <w:tr w:rsidR="00104932" w:rsidRPr="00104932" w14:paraId="7A0B8FC5"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787A041" w14:textId="77777777" w:rsidR="00104932" w:rsidRPr="00104932" w:rsidRDefault="00104932" w:rsidP="00104932">
            <w:pPr>
              <w:rPr>
                <w:b/>
                <w:bCs/>
                <w:color w:val="000000" w:themeColor="text1"/>
              </w:rPr>
            </w:pPr>
            <w:r w:rsidRPr="00104932">
              <w:rPr>
                <w:b/>
                <w:bCs/>
                <w:color w:val="000000" w:themeColor="text1"/>
              </w:rPr>
              <w:t>问题</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91BC970" w14:textId="77777777" w:rsidR="00104932" w:rsidRPr="00104932" w:rsidRDefault="00104932" w:rsidP="00104932">
            <w:pPr>
              <w:rPr>
                <w:b/>
                <w:bCs/>
                <w:color w:val="000000" w:themeColor="text1"/>
              </w:rPr>
            </w:pPr>
            <w:r w:rsidRPr="00104932">
              <w:rPr>
                <w:b/>
                <w:bCs/>
                <w:color w:val="000000" w:themeColor="text1"/>
              </w:rPr>
              <w:t>原因</w:t>
            </w:r>
          </w:p>
        </w:tc>
      </w:tr>
      <w:tr w:rsidR="00104932" w:rsidRPr="00104932" w14:paraId="261188D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89780B6" w14:textId="77777777" w:rsidR="00104932" w:rsidRPr="00104932" w:rsidRDefault="00104932" w:rsidP="00104932">
            <w:pPr>
              <w:rPr>
                <w:color w:val="000000" w:themeColor="text1"/>
              </w:rPr>
            </w:pPr>
            <w:r w:rsidRPr="00104932">
              <w:rPr>
                <w:color w:val="000000" w:themeColor="text1"/>
              </w:rPr>
              <w:t>CMAPSS</w:t>
            </w:r>
            <w:r w:rsidRPr="00104932">
              <w:rPr>
                <w:color w:val="000000" w:themeColor="text1"/>
              </w:rPr>
              <w:t>没有原始振动数据</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31A19B" w14:textId="77777777" w:rsidR="00104932" w:rsidRPr="00104932" w:rsidRDefault="00104932" w:rsidP="00104932">
            <w:pPr>
              <w:rPr>
                <w:color w:val="000000" w:themeColor="text1"/>
              </w:rPr>
            </w:pPr>
            <w:r w:rsidRPr="00104932">
              <w:rPr>
                <w:color w:val="000000" w:themeColor="text1"/>
              </w:rPr>
              <w:t>只有传感器均值，已经是统计量</w:t>
            </w:r>
          </w:p>
        </w:tc>
      </w:tr>
      <w:tr w:rsidR="00104932" w:rsidRPr="00104932" w14:paraId="4A25FAD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9BB1ED6" w14:textId="77777777" w:rsidR="00104932" w:rsidRPr="00104932" w:rsidRDefault="00104932" w:rsidP="00104932">
            <w:pPr>
              <w:rPr>
                <w:color w:val="000000" w:themeColor="text1"/>
              </w:rPr>
            </w:pPr>
            <w:r w:rsidRPr="00104932">
              <w:rPr>
                <w:color w:val="000000" w:themeColor="text1"/>
              </w:rPr>
              <w:t>采样率未知</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A9AA7D8" w14:textId="77777777" w:rsidR="00104932" w:rsidRPr="00104932" w:rsidRDefault="00104932" w:rsidP="00104932">
            <w:pPr>
              <w:rPr>
                <w:color w:val="000000" w:themeColor="text1"/>
              </w:rPr>
            </w:pPr>
            <w:r w:rsidRPr="00104932">
              <w:rPr>
                <w:color w:val="000000" w:themeColor="text1"/>
              </w:rPr>
              <w:t>FFT</w:t>
            </w:r>
            <w:r w:rsidRPr="00104932">
              <w:rPr>
                <w:color w:val="000000" w:themeColor="text1"/>
              </w:rPr>
              <w:t>需要知道采样频率</w:t>
            </w:r>
          </w:p>
        </w:tc>
      </w:tr>
      <w:tr w:rsidR="00104932" w:rsidRPr="00104932" w14:paraId="7C37C3C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E14B6C4" w14:textId="77777777" w:rsidR="00104932" w:rsidRPr="00104932" w:rsidRDefault="00104932" w:rsidP="00104932">
            <w:pPr>
              <w:rPr>
                <w:color w:val="000000" w:themeColor="text1"/>
              </w:rPr>
            </w:pPr>
            <w:r w:rsidRPr="00104932">
              <w:rPr>
                <w:color w:val="000000" w:themeColor="text1"/>
              </w:rPr>
              <w:t>cycle</w:t>
            </w:r>
            <w:r w:rsidRPr="00104932">
              <w:rPr>
                <w:color w:val="000000" w:themeColor="text1"/>
              </w:rPr>
              <w:t>不等于时间</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BB43A91" w14:textId="77777777" w:rsidR="00104932" w:rsidRPr="00104932" w:rsidRDefault="00104932" w:rsidP="00104932">
            <w:pPr>
              <w:rPr>
                <w:color w:val="000000" w:themeColor="text1"/>
              </w:rPr>
            </w:pPr>
            <w:r w:rsidRPr="00104932">
              <w:rPr>
                <w:color w:val="000000" w:themeColor="text1"/>
              </w:rPr>
              <w:t>频率分析需要时间轴</w:t>
            </w:r>
          </w:p>
        </w:tc>
      </w:tr>
    </w:tbl>
    <w:p w14:paraId="1E12650D" w14:textId="77777777" w:rsidR="00104932" w:rsidRDefault="00104932" w:rsidP="00CB5FD9">
      <w:pPr>
        <w:rPr>
          <w:color w:val="000000" w:themeColor="text1"/>
        </w:rPr>
      </w:pPr>
    </w:p>
    <w:p w14:paraId="7656A6D2" w14:textId="77777777" w:rsidR="00163482" w:rsidRPr="00163482" w:rsidRDefault="00163482" w:rsidP="00163482">
      <w:pPr>
        <w:rPr>
          <w:b/>
          <w:bCs/>
          <w:color w:val="000000" w:themeColor="text1"/>
        </w:rPr>
      </w:pPr>
      <w:r w:rsidRPr="00163482">
        <w:rPr>
          <w:b/>
          <w:bCs/>
          <w:color w:val="000000" w:themeColor="text1"/>
        </w:rPr>
        <w:t xml:space="preserve">7.6 </w:t>
      </w:r>
      <w:r w:rsidRPr="00163482">
        <w:rPr>
          <w:b/>
          <w:bCs/>
          <w:color w:val="000000" w:themeColor="text1"/>
        </w:rPr>
        <w:t>模块</w:t>
      </w:r>
      <w:r w:rsidRPr="00163482">
        <w:rPr>
          <w:b/>
          <w:bCs/>
          <w:color w:val="000000" w:themeColor="text1"/>
        </w:rPr>
        <w:t>7</w:t>
      </w:r>
      <w:r w:rsidRPr="00163482">
        <w:rPr>
          <w:b/>
          <w:bCs/>
          <w:color w:val="000000" w:themeColor="text1"/>
        </w:rPr>
        <w:t>总结</w:t>
      </w:r>
    </w:p>
    <w:p w14:paraId="754ACFEE" w14:textId="77777777" w:rsidR="00163482" w:rsidRPr="00163482" w:rsidRDefault="00163482" w:rsidP="00163482">
      <w:pPr>
        <w:rPr>
          <w:color w:val="000000" w:themeColor="text1"/>
        </w:rPr>
      </w:pPr>
      <w:r w:rsidRPr="00163482">
        <w:rPr>
          <w:color w:val="000000" w:themeColor="text1"/>
        </w:rPr>
        <w:t>频域三句话：</w:t>
      </w:r>
      <w:r w:rsidRPr="00163482">
        <w:rPr>
          <w:color w:val="000000" w:themeColor="text1"/>
        </w:rPr>
        <w:t xml:space="preserve"> 1. FFT</w:t>
      </w:r>
      <w:r w:rsidRPr="00163482">
        <w:rPr>
          <w:color w:val="000000" w:themeColor="text1"/>
        </w:rPr>
        <w:t>把时域信号分解成频率成分</w:t>
      </w:r>
      <w:r w:rsidRPr="00163482">
        <w:rPr>
          <w:color w:val="000000" w:themeColor="text1"/>
        </w:rPr>
        <w:t xml:space="preserve"> 2. </w:t>
      </w:r>
      <w:r w:rsidRPr="00163482">
        <w:rPr>
          <w:color w:val="000000" w:themeColor="text1"/>
        </w:rPr>
        <w:t>工业中轴承</w:t>
      </w:r>
      <w:r w:rsidRPr="00163482">
        <w:rPr>
          <w:color w:val="000000" w:themeColor="text1"/>
        </w:rPr>
        <w:t>/</w:t>
      </w:r>
      <w:r w:rsidRPr="00163482">
        <w:rPr>
          <w:color w:val="000000" w:themeColor="text1"/>
        </w:rPr>
        <w:t>齿轮有已知特征频率</w:t>
      </w:r>
      <w:r w:rsidRPr="00163482">
        <w:rPr>
          <w:color w:val="000000" w:themeColor="text1"/>
        </w:rPr>
        <w:t xml:space="preserve"> → </w:t>
      </w:r>
      <w:r w:rsidRPr="00163482">
        <w:rPr>
          <w:color w:val="000000" w:themeColor="text1"/>
        </w:rPr>
        <w:t>频谱对比</w:t>
      </w:r>
      <w:r w:rsidRPr="00163482">
        <w:rPr>
          <w:color w:val="000000" w:themeColor="text1"/>
        </w:rPr>
        <w:t xml:space="preserve"> → </w:t>
      </w:r>
      <w:r w:rsidRPr="00163482">
        <w:rPr>
          <w:color w:val="000000" w:themeColor="text1"/>
        </w:rPr>
        <w:t>故障定位</w:t>
      </w:r>
      <w:r w:rsidRPr="00163482">
        <w:rPr>
          <w:color w:val="000000" w:themeColor="text1"/>
        </w:rPr>
        <w:t xml:space="preserve"> 3. CMAPSS</w:t>
      </w:r>
      <w:r w:rsidRPr="00163482">
        <w:rPr>
          <w:color w:val="000000" w:themeColor="text1"/>
        </w:rPr>
        <w:t>数据不适合</w:t>
      </w:r>
      <w:r w:rsidRPr="00163482">
        <w:rPr>
          <w:color w:val="000000" w:themeColor="text1"/>
        </w:rPr>
        <w:t>FFT → LSTM</w:t>
      </w:r>
      <w:r w:rsidRPr="00163482">
        <w:rPr>
          <w:color w:val="000000" w:themeColor="text1"/>
        </w:rPr>
        <w:t>时域方法更合适</w:t>
      </w:r>
      <w:r w:rsidRPr="00163482">
        <w:rPr>
          <w:color w:val="000000" w:themeColor="text1"/>
        </w:rPr>
        <w:t xml:space="preserve"> </w:t>
      </w:r>
      <w:r w:rsidRPr="00163482">
        <w:rPr>
          <w:color w:val="000000" w:themeColor="text1"/>
        </w:rPr>
        <w:t>但实际部署中两者可以互补</w:t>
      </w:r>
    </w:p>
    <w:p w14:paraId="3C1175AB" w14:textId="77777777" w:rsidR="00163482" w:rsidRDefault="00163482" w:rsidP="00CB5FD9">
      <w:pPr>
        <w:rPr>
          <w:color w:val="000000" w:themeColor="text1"/>
        </w:rPr>
      </w:pPr>
    </w:p>
    <w:p w14:paraId="0D745578" w14:textId="77777777" w:rsidR="00520155" w:rsidRDefault="00520155" w:rsidP="00CB5FD9">
      <w:pPr>
        <w:rPr>
          <w:color w:val="000000" w:themeColor="text1"/>
        </w:rPr>
      </w:pPr>
    </w:p>
    <w:p w14:paraId="5FAEA693" w14:textId="77777777" w:rsidR="00520155" w:rsidRDefault="00520155" w:rsidP="00CB5FD9">
      <w:pPr>
        <w:rPr>
          <w:color w:val="000000" w:themeColor="text1"/>
        </w:rPr>
      </w:pPr>
    </w:p>
    <w:p w14:paraId="01E9C149" w14:textId="77777777" w:rsidR="00520155" w:rsidRPr="002E2D3E" w:rsidRDefault="00520155" w:rsidP="00520155">
      <w:pPr>
        <w:rPr>
          <w:b/>
          <w:bCs/>
          <w:color w:val="FF0000"/>
        </w:rPr>
      </w:pPr>
      <w:r w:rsidRPr="002E2D3E">
        <w:rPr>
          <w:b/>
          <w:bCs/>
          <w:color w:val="FF0000"/>
        </w:rPr>
        <w:t xml:space="preserve">8.1 </w:t>
      </w:r>
      <w:r w:rsidRPr="002E2D3E">
        <w:rPr>
          <w:b/>
          <w:bCs/>
          <w:color w:val="FF0000"/>
        </w:rPr>
        <w:t>部署的核心问题</w:t>
      </w:r>
    </w:p>
    <w:p w14:paraId="7FA8C94F" w14:textId="77777777" w:rsidR="00520155" w:rsidRPr="00520155" w:rsidRDefault="00520155" w:rsidP="00520155">
      <w:pPr>
        <w:rPr>
          <w:color w:val="000000" w:themeColor="text1"/>
        </w:rPr>
      </w:pPr>
      <w:r w:rsidRPr="00520155">
        <w:rPr>
          <w:color w:val="000000" w:themeColor="text1"/>
        </w:rPr>
        <w:lastRenderedPageBreak/>
        <w:t>训练环境：</w:t>
      </w:r>
      <w:r w:rsidRPr="00520155">
        <w:rPr>
          <w:color w:val="000000" w:themeColor="text1"/>
        </w:rPr>
        <w:t xml:space="preserve"> CMAPSS</w:t>
      </w:r>
      <w:r w:rsidRPr="00520155">
        <w:rPr>
          <w:color w:val="000000" w:themeColor="text1"/>
        </w:rPr>
        <w:t>数据，干净，标准化，静态</w:t>
      </w:r>
      <w:r w:rsidRPr="00520155">
        <w:rPr>
          <w:color w:val="000000" w:themeColor="text1"/>
        </w:rPr>
        <w:t xml:space="preserve"> </w:t>
      </w:r>
      <w:r w:rsidRPr="00520155">
        <w:rPr>
          <w:color w:val="000000" w:themeColor="text1"/>
        </w:rPr>
        <w:t>生产环境：</w:t>
      </w:r>
      <w:r w:rsidRPr="00520155">
        <w:rPr>
          <w:color w:val="000000" w:themeColor="text1"/>
        </w:rPr>
        <w:t xml:space="preserve"> </w:t>
      </w:r>
      <w:r w:rsidRPr="00520155">
        <w:rPr>
          <w:color w:val="000000" w:themeColor="text1"/>
        </w:rPr>
        <w:t>真实传感器，噪声，漂移，缺失值，新故障模式</w:t>
      </w:r>
      <w:r w:rsidRPr="00520155">
        <w:rPr>
          <w:color w:val="000000" w:themeColor="text1"/>
        </w:rPr>
        <w:t xml:space="preserve"> Gap = </w:t>
      </w:r>
      <w:r w:rsidRPr="00520155">
        <w:rPr>
          <w:color w:val="000000" w:themeColor="text1"/>
        </w:rPr>
        <w:t>数据漂移（</w:t>
      </w:r>
      <w:r w:rsidRPr="00520155">
        <w:rPr>
          <w:color w:val="000000" w:themeColor="text1"/>
        </w:rPr>
        <w:t>Data Drift</w:t>
      </w:r>
      <w:r w:rsidRPr="00520155">
        <w:rPr>
          <w:color w:val="000000" w:themeColor="text1"/>
        </w:rPr>
        <w:t>）</w:t>
      </w:r>
      <w:r w:rsidRPr="00520155">
        <w:rPr>
          <w:color w:val="000000" w:themeColor="text1"/>
        </w:rPr>
        <w:t xml:space="preserve"> </w:t>
      </w:r>
    </w:p>
    <w:p w14:paraId="093FD9F6" w14:textId="77777777" w:rsidR="00520155" w:rsidRPr="00520155" w:rsidRDefault="00520155" w:rsidP="00520155">
      <w:pPr>
        <w:rPr>
          <w:color w:val="000000" w:themeColor="text1"/>
        </w:rPr>
      </w:pPr>
      <w:r w:rsidRPr="00520155">
        <w:rPr>
          <w:color w:val="000000" w:themeColor="text1"/>
        </w:rPr>
        <w:pict w14:anchorId="6A921984">
          <v:rect id="_x0000_i1148" style="width:0;height:1.5pt" o:hralign="center" o:hrstd="t" o:hr="t" fillcolor="#a0a0a0" stroked="f"/>
        </w:pict>
      </w:r>
    </w:p>
    <w:p w14:paraId="719958F4" w14:textId="77777777" w:rsidR="00520155" w:rsidRDefault="00520155" w:rsidP="00520155">
      <w:pPr>
        <w:rPr>
          <w:b/>
          <w:bCs/>
          <w:color w:val="000000" w:themeColor="text1"/>
        </w:rPr>
      </w:pPr>
      <w:r w:rsidRPr="00520155">
        <w:rPr>
          <w:b/>
          <w:bCs/>
          <w:color w:val="000000" w:themeColor="text1"/>
        </w:rPr>
        <w:t xml:space="preserve">8.2 </w:t>
      </w:r>
      <w:r w:rsidRPr="00520155">
        <w:rPr>
          <w:b/>
          <w:bCs/>
          <w:color w:val="000000" w:themeColor="text1"/>
        </w:rPr>
        <w:t>三种漂移类型</w:t>
      </w:r>
    </w:p>
    <w:tbl>
      <w:tblPr>
        <w:tblW w:w="5000" w:type="pct"/>
        <w:tblCellMar>
          <w:top w:w="15" w:type="dxa"/>
          <w:left w:w="15" w:type="dxa"/>
          <w:bottom w:w="15" w:type="dxa"/>
          <w:right w:w="15" w:type="dxa"/>
        </w:tblCellMar>
        <w:tblLook w:val="04A0" w:firstRow="1" w:lastRow="0" w:firstColumn="1" w:lastColumn="0" w:noHBand="0" w:noVBand="1"/>
      </w:tblPr>
      <w:tblGrid>
        <w:gridCol w:w="2316"/>
        <w:gridCol w:w="3457"/>
        <w:gridCol w:w="5011"/>
      </w:tblGrid>
      <w:tr w:rsidR="008049BE" w:rsidRPr="008049BE" w14:paraId="48EB6CB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6A7D97C" w14:textId="77777777" w:rsidR="008049BE" w:rsidRPr="008049BE" w:rsidRDefault="008049BE" w:rsidP="008049BE">
            <w:pPr>
              <w:rPr>
                <w:b/>
                <w:bCs/>
                <w:color w:val="000000" w:themeColor="text1"/>
              </w:rPr>
            </w:pPr>
            <w:r w:rsidRPr="008049BE">
              <w:rPr>
                <w:b/>
                <w:bCs/>
                <w:color w:val="000000" w:themeColor="text1"/>
              </w:rPr>
              <w:t>类型</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4F1B1F" w14:textId="77777777" w:rsidR="008049BE" w:rsidRPr="008049BE" w:rsidRDefault="008049BE" w:rsidP="008049BE">
            <w:pPr>
              <w:rPr>
                <w:b/>
                <w:bCs/>
                <w:color w:val="000000" w:themeColor="text1"/>
              </w:rPr>
            </w:pPr>
            <w:r w:rsidRPr="008049BE">
              <w:rPr>
                <w:b/>
                <w:bCs/>
                <w:color w:val="000000" w:themeColor="text1"/>
              </w:rPr>
              <w:t>定义</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5D0737E" w14:textId="77777777" w:rsidR="008049BE" w:rsidRPr="008049BE" w:rsidRDefault="008049BE" w:rsidP="008049BE">
            <w:pPr>
              <w:rPr>
                <w:b/>
                <w:bCs/>
                <w:color w:val="000000" w:themeColor="text1"/>
              </w:rPr>
            </w:pPr>
            <w:r w:rsidRPr="008049BE">
              <w:rPr>
                <w:b/>
                <w:bCs/>
                <w:color w:val="000000" w:themeColor="text1"/>
              </w:rPr>
              <w:t>例子</w:t>
            </w:r>
          </w:p>
        </w:tc>
      </w:tr>
      <w:tr w:rsidR="008049BE" w:rsidRPr="008049BE" w14:paraId="34D1742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B73879" w14:textId="77777777" w:rsidR="008049BE" w:rsidRPr="008049BE" w:rsidRDefault="008049BE" w:rsidP="008049BE">
            <w:pPr>
              <w:rPr>
                <w:b/>
                <w:bCs/>
                <w:color w:val="000000" w:themeColor="text1"/>
              </w:rPr>
            </w:pPr>
            <w:r w:rsidRPr="008049BE">
              <w:rPr>
                <w:b/>
                <w:bCs/>
                <w:color w:val="000000" w:themeColor="text1"/>
              </w:rPr>
              <w:t>Covariate Shift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FE3B12" w14:textId="77777777" w:rsidR="008049BE" w:rsidRPr="008049BE" w:rsidRDefault="008049BE" w:rsidP="008049BE">
            <w:pPr>
              <w:rPr>
                <w:b/>
                <w:bCs/>
                <w:color w:val="000000" w:themeColor="text1"/>
              </w:rPr>
            </w:pPr>
            <w:r w:rsidRPr="008049BE">
              <w:rPr>
                <w:b/>
                <w:bCs/>
                <w:color w:val="000000" w:themeColor="text1"/>
              </w:rPr>
              <w:t>输入</w:t>
            </w:r>
            <w:r w:rsidRPr="008049BE">
              <w:rPr>
                <w:b/>
                <w:bCs/>
                <w:color w:val="000000" w:themeColor="text1"/>
              </w:rPr>
              <w:t>X</w:t>
            </w:r>
            <w:r w:rsidRPr="008049BE">
              <w:rPr>
                <w:b/>
                <w:bCs/>
                <w:color w:val="000000" w:themeColor="text1"/>
              </w:rPr>
              <w:t>分布变了，</w:t>
            </w:r>
            <w:r w:rsidRPr="008049BE">
              <w:rPr>
                <w:b/>
                <w:bCs/>
                <w:color w:val="000000" w:themeColor="text1"/>
              </w:rPr>
              <w:t>Y</w:t>
            </w:r>
            <w:r w:rsidRPr="008049BE">
              <w:rPr>
                <w:b/>
                <w:bCs/>
                <w:color w:val="000000" w:themeColor="text1"/>
              </w:rPr>
              <w:t>不变</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12CF577" w14:textId="77777777" w:rsidR="008049BE" w:rsidRPr="008049BE" w:rsidRDefault="008049BE" w:rsidP="008049BE">
            <w:pPr>
              <w:rPr>
                <w:b/>
                <w:bCs/>
                <w:color w:val="000000" w:themeColor="text1"/>
              </w:rPr>
            </w:pPr>
            <w:r w:rsidRPr="008049BE">
              <w:rPr>
                <w:b/>
                <w:bCs/>
                <w:color w:val="000000" w:themeColor="text1"/>
              </w:rPr>
              <w:t>新型号发动机传感器范围不同</w:t>
            </w:r>
          </w:p>
        </w:tc>
      </w:tr>
      <w:tr w:rsidR="008049BE" w:rsidRPr="008049BE" w14:paraId="4135325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260DBAC" w14:textId="77777777" w:rsidR="008049BE" w:rsidRPr="008049BE" w:rsidRDefault="008049BE" w:rsidP="008049BE">
            <w:pPr>
              <w:rPr>
                <w:b/>
                <w:bCs/>
                <w:color w:val="000000" w:themeColor="text1"/>
              </w:rPr>
            </w:pPr>
            <w:r w:rsidRPr="008049BE">
              <w:rPr>
                <w:b/>
                <w:bCs/>
                <w:color w:val="000000" w:themeColor="text1"/>
              </w:rPr>
              <w:t>Concept Drift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D837FA" w14:textId="77777777" w:rsidR="008049BE" w:rsidRPr="008049BE" w:rsidRDefault="008049BE" w:rsidP="008049BE">
            <w:pPr>
              <w:rPr>
                <w:b/>
                <w:bCs/>
                <w:color w:val="000000" w:themeColor="text1"/>
              </w:rPr>
            </w:pPr>
            <w:r w:rsidRPr="008049BE">
              <w:rPr>
                <w:b/>
                <w:bCs/>
                <w:color w:val="000000" w:themeColor="text1"/>
              </w:rPr>
              <w:t>X→Y</w:t>
            </w:r>
            <w:r w:rsidRPr="008049BE">
              <w:rPr>
                <w:b/>
                <w:bCs/>
                <w:color w:val="000000" w:themeColor="text1"/>
              </w:rPr>
              <w:t>的关系变了</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E855EC" w14:textId="77777777" w:rsidR="008049BE" w:rsidRPr="008049BE" w:rsidRDefault="008049BE" w:rsidP="008049BE">
            <w:pPr>
              <w:rPr>
                <w:b/>
                <w:bCs/>
                <w:color w:val="000000" w:themeColor="text1"/>
              </w:rPr>
            </w:pPr>
            <w:r w:rsidRPr="008049BE">
              <w:rPr>
                <w:b/>
                <w:bCs/>
                <w:color w:val="000000" w:themeColor="text1"/>
              </w:rPr>
              <w:t>同样的传感器值，新材料下</w:t>
            </w:r>
            <w:r w:rsidRPr="008049BE">
              <w:rPr>
                <w:b/>
                <w:bCs/>
                <w:color w:val="000000" w:themeColor="text1"/>
              </w:rPr>
              <w:t>RUL</w:t>
            </w:r>
            <w:r w:rsidRPr="008049BE">
              <w:rPr>
                <w:b/>
                <w:bCs/>
                <w:color w:val="000000" w:themeColor="text1"/>
              </w:rPr>
              <w:t>更长</w:t>
            </w:r>
          </w:p>
        </w:tc>
      </w:tr>
      <w:tr w:rsidR="008049BE" w:rsidRPr="008049BE" w14:paraId="4591EAA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D96496" w14:textId="77777777" w:rsidR="008049BE" w:rsidRPr="008049BE" w:rsidRDefault="008049BE" w:rsidP="008049BE">
            <w:pPr>
              <w:rPr>
                <w:b/>
                <w:bCs/>
                <w:color w:val="000000" w:themeColor="text1"/>
              </w:rPr>
            </w:pPr>
            <w:r w:rsidRPr="008049BE">
              <w:rPr>
                <w:b/>
                <w:bCs/>
                <w:color w:val="000000" w:themeColor="text1"/>
              </w:rPr>
              <w:t>Label Drift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EF4A9AF" w14:textId="77777777" w:rsidR="008049BE" w:rsidRPr="008049BE" w:rsidRDefault="008049BE" w:rsidP="008049BE">
            <w:pPr>
              <w:rPr>
                <w:b/>
                <w:bCs/>
                <w:color w:val="000000" w:themeColor="text1"/>
              </w:rPr>
            </w:pPr>
            <w:r w:rsidRPr="008049BE">
              <w:rPr>
                <w:b/>
                <w:bCs/>
                <w:color w:val="000000" w:themeColor="text1"/>
              </w:rPr>
              <w:t>Y</w:t>
            </w:r>
            <w:r w:rsidRPr="008049BE">
              <w:rPr>
                <w:b/>
                <w:bCs/>
                <w:color w:val="000000" w:themeColor="text1"/>
              </w:rPr>
              <w:t>分布变了</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B1E5439" w14:textId="77777777" w:rsidR="008049BE" w:rsidRPr="008049BE" w:rsidRDefault="008049BE" w:rsidP="008049BE">
            <w:pPr>
              <w:rPr>
                <w:b/>
                <w:bCs/>
                <w:color w:val="000000" w:themeColor="text1"/>
              </w:rPr>
            </w:pPr>
            <w:r w:rsidRPr="008049BE">
              <w:rPr>
                <w:b/>
                <w:bCs/>
                <w:color w:val="000000" w:themeColor="text1"/>
              </w:rPr>
              <w:t>维护策略改变，</w:t>
            </w:r>
            <w:r w:rsidRPr="008049BE">
              <w:rPr>
                <w:b/>
                <w:bCs/>
                <w:color w:val="000000" w:themeColor="text1"/>
              </w:rPr>
              <w:t>RUL</w:t>
            </w:r>
            <w:r w:rsidRPr="008049BE">
              <w:rPr>
                <w:b/>
                <w:bCs/>
                <w:color w:val="000000" w:themeColor="text1"/>
              </w:rPr>
              <w:t>定义不同</w:t>
            </w:r>
          </w:p>
        </w:tc>
      </w:tr>
    </w:tbl>
    <w:p w14:paraId="6165379D" w14:textId="77777777" w:rsidR="008049BE" w:rsidRDefault="008049BE" w:rsidP="00520155">
      <w:pPr>
        <w:rPr>
          <w:b/>
          <w:bCs/>
          <w:color w:val="000000" w:themeColor="text1"/>
        </w:rPr>
      </w:pPr>
    </w:p>
    <w:p w14:paraId="684CA449" w14:textId="77777777" w:rsidR="008049BE" w:rsidRDefault="008049BE" w:rsidP="00520155">
      <w:pPr>
        <w:rPr>
          <w:b/>
          <w:bCs/>
          <w:color w:val="000000" w:themeColor="text1"/>
        </w:rPr>
      </w:pPr>
    </w:p>
    <w:p w14:paraId="5CFA1379" w14:textId="77777777" w:rsidR="008049BE" w:rsidRPr="008049BE" w:rsidRDefault="008049BE" w:rsidP="008049BE">
      <w:pPr>
        <w:rPr>
          <w:b/>
          <w:bCs/>
          <w:color w:val="000000" w:themeColor="text1"/>
        </w:rPr>
      </w:pPr>
      <w:r w:rsidRPr="008049BE">
        <w:rPr>
          <w:b/>
          <w:bCs/>
          <w:color w:val="000000" w:themeColor="text1"/>
        </w:rPr>
        <w:t>你项目里最可能遇到的：</w:t>
      </w:r>
    </w:p>
    <w:p w14:paraId="00CA0352" w14:textId="77777777" w:rsidR="008049BE" w:rsidRPr="008049BE" w:rsidRDefault="008049BE" w:rsidP="008049BE">
      <w:pPr>
        <w:rPr>
          <w:b/>
          <w:bCs/>
          <w:color w:val="000000" w:themeColor="text1"/>
        </w:rPr>
      </w:pPr>
      <w:r w:rsidRPr="008049BE">
        <w:rPr>
          <w:b/>
          <w:bCs/>
          <w:color w:val="000000" w:themeColor="text1"/>
        </w:rPr>
        <w:t xml:space="preserve">Covariate Shift — </w:t>
      </w:r>
      <w:r w:rsidRPr="008049BE">
        <w:rPr>
          <w:b/>
          <w:bCs/>
          <w:color w:val="000000" w:themeColor="text1"/>
        </w:rPr>
        <w:t>新发动机型号的传感器量纲和</w:t>
      </w:r>
      <w:r w:rsidRPr="008049BE">
        <w:rPr>
          <w:b/>
          <w:bCs/>
          <w:color w:val="000000" w:themeColor="text1"/>
        </w:rPr>
        <w:t>FD001</w:t>
      </w:r>
      <w:r w:rsidRPr="008049BE">
        <w:rPr>
          <w:b/>
          <w:bCs/>
          <w:color w:val="000000" w:themeColor="text1"/>
        </w:rPr>
        <w:t>不同，</w:t>
      </w:r>
      <w:proofErr w:type="spellStart"/>
      <w:r w:rsidRPr="008049BE">
        <w:rPr>
          <w:b/>
          <w:bCs/>
          <w:color w:val="000000" w:themeColor="text1"/>
        </w:rPr>
        <w:t>MinMaxScaler</w:t>
      </w:r>
      <w:proofErr w:type="spellEnd"/>
      <w:r w:rsidRPr="008049BE">
        <w:rPr>
          <w:b/>
          <w:bCs/>
          <w:color w:val="000000" w:themeColor="text1"/>
        </w:rPr>
        <w:t>直接失效。</w:t>
      </w:r>
    </w:p>
    <w:p w14:paraId="0E452F31" w14:textId="77777777" w:rsidR="002F79A2" w:rsidRPr="002F79A2" w:rsidRDefault="002F79A2" w:rsidP="002F79A2">
      <w:pPr>
        <w:rPr>
          <w:b/>
          <w:bCs/>
          <w:color w:val="000000" w:themeColor="text1"/>
        </w:rPr>
      </w:pPr>
      <w:r w:rsidRPr="002F79A2">
        <w:rPr>
          <w:b/>
          <w:bCs/>
          <w:color w:val="000000" w:themeColor="text1"/>
        </w:rPr>
        <w:t xml:space="preserve">8.3 </w:t>
      </w:r>
      <w:r w:rsidRPr="002F79A2">
        <w:rPr>
          <w:b/>
          <w:bCs/>
          <w:color w:val="000000" w:themeColor="text1"/>
        </w:rPr>
        <w:t>检测数据漂移的方法</w:t>
      </w:r>
    </w:p>
    <w:p w14:paraId="0F3020C1" w14:textId="77777777" w:rsidR="002F79A2" w:rsidRPr="002F79A2" w:rsidRDefault="002F79A2" w:rsidP="002F79A2">
      <w:pPr>
        <w:rPr>
          <w:b/>
          <w:bCs/>
          <w:color w:val="000000" w:themeColor="text1"/>
        </w:rPr>
      </w:pPr>
      <w:r w:rsidRPr="002F79A2">
        <w:rPr>
          <w:b/>
          <w:bCs/>
          <w:color w:val="000000" w:themeColor="text1"/>
        </w:rPr>
        <w:t>统计检验</w:t>
      </w:r>
    </w:p>
    <w:tbl>
      <w:tblPr>
        <w:tblW w:w="5000" w:type="pct"/>
        <w:tblCellMar>
          <w:top w:w="15" w:type="dxa"/>
          <w:left w:w="15" w:type="dxa"/>
          <w:bottom w:w="15" w:type="dxa"/>
          <w:right w:w="15" w:type="dxa"/>
        </w:tblCellMar>
        <w:tblLook w:val="04A0" w:firstRow="1" w:lastRow="0" w:firstColumn="1" w:lastColumn="0" w:noHBand="0" w:noVBand="1"/>
      </w:tblPr>
      <w:tblGrid>
        <w:gridCol w:w="4262"/>
        <w:gridCol w:w="2455"/>
        <w:gridCol w:w="4067"/>
      </w:tblGrid>
      <w:tr w:rsidR="00B33FB9" w:rsidRPr="00B33FB9" w14:paraId="05E9DE7C"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C938D80" w14:textId="77777777" w:rsidR="00B33FB9" w:rsidRPr="00B33FB9" w:rsidRDefault="00B33FB9" w:rsidP="00B33FB9">
            <w:pPr>
              <w:rPr>
                <w:b/>
                <w:bCs/>
                <w:color w:val="000000" w:themeColor="text1"/>
              </w:rPr>
            </w:pPr>
            <w:r w:rsidRPr="00B33FB9">
              <w:rPr>
                <w:b/>
                <w:bCs/>
                <w:color w:val="000000" w:themeColor="text1"/>
              </w:rPr>
              <w:t>方法</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3A84490" w14:textId="77777777" w:rsidR="00B33FB9" w:rsidRPr="00B33FB9" w:rsidRDefault="00B33FB9" w:rsidP="00B33FB9">
            <w:pPr>
              <w:rPr>
                <w:b/>
                <w:bCs/>
                <w:color w:val="000000" w:themeColor="text1"/>
              </w:rPr>
            </w:pPr>
            <w:r w:rsidRPr="00B33FB9">
              <w:rPr>
                <w:b/>
                <w:bCs/>
                <w:color w:val="000000" w:themeColor="text1"/>
              </w:rPr>
              <w:t>用途</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5B12B8" w14:textId="77777777" w:rsidR="00B33FB9" w:rsidRPr="00B33FB9" w:rsidRDefault="00B33FB9" w:rsidP="00B33FB9">
            <w:pPr>
              <w:rPr>
                <w:b/>
                <w:bCs/>
                <w:color w:val="000000" w:themeColor="text1"/>
              </w:rPr>
            </w:pPr>
            <w:r w:rsidRPr="00B33FB9">
              <w:rPr>
                <w:b/>
                <w:bCs/>
                <w:color w:val="000000" w:themeColor="text1"/>
              </w:rPr>
              <w:t>原理</w:t>
            </w:r>
          </w:p>
        </w:tc>
      </w:tr>
      <w:tr w:rsidR="00B33FB9" w:rsidRPr="00B33FB9" w14:paraId="4F0D2020"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808F304" w14:textId="77777777" w:rsidR="00B33FB9" w:rsidRPr="00B33FB9" w:rsidRDefault="00B33FB9" w:rsidP="00B33FB9">
            <w:pPr>
              <w:rPr>
                <w:b/>
                <w:bCs/>
                <w:color w:val="000000" w:themeColor="text1"/>
              </w:rPr>
            </w:pPr>
            <w:r w:rsidRPr="00B33FB9">
              <w:rPr>
                <w:b/>
                <w:bCs/>
                <w:color w:val="000000" w:themeColor="text1"/>
              </w:rPr>
              <w:t>KS Test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A5FD498" w14:textId="77777777" w:rsidR="00B33FB9" w:rsidRPr="00B33FB9" w:rsidRDefault="00B33FB9" w:rsidP="00B33FB9">
            <w:pPr>
              <w:rPr>
                <w:b/>
                <w:bCs/>
                <w:color w:val="000000" w:themeColor="text1"/>
              </w:rPr>
            </w:pPr>
            <w:r w:rsidRPr="00B33FB9">
              <w:rPr>
                <w:b/>
                <w:bCs/>
                <w:color w:val="000000" w:themeColor="text1"/>
              </w:rPr>
              <w:t>连续变量分布对比</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96B93AD" w14:textId="77777777" w:rsidR="00B33FB9" w:rsidRPr="00B33FB9" w:rsidRDefault="00B33FB9" w:rsidP="00B33FB9">
            <w:pPr>
              <w:rPr>
                <w:b/>
                <w:bCs/>
                <w:color w:val="000000" w:themeColor="text1"/>
              </w:rPr>
            </w:pPr>
            <w:r w:rsidRPr="00B33FB9">
              <w:rPr>
                <w:b/>
                <w:bCs/>
                <w:color w:val="000000" w:themeColor="text1"/>
              </w:rPr>
              <w:t>检验两个分布是否来自同一总体</w:t>
            </w:r>
          </w:p>
        </w:tc>
      </w:tr>
      <w:tr w:rsidR="00B33FB9" w:rsidRPr="00B33FB9" w14:paraId="55C0259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5964204" w14:textId="77777777" w:rsidR="00B33FB9" w:rsidRPr="00B33FB9" w:rsidRDefault="00B33FB9" w:rsidP="00B33FB9">
            <w:pPr>
              <w:rPr>
                <w:b/>
                <w:bCs/>
                <w:color w:val="000000" w:themeColor="text1"/>
              </w:rPr>
            </w:pPr>
            <w:r w:rsidRPr="00B33FB9">
              <w:rPr>
                <w:b/>
                <w:bCs/>
                <w:color w:val="000000" w:themeColor="text1"/>
              </w:rPr>
              <w:t>PSI (Population Stability Index)</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6F7DDA" w14:textId="77777777" w:rsidR="00B33FB9" w:rsidRPr="00B33FB9" w:rsidRDefault="00B33FB9" w:rsidP="00B33FB9">
            <w:pPr>
              <w:rPr>
                <w:b/>
                <w:bCs/>
                <w:color w:val="000000" w:themeColor="text1"/>
              </w:rPr>
            </w:pPr>
            <w:r w:rsidRPr="00B33FB9">
              <w:rPr>
                <w:b/>
                <w:bCs/>
                <w:color w:val="000000" w:themeColor="text1"/>
              </w:rPr>
              <w:t>生产监控标准</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03BEB56" w14:textId="77777777" w:rsidR="00B33FB9" w:rsidRPr="00B33FB9" w:rsidRDefault="00B33FB9" w:rsidP="00B33FB9">
            <w:pPr>
              <w:rPr>
                <w:b/>
                <w:bCs/>
                <w:color w:val="000000" w:themeColor="text1"/>
              </w:rPr>
            </w:pPr>
            <w:r w:rsidRPr="00B33FB9">
              <w:rPr>
                <w:b/>
                <w:bCs/>
                <w:color w:val="000000" w:themeColor="text1"/>
              </w:rPr>
              <w:t>量化分布偏移程度</w:t>
            </w:r>
          </w:p>
        </w:tc>
      </w:tr>
      <w:tr w:rsidR="00B33FB9" w:rsidRPr="00B33FB9" w14:paraId="3C6286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6F32E0" w14:textId="77777777" w:rsidR="00B33FB9" w:rsidRPr="00B33FB9" w:rsidRDefault="00B33FB9" w:rsidP="00B33FB9">
            <w:pPr>
              <w:rPr>
                <w:b/>
                <w:bCs/>
                <w:color w:val="000000" w:themeColor="text1"/>
              </w:rPr>
            </w:pPr>
            <w:r w:rsidRPr="00B33FB9">
              <w:rPr>
                <w:b/>
                <w:bCs/>
                <w:color w:val="000000" w:themeColor="text1"/>
              </w:rPr>
              <w:t>ADWIN</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FFFA27B" w14:textId="77777777" w:rsidR="00B33FB9" w:rsidRPr="00B33FB9" w:rsidRDefault="00B33FB9" w:rsidP="00B33FB9">
            <w:pPr>
              <w:rPr>
                <w:b/>
                <w:bCs/>
                <w:color w:val="000000" w:themeColor="text1"/>
              </w:rPr>
            </w:pPr>
            <w:r w:rsidRPr="00B33FB9">
              <w:rPr>
                <w:b/>
                <w:bCs/>
                <w:color w:val="000000" w:themeColor="text1"/>
              </w:rPr>
              <w:t>实时流数据</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08F9C3" w14:textId="77777777" w:rsidR="00B33FB9" w:rsidRPr="00B33FB9" w:rsidRDefault="00B33FB9" w:rsidP="00B33FB9">
            <w:pPr>
              <w:rPr>
                <w:b/>
                <w:bCs/>
                <w:color w:val="000000" w:themeColor="text1"/>
              </w:rPr>
            </w:pPr>
            <w:r w:rsidRPr="00B33FB9">
              <w:rPr>
                <w:b/>
                <w:bCs/>
                <w:color w:val="000000" w:themeColor="text1"/>
              </w:rPr>
              <w:t>滑动窗口检测均值突变</w:t>
            </w:r>
          </w:p>
        </w:tc>
      </w:tr>
    </w:tbl>
    <w:p w14:paraId="53FB130E" w14:textId="77777777" w:rsidR="008049BE" w:rsidRDefault="008049BE" w:rsidP="00520155">
      <w:pPr>
        <w:rPr>
          <w:b/>
          <w:bCs/>
          <w:color w:val="000000" w:themeColor="text1"/>
        </w:rPr>
      </w:pPr>
    </w:p>
    <w:p w14:paraId="10C3A364" w14:textId="77777777" w:rsidR="000F610B" w:rsidRPr="000F610B" w:rsidRDefault="000F610B" w:rsidP="000F610B">
      <w:pPr>
        <w:rPr>
          <w:b/>
          <w:bCs/>
          <w:color w:val="000000" w:themeColor="text1"/>
        </w:rPr>
      </w:pPr>
      <w:r w:rsidRPr="000F610B">
        <w:rPr>
          <w:b/>
          <w:bCs/>
          <w:color w:val="000000" w:themeColor="text1"/>
        </w:rPr>
        <w:t>PSI</w:t>
      </w:r>
      <w:r w:rsidRPr="000F610B">
        <w:rPr>
          <w:b/>
          <w:bCs/>
          <w:color w:val="000000" w:themeColor="text1"/>
        </w:rPr>
        <w:t>判断标准（工业常用）：</w:t>
      </w:r>
    </w:p>
    <w:p w14:paraId="3C5FFBB6" w14:textId="77777777" w:rsidR="000F610B" w:rsidRPr="000F610B" w:rsidRDefault="000F610B" w:rsidP="000F610B">
      <w:pPr>
        <w:rPr>
          <w:b/>
          <w:bCs/>
          <w:color w:val="000000" w:themeColor="text1"/>
        </w:rPr>
      </w:pPr>
    </w:p>
    <w:p w14:paraId="49483A6D" w14:textId="77777777" w:rsidR="000F610B" w:rsidRPr="000F610B" w:rsidRDefault="000F610B" w:rsidP="000F610B">
      <w:pPr>
        <w:rPr>
          <w:b/>
          <w:bCs/>
          <w:color w:val="000000" w:themeColor="text1"/>
        </w:rPr>
      </w:pPr>
      <w:r w:rsidRPr="000F610B">
        <w:rPr>
          <w:b/>
          <w:bCs/>
          <w:color w:val="000000" w:themeColor="text1"/>
        </w:rPr>
        <w:t xml:space="preserve">PSI &lt; 0.1   → </w:t>
      </w:r>
      <w:r w:rsidRPr="000F610B">
        <w:rPr>
          <w:b/>
          <w:bCs/>
          <w:color w:val="000000" w:themeColor="text1"/>
        </w:rPr>
        <w:t>分布稳定，模型可信</w:t>
      </w:r>
    </w:p>
    <w:p w14:paraId="72F6421C" w14:textId="77777777" w:rsidR="000F610B" w:rsidRPr="000F610B" w:rsidRDefault="000F610B" w:rsidP="000F610B">
      <w:pPr>
        <w:rPr>
          <w:b/>
          <w:bCs/>
          <w:color w:val="000000" w:themeColor="text1"/>
        </w:rPr>
      </w:pPr>
      <w:r w:rsidRPr="000F610B">
        <w:rPr>
          <w:b/>
          <w:bCs/>
          <w:color w:val="000000" w:themeColor="text1"/>
        </w:rPr>
        <w:t xml:space="preserve">PSI 0.1~0.2 → </w:t>
      </w:r>
      <w:r w:rsidRPr="000F610B">
        <w:rPr>
          <w:b/>
          <w:bCs/>
          <w:color w:val="000000" w:themeColor="text1"/>
        </w:rPr>
        <w:t>轻微漂移，需要关注</w:t>
      </w:r>
    </w:p>
    <w:p w14:paraId="6C531631" w14:textId="77777777" w:rsidR="000F610B" w:rsidRPr="000F610B" w:rsidRDefault="000F610B" w:rsidP="000F610B">
      <w:pPr>
        <w:rPr>
          <w:b/>
          <w:bCs/>
          <w:color w:val="000000" w:themeColor="text1"/>
        </w:rPr>
      </w:pPr>
      <w:r w:rsidRPr="000F610B">
        <w:rPr>
          <w:b/>
          <w:bCs/>
          <w:color w:val="000000" w:themeColor="text1"/>
        </w:rPr>
        <w:t xml:space="preserve">PSI &gt; 0.2   → </w:t>
      </w:r>
      <w:r w:rsidRPr="000F610B">
        <w:rPr>
          <w:b/>
          <w:bCs/>
          <w:color w:val="000000" w:themeColor="text1"/>
        </w:rPr>
        <w:t>严重漂移，需要重训练</w:t>
      </w:r>
    </w:p>
    <w:p w14:paraId="4A8756E7" w14:textId="77777777" w:rsidR="000F610B" w:rsidRPr="000F610B" w:rsidRDefault="000F610B" w:rsidP="000F610B">
      <w:pPr>
        <w:rPr>
          <w:b/>
          <w:bCs/>
          <w:color w:val="000000" w:themeColor="text1"/>
        </w:rPr>
      </w:pPr>
      <w:r w:rsidRPr="000F610B">
        <w:rPr>
          <w:b/>
          <w:bCs/>
          <w:color w:val="000000" w:themeColor="text1"/>
        </w:rPr>
        <w:t xml:space="preserve">8.4 </w:t>
      </w:r>
      <w:r w:rsidRPr="000F610B">
        <w:rPr>
          <w:b/>
          <w:bCs/>
          <w:color w:val="000000" w:themeColor="text1"/>
        </w:rPr>
        <w:t>部署架构（面试画图题）</w:t>
      </w:r>
    </w:p>
    <w:p w14:paraId="451DB48F" w14:textId="77777777" w:rsidR="000F610B" w:rsidRPr="000F610B" w:rsidRDefault="000F610B" w:rsidP="000F610B">
      <w:pPr>
        <w:rPr>
          <w:b/>
          <w:bCs/>
          <w:color w:val="000000" w:themeColor="text1"/>
        </w:rPr>
      </w:pPr>
      <w:r w:rsidRPr="000F610B">
        <w:rPr>
          <w:b/>
          <w:bCs/>
          <w:color w:val="000000" w:themeColor="text1"/>
        </w:rPr>
        <w:t>实时传感器数据</w:t>
      </w:r>
    </w:p>
    <w:p w14:paraId="1FA4A738" w14:textId="77777777" w:rsidR="000F610B" w:rsidRPr="000F610B" w:rsidRDefault="000F610B" w:rsidP="000F610B">
      <w:pPr>
        <w:rPr>
          <w:b/>
          <w:bCs/>
          <w:color w:val="000000" w:themeColor="text1"/>
        </w:rPr>
      </w:pPr>
      <w:r w:rsidRPr="000F610B">
        <w:rPr>
          <w:b/>
          <w:bCs/>
          <w:color w:val="000000" w:themeColor="text1"/>
        </w:rPr>
        <w:lastRenderedPageBreak/>
        <w:t xml:space="preserve">        ↓</w:t>
      </w:r>
    </w:p>
    <w:p w14:paraId="0AAFDDF2" w14:textId="77777777" w:rsidR="000F610B" w:rsidRPr="000F610B" w:rsidRDefault="000F610B" w:rsidP="000F610B">
      <w:pPr>
        <w:rPr>
          <w:b/>
          <w:bCs/>
          <w:color w:val="000000" w:themeColor="text1"/>
        </w:rPr>
      </w:pPr>
      <w:r w:rsidRPr="000F610B">
        <w:rPr>
          <w:b/>
          <w:bCs/>
          <w:color w:val="000000" w:themeColor="text1"/>
        </w:rPr>
        <w:t xml:space="preserve">  </w:t>
      </w:r>
      <w:r w:rsidRPr="000F610B">
        <w:rPr>
          <w:b/>
          <w:bCs/>
          <w:color w:val="000000" w:themeColor="text1"/>
        </w:rPr>
        <w:t>数据预处理层</w:t>
      </w:r>
    </w:p>
    <w:p w14:paraId="17E25526" w14:textId="77777777" w:rsidR="000F610B" w:rsidRPr="000F610B" w:rsidRDefault="000F610B" w:rsidP="000F610B">
      <w:pPr>
        <w:rPr>
          <w:b/>
          <w:bCs/>
          <w:color w:val="000000" w:themeColor="text1"/>
        </w:rPr>
      </w:pPr>
      <w:r w:rsidRPr="000F610B">
        <w:rPr>
          <w:b/>
          <w:bCs/>
          <w:color w:val="000000" w:themeColor="text1"/>
        </w:rPr>
        <w:t xml:space="preserve">  (</w:t>
      </w:r>
      <w:r w:rsidRPr="000F610B">
        <w:rPr>
          <w:b/>
          <w:bCs/>
          <w:color w:val="000000" w:themeColor="text1"/>
        </w:rPr>
        <w:t>归一化</w:t>
      </w:r>
      <w:r w:rsidRPr="000F610B">
        <w:rPr>
          <w:b/>
          <w:bCs/>
          <w:color w:val="000000" w:themeColor="text1"/>
        </w:rPr>
        <w:t>/</w:t>
      </w:r>
      <w:r w:rsidRPr="000F610B">
        <w:rPr>
          <w:b/>
          <w:bCs/>
          <w:color w:val="000000" w:themeColor="text1"/>
        </w:rPr>
        <w:t>异常值过滤</w:t>
      </w:r>
      <w:r w:rsidRPr="000F610B">
        <w:rPr>
          <w:b/>
          <w:bCs/>
          <w:color w:val="000000" w:themeColor="text1"/>
        </w:rPr>
        <w:t>)</w:t>
      </w:r>
    </w:p>
    <w:p w14:paraId="60E94A2D" w14:textId="77777777" w:rsidR="000F610B" w:rsidRPr="000F610B" w:rsidRDefault="000F610B" w:rsidP="000F610B">
      <w:pPr>
        <w:rPr>
          <w:b/>
          <w:bCs/>
          <w:color w:val="000000" w:themeColor="text1"/>
        </w:rPr>
      </w:pPr>
      <w:r w:rsidRPr="000F610B">
        <w:rPr>
          <w:b/>
          <w:bCs/>
          <w:color w:val="000000" w:themeColor="text1"/>
        </w:rPr>
        <w:t xml:space="preserve">        ↓</w:t>
      </w:r>
    </w:p>
    <w:p w14:paraId="70CF831A" w14:textId="77777777" w:rsidR="000F610B" w:rsidRPr="000F610B" w:rsidRDefault="000F610B" w:rsidP="000F610B">
      <w:pPr>
        <w:rPr>
          <w:b/>
          <w:bCs/>
          <w:color w:val="000000" w:themeColor="text1"/>
        </w:rPr>
      </w:pPr>
      <w:r w:rsidRPr="000F610B">
        <w:rPr>
          <w:b/>
          <w:bCs/>
          <w:color w:val="000000" w:themeColor="text1"/>
        </w:rPr>
        <w:t xml:space="preserve">  </w:t>
      </w:r>
      <w:r w:rsidRPr="000F610B">
        <w:rPr>
          <w:b/>
          <w:bCs/>
          <w:color w:val="000000" w:themeColor="text1"/>
        </w:rPr>
        <w:t>漂移检测模块</w:t>
      </w:r>
      <w:r w:rsidRPr="000F610B">
        <w:rPr>
          <w:b/>
          <w:bCs/>
          <w:color w:val="000000" w:themeColor="text1"/>
        </w:rPr>
        <w:t xml:space="preserve"> ──→ PSI &gt; 0.2? ──→ </w:t>
      </w:r>
      <w:r w:rsidRPr="000F610B">
        <w:rPr>
          <w:b/>
          <w:bCs/>
          <w:color w:val="000000" w:themeColor="text1"/>
        </w:rPr>
        <w:t>触发重训练</w:t>
      </w:r>
    </w:p>
    <w:p w14:paraId="63E565B8" w14:textId="77777777" w:rsidR="000F610B" w:rsidRPr="000F610B" w:rsidRDefault="000F610B" w:rsidP="000F610B">
      <w:pPr>
        <w:rPr>
          <w:b/>
          <w:bCs/>
          <w:color w:val="000000" w:themeColor="text1"/>
        </w:rPr>
      </w:pPr>
      <w:r w:rsidRPr="000F610B">
        <w:rPr>
          <w:b/>
          <w:bCs/>
          <w:color w:val="000000" w:themeColor="text1"/>
        </w:rPr>
        <w:t xml:space="preserve">        ↓</w:t>
      </w:r>
    </w:p>
    <w:p w14:paraId="727C259F" w14:textId="77777777" w:rsidR="000F610B" w:rsidRPr="000F610B" w:rsidRDefault="000F610B" w:rsidP="000F610B">
      <w:pPr>
        <w:rPr>
          <w:b/>
          <w:bCs/>
          <w:color w:val="000000" w:themeColor="text1"/>
        </w:rPr>
      </w:pPr>
      <w:r w:rsidRPr="000F610B">
        <w:rPr>
          <w:b/>
          <w:bCs/>
          <w:color w:val="000000" w:themeColor="text1"/>
        </w:rPr>
        <w:t xml:space="preserve">  LSTM</w:t>
      </w:r>
      <w:r w:rsidRPr="000F610B">
        <w:rPr>
          <w:b/>
          <w:bCs/>
          <w:color w:val="000000" w:themeColor="text1"/>
        </w:rPr>
        <w:t>推理引擎</w:t>
      </w:r>
    </w:p>
    <w:p w14:paraId="1FBC468A" w14:textId="77777777" w:rsidR="000F610B" w:rsidRPr="000F610B" w:rsidRDefault="000F610B" w:rsidP="000F610B">
      <w:pPr>
        <w:rPr>
          <w:b/>
          <w:bCs/>
          <w:color w:val="000000" w:themeColor="text1"/>
        </w:rPr>
      </w:pPr>
      <w:r w:rsidRPr="000F610B">
        <w:rPr>
          <w:b/>
          <w:bCs/>
          <w:color w:val="000000" w:themeColor="text1"/>
        </w:rPr>
        <w:t xml:space="preserve">        ↓</w:t>
      </w:r>
    </w:p>
    <w:p w14:paraId="14EAE6B0" w14:textId="77777777" w:rsidR="000F610B" w:rsidRPr="000F610B" w:rsidRDefault="000F610B" w:rsidP="000F610B">
      <w:pPr>
        <w:rPr>
          <w:b/>
          <w:bCs/>
          <w:color w:val="000000" w:themeColor="text1"/>
        </w:rPr>
      </w:pPr>
      <w:r w:rsidRPr="000F610B">
        <w:rPr>
          <w:b/>
          <w:bCs/>
          <w:color w:val="000000" w:themeColor="text1"/>
        </w:rPr>
        <w:t xml:space="preserve">  ┌─────────────────────┐</w:t>
      </w:r>
    </w:p>
    <w:p w14:paraId="12A0BD84" w14:textId="77777777" w:rsidR="000F610B" w:rsidRPr="000F610B" w:rsidRDefault="000F610B" w:rsidP="000F610B">
      <w:pPr>
        <w:rPr>
          <w:b/>
          <w:bCs/>
          <w:color w:val="000000" w:themeColor="text1"/>
        </w:rPr>
      </w:pPr>
      <w:r w:rsidRPr="000F610B">
        <w:rPr>
          <w:b/>
          <w:bCs/>
          <w:color w:val="000000" w:themeColor="text1"/>
        </w:rPr>
        <w:t xml:space="preserve">  │  RUL</w:t>
      </w:r>
      <w:r w:rsidRPr="000F610B">
        <w:rPr>
          <w:b/>
          <w:bCs/>
          <w:color w:val="000000" w:themeColor="text1"/>
        </w:rPr>
        <w:t>预测</w:t>
      </w:r>
      <w:r w:rsidRPr="000F610B">
        <w:rPr>
          <w:b/>
          <w:bCs/>
          <w:color w:val="000000" w:themeColor="text1"/>
        </w:rPr>
        <w:t xml:space="preserve">            │</w:t>
      </w:r>
    </w:p>
    <w:p w14:paraId="3B9320AF" w14:textId="77777777" w:rsidR="000F610B" w:rsidRPr="000F610B" w:rsidRDefault="000F610B" w:rsidP="000F610B">
      <w:pPr>
        <w:rPr>
          <w:b/>
          <w:bCs/>
          <w:color w:val="000000" w:themeColor="text1"/>
        </w:rPr>
      </w:pPr>
      <w:r w:rsidRPr="000F610B">
        <w:rPr>
          <w:b/>
          <w:bCs/>
          <w:color w:val="000000" w:themeColor="text1"/>
        </w:rPr>
        <w:t xml:space="preserve">  │  HI</w:t>
      </w:r>
      <w:r w:rsidRPr="000F610B">
        <w:rPr>
          <w:b/>
          <w:bCs/>
          <w:color w:val="000000" w:themeColor="text1"/>
        </w:rPr>
        <w:t>健康指数</w:t>
      </w:r>
      <w:r w:rsidRPr="000F610B">
        <w:rPr>
          <w:b/>
          <w:bCs/>
          <w:color w:val="000000" w:themeColor="text1"/>
        </w:rPr>
        <w:t xml:space="preserve">         │</w:t>
      </w:r>
    </w:p>
    <w:p w14:paraId="1659A81A" w14:textId="77777777" w:rsidR="000F610B" w:rsidRPr="000F610B" w:rsidRDefault="000F610B" w:rsidP="000F610B">
      <w:pPr>
        <w:rPr>
          <w:b/>
          <w:bCs/>
          <w:color w:val="000000" w:themeColor="text1"/>
        </w:rPr>
      </w:pPr>
      <w:r w:rsidRPr="000F610B">
        <w:rPr>
          <w:b/>
          <w:bCs/>
          <w:color w:val="000000" w:themeColor="text1"/>
        </w:rPr>
        <w:t xml:space="preserve">  │  AE</w:t>
      </w:r>
      <w:r w:rsidRPr="000F610B">
        <w:rPr>
          <w:b/>
          <w:bCs/>
          <w:color w:val="000000" w:themeColor="text1"/>
        </w:rPr>
        <w:t>异常检测</w:t>
      </w:r>
      <w:r w:rsidRPr="000F610B">
        <w:rPr>
          <w:b/>
          <w:bCs/>
          <w:color w:val="000000" w:themeColor="text1"/>
        </w:rPr>
        <w:t xml:space="preserve">         │</w:t>
      </w:r>
    </w:p>
    <w:p w14:paraId="0892AEB6" w14:textId="77777777" w:rsidR="000F610B" w:rsidRPr="000F610B" w:rsidRDefault="000F610B" w:rsidP="000F610B">
      <w:pPr>
        <w:rPr>
          <w:b/>
          <w:bCs/>
          <w:color w:val="000000" w:themeColor="text1"/>
        </w:rPr>
      </w:pPr>
      <w:r w:rsidRPr="000F610B">
        <w:rPr>
          <w:b/>
          <w:bCs/>
          <w:color w:val="000000" w:themeColor="text1"/>
        </w:rPr>
        <w:t xml:space="preserve">  │  </w:t>
      </w:r>
      <w:r w:rsidRPr="000F610B">
        <w:rPr>
          <w:b/>
          <w:bCs/>
          <w:color w:val="000000" w:themeColor="text1"/>
        </w:rPr>
        <w:t>故障分类</w:t>
      </w:r>
      <w:r w:rsidRPr="000F610B">
        <w:rPr>
          <w:b/>
          <w:bCs/>
          <w:color w:val="000000" w:themeColor="text1"/>
        </w:rPr>
        <w:t xml:space="preserve">           │</w:t>
      </w:r>
    </w:p>
    <w:p w14:paraId="7E45379B" w14:textId="77777777" w:rsidR="000F610B" w:rsidRPr="000F610B" w:rsidRDefault="000F610B" w:rsidP="000F610B">
      <w:pPr>
        <w:rPr>
          <w:b/>
          <w:bCs/>
          <w:color w:val="000000" w:themeColor="text1"/>
        </w:rPr>
      </w:pPr>
      <w:r w:rsidRPr="000F610B">
        <w:rPr>
          <w:b/>
          <w:bCs/>
          <w:color w:val="000000" w:themeColor="text1"/>
        </w:rPr>
        <w:t xml:space="preserve">  └─────────────────────┘</w:t>
      </w:r>
    </w:p>
    <w:p w14:paraId="40733E0E" w14:textId="77777777" w:rsidR="000F610B" w:rsidRPr="000F610B" w:rsidRDefault="000F610B" w:rsidP="000F610B">
      <w:pPr>
        <w:rPr>
          <w:b/>
          <w:bCs/>
          <w:color w:val="000000" w:themeColor="text1"/>
        </w:rPr>
      </w:pPr>
      <w:r w:rsidRPr="000F610B">
        <w:rPr>
          <w:b/>
          <w:bCs/>
          <w:color w:val="000000" w:themeColor="text1"/>
        </w:rPr>
        <w:t xml:space="preserve">        ↓</w:t>
      </w:r>
    </w:p>
    <w:p w14:paraId="20206599" w14:textId="77777777" w:rsidR="000F610B" w:rsidRPr="000F610B" w:rsidRDefault="000F610B" w:rsidP="000F610B">
      <w:pPr>
        <w:rPr>
          <w:b/>
          <w:bCs/>
          <w:color w:val="000000" w:themeColor="text1"/>
        </w:rPr>
      </w:pPr>
      <w:r w:rsidRPr="000F610B">
        <w:rPr>
          <w:b/>
          <w:bCs/>
          <w:color w:val="000000" w:themeColor="text1"/>
        </w:rPr>
        <w:t xml:space="preserve">  </w:t>
      </w:r>
      <w:r w:rsidRPr="000F610B">
        <w:rPr>
          <w:b/>
          <w:bCs/>
          <w:color w:val="000000" w:themeColor="text1"/>
        </w:rPr>
        <w:t>告警规则引擎</w:t>
      </w:r>
    </w:p>
    <w:p w14:paraId="15E64F23" w14:textId="77777777" w:rsidR="000F610B" w:rsidRPr="000F610B" w:rsidRDefault="000F610B" w:rsidP="000F610B">
      <w:pPr>
        <w:rPr>
          <w:b/>
          <w:bCs/>
          <w:color w:val="000000" w:themeColor="text1"/>
        </w:rPr>
      </w:pPr>
      <w:r w:rsidRPr="000F610B">
        <w:rPr>
          <w:b/>
          <w:bCs/>
          <w:color w:val="000000" w:themeColor="text1"/>
        </w:rPr>
        <w:t xml:space="preserve">  HI &lt; 0.5 → Warning</w:t>
      </w:r>
    </w:p>
    <w:p w14:paraId="3F76C02A" w14:textId="77777777" w:rsidR="000F610B" w:rsidRPr="000F610B" w:rsidRDefault="000F610B" w:rsidP="000F610B">
      <w:pPr>
        <w:rPr>
          <w:b/>
          <w:bCs/>
          <w:color w:val="000000" w:themeColor="text1"/>
        </w:rPr>
      </w:pPr>
      <w:r w:rsidRPr="000F610B">
        <w:rPr>
          <w:b/>
          <w:bCs/>
          <w:color w:val="000000" w:themeColor="text1"/>
        </w:rPr>
        <w:t xml:space="preserve">  HI &lt; 0.2 → Alarm</w:t>
      </w:r>
    </w:p>
    <w:p w14:paraId="49B6EBEA" w14:textId="77777777" w:rsidR="000F610B" w:rsidRPr="000F610B" w:rsidRDefault="000F610B" w:rsidP="000F610B">
      <w:pPr>
        <w:rPr>
          <w:b/>
          <w:bCs/>
          <w:color w:val="000000" w:themeColor="text1"/>
        </w:rPr>
      </w:pPr>
      <w:r w:rsidRPr="000F610B">
        <w:rPr>
          <w:b/>
          <w:bCs/>
          <w:color w:val="000000" w:themeColor="text1"/>
        </w:rPr>
        <w:t xml:space="preserve">        ↓</w:t>
      </w:r>
    </w:p>
    <w:p w14:paraId="098555FD" w14:textId="77777777" w:rsidR="000F610B" w:rsidRPr="000F610B" w:rsidRDefault="000F610B" w:rsidP="000F610B">
      <w:pPr>
        <w:rPr>
          <w:b/>
          <w:bCs/>
          <w:color w:val="000000" w:themeColor="text1"/>
        </w:rPr>
      </w:pPr>
      <w:r w:rsidRPr="000F610B">
        <w:rPr>
          <w:b/>
          <w:bCs/>
          <w:color w:val="000000" w:themeColor="text1"/>
        </w:rPr>
        <w:t xml:space="preserve">  </w:t>
      </w:r>
      <w:r w:rsidRPr="000F610B">
        <w:rPr>
          <w:b/>
          <w:bCs/>
          <w:color w:val="000000" w:themeColor="text1"/>
        </w:rPr>
        <w:t>运维仪表盘</w:t>
      </w:r>
      <w:r w:rsidRPr="000F610B">
        <w:rPr>
          <w:b/>
          <w:bCs/>
          <w:color w:val="000000" w:themeColor="text1"/>
        </w:rPr>
        <w:t xml:space="preserve"> / </w:t>
      </w:r>
      <w:r w:rsidRPr="000F610B">
        <w:rPr>
          <w:b/>
          <w:bCs/>
          <w:color w:val="000000" w:themeColor="text1"/>
        </w:rPr>
        <w:t>工单系统</w:t>
      </w:r>
    </w:p>
    <w:p w14:paraId="337C5A96" w14:textId="5B40868D" w:rsidR="000F610B" w:rsidRDefault="000F610B" w:rsidP="000F610B">
      <w:pPr>
        <w:rPr>
          <w:b/>
          <w:bCs/>
          <w:color w:val="000000" w:themeColor="text1"/>
        </w:rPr>
      </w:pPr>
      <w:r w:rsidRPr="000F610B">
        <w:rPr>
          <w:b/>
          <w:bCs/>
          <w:color w:val="000000" w:themeColor="text1"/>
        </w:rPr>
        <w:t xml:space="preserve">8.5 </w:t>
      </w:r>
      <w:r w:rsidRPr="000F610B">
        <w:rPr>
          <w:b/>
          <w:bCs/>
          <w:color w:val="000000" w:themeColor="text1"/>
        </w:rPr>
        <w:t>模型更新策略</w:t>
      </w:r>
    </w:p>
    <w:tbl>
      <w:tblPr>
        <w:tblW w:w="5000" w:type="pct"/>
        <w:tblCellMar>
          <w:top w:w="15" w:type="dxa"/>
          <w:left w:w="15" w:type="dxa"/>
          <w:bottom w:w="15" w:type="dxa"/>
          <w:right w:w="15" w:type="dxa"/>
        </w:tblCellMar>
        <w:tblLook w:val="04A0" w:firstRow="1" w:lastRow="0" w:firstColumn="1" w:lastColumn="0" w:noHBand="0" w:noVBand="1"/>
      </w:tblPr>
      <w:tblGrid>
        <w:gridCol w:w="2230"/>
        <w:gridCol w:w="4509"/>
        <w:gridCol w:w="4045"/>
      </w:tblGrid>
      <w:tr w:rsidR="000F610B" w:rsidRPr="000F610B" w14:paraId="5D72E53A"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50F59FBE" w14:textId="77777777" w:rsidR="000F610B" w:rsidRPr="000F610B" w:rsidRDefault="000F610B" w:rsidP="000F610B">
            <w:pPr>
              <w:rPr>
                <w:b/>
                <w:bCs/>
                <w:color w:val="000000" w:themeColor="text1"/>
              </w:rPr>
            </w:pPr>
            <w:r w:rsidRPr="000F610B">
              <w:rPr>
                <w:b/>
                <w:bCs/>
                <w:color w:val="000000" w:themeColor="text1"/>
              </w:rPr>
              <w:t>策略</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9FE0D2B" w14:textId="77777777" w:rsidR="000F610B" w:rsidRPr="000F610B" w:rsidRDefault="000F610B" w:rsidP="000F610B">
            <w:pPr>
              <w:rPr>
                <w:b/>
                <w:bCs/>
                <w:color w:val="000000" w:themeColor="text1"/>
              </w:rPr>
            </w:pPr>
            <w:r w:rsidRPr="000F610B">
              <w:rPr>
                <w:b/>
                <w:bCs/>
                <w:color w:val="000000" w:themeColor="text1"/>
              </w:rPr>
              <w:t>做法</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24C1FF6" w14:textId="77777777" w:rsidR="000F610B" w:rsidRPr="000F610B" w:rsidRDefault="000F610B" w:rsidP="000F610B">
            <w:pPr>
              <w:rPr>
                <w:b/>
                <w:bCs/>
                <w:color w:val="000000" w:themeColor="text1"/>
              </w:rPr>
            </w:pPr>
            <w:r w:rsidRPr="000F610B">
              <w:rPr>
                <w:b/>
                <w:bCs/>
                <w:color w:val="000000" w:themeColor="text1"/>
              </w:rPr>
              <w:t>适用场景</w:t>
            </w:r>
          </w:p>
        </w:tc>
      </w:tr>
      <w:tr w:rsidR="000F610B" w:rsidRPr="000F610B" w14:paraId="471257A6"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BD0B924" w14:textId="77777777" w:rsidR="000F610B" w:rsidRPr="000F610B" w:rsidRDefault="000F610B" w:rsidP="000F610B">
            <w:pPr>
              <w:rPr>
                <w:b/>
                <w:bCs/>
                <w:color w:val="000000" w:themeColor="text1"/>
              </w:rPr>
            </w:pPr>
            <w:r w:rsidRPr="000F610B">
              <w:rPr>
                <w:b/>
                <w:bCs/>
                <w:color w:val="000000" w:themeColor="text1"/>
              </w:rPr>
              <w:t>定期重训练</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15B501A" w14:textId="77777777" w:rsidR="000F610B" w:rsidRPr="000F610B" w:rsidRDefault="000F610B" w:rsidP="000F610B">
            <w:pPr>
              <w:rPr>
                <w:b/>
                <w:bCs/>
                <w:color w:val="000000" w:themeColor="text1"/>
              </w:rPr>
            </w:pPr>
            <w:r w:rsidRPr="000F610B">
              <w:rPr>
                <w:b/>
                <w:bCs/>
                <w:color w:val="000000" w:themeColor="text1"/>
              </w:rPr>
              <w:t>每月</w:t>
            </w:r>
            <w:r w:rsidRPr="000F610B">
              <w:rPr>
                <w:b/>
                <w:bCs/>
                <w:color w:val="000000" w:themeColor="text1"/>
              </w:rPr>
              <w:t>/</w:t>
            </w:r>
            <w:r w:rsidRPr="000F610B">
              <w:rPr>
                <w:b/>
                <w:bCs/>
                <w:color w:val="000000" w:themeColor="text1"/>
              </w:rPr>
              <w:t>每季度用新数据重训</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71CCDDD" w14:textId="77777777" w:rsidR="000F610B" w:rsidRPr="000F610B" w:rsidRDefault="000F610B" w:rsidP="000F610B">
            <w:pPr>
              <w:rPr>
                <w:b/>
                <w:bCs/>
                <w:color w:val="000000" w:themeColor="text1"/>
              </w:rPr>
            </w:pPr>
            <w:r w:rsidRPr="000F610B">
              <w:rPr>
                <w:b/>
                <w:bCs/>
                <w:color w:val="000000" w:themeColor="text1"/>
              </w:rPr>
              <w:t>漂移慢，数据积累充分</w:t>
            </w:r>
          </w:p>
        </w:tc>
      </w:tr>
      <w:tr w:rsidR="000F610B" w:rsidRPr="000F610B" w14:paraId="7848805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5B95645" w14:textId="77777777" w:rsidR="000F610B" w:rsidRPr="000F610B" w:rsidRDefault="000F610B" w:rsidP="000F610B">
            <w:pPr>
              <w:rPr>
                <w:b/>
                <w:bCs/>
                <w:color w:val="000000" w:themeColor="text1"/>
              </w:rPr>
            </w:pPr>
            <w:r w:rsidRPr="000F610B">
              <w:rPr>
                <w:b/>
                <w:bCs/>
                <w:color w:val="000000" w:themeColor="text1"/>
              </w:rPr>
              <w:t>在线学习</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2F5C2C" w14:textId="77777777" w:rsidR="000F610B" w:rsidRPr="000F610B" w:rsidRDefault="000F610B" w:rsidP="000F610B">
            <w:pPr>
              <w:rPr>
                <w:b/>
                <w:bCs/>
                <w:color w:val="000000" w:themeColor="text1"/>
              </w:rPr>
            </w:pPr>
            <w:r w:rsidRPr="000F610B">
              <w:rPr>
                <w:b/>
                <w:bCs/>
                <w:color w:val="000000" w:themeColor="text1"/>
              </w:rPr>
              <w:t>每条新数据实时更新模型</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EFEC48" w14:textId="77777777" w:rsidR="000F610B" w:rsidRPr="000F610B" w:rsidRDefault="000F610B" w:rsidP="000F610B">
            <w:pPr>
              <w:rPr>
                <w:b/>
                <w:bCs/>
                <w:color w:val="000000" w:themeColor="text1"/>
              </w:rPr>
            </w:pPr>
            <w:r w:rsidRPr="000F610B">
              <w:rPr>
                <w:b/>
                <w:bCs/>
                <w:color w:val="000000" w:themeColor="text1"/>
              </w:rPr>
              <w:t>漂移快，实时性要求高</w:t>
            </w:r>
          </w:p>
        </w:tc>
      </w:tr>
      <w:tr w:rsidR="000F610B" w:rsidRPr="000F610B" w14:paraId="7A687061"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0715385" w14:textId="77777777" w:rsidR="000F610B" w:rsidRPr="000F610B" w:rsidRDefault="000F610B" w:rsidP="000F610B">
            <w:pPr>
              <w:rPr>
                <w:b/>
                <w:bCs/>
                <w:color w:val="000000" w:themeColor="text1"/>
              </w:rPr>
            </w:pPr>
            <w:r w:rsidRPr="000F610B">
              <w:rPr>
                <w:b/>
                <w:bCs/>
                <w:color w:val="000000" w:themeColor="text1"/>
              </w:rPr>
              <w:t>迁移学习</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69DBFCC" w14:textId="77777777" w:rsidR="000F610B" w:rsidRPr="000F610B" w:rsidRDefault="000F610B" w:rsidP="000F610B">
            <w:pPr>
              <w:rPr>
                <w:b/>
                <w:bCs/>
                <w:color w:val="000000" w:themeColor="text1"/>
              </w:rPr>
            </w:pPr>
            <w:r w:rsidRPr="000F610B">
              <w:rPr>
                <w:b/>
                <w:bCs/>
                <w:color w:val="000000" w:themeColor="text1"/>
              </w:rPr>
              <w:t>新设备用旧模型微调</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CD3F4F0" w14:textId="77777777" w:rsidR="000F610B" w:rsidRPr="000F610B" w:rsidRDefault="000F610B" w:rsidP="000F610B">
            <w:pPr>
              <w:rPr>
                <w:b/>
                <w:bCs/>
                <w:color w:val="000000" w:themeColor="text1"/>
              </w:rPr>
            </w:pPr>
            <w:r w:rsidRPr="000F610B">
              <w:rPr>
                <w:b/>
                <w:bCs/>
                <w:color w:val="000000" w:themeColor="text1"/>
              </w:rPr>
              <w:t>新型号数据少</w:t>
            </w:r>
          </w:p>
        </w:tc>
      </w:tr>
      <w:tr w:rsidR="000F610B" w:rsidRPr="000F610B" w14:paraId="481D8189"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3AC273C" w14:textId="77777777" w:rsidR="000F610B" w:rsidRPr="000F610B" w:rsidRDefault="000F610B" w:rsidP="000F610B">
            <w:pPr>
              <w:rPr>
                <w:b/>
                <w:bCs/>
                <w:color w:val="000000" w:themeColor="text1"/>
              </w:rPr>
            </w:pPr>
            <w:r w:rsidRPr="000F610B">
              <w:rPr>
                <w:b/>
                <w:bCs/>
                <w:color w:val="000000" w:themeColor="text1"/>
              </w:rPr>
              <w:t>模型集成</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E69F526" w14:textId="77777777" w:rsidR="000F610B" w:rsidRPr="000F610B" w:rsidRDefault="000F610B" w:rsidP="000F610B">
            <w:pPr>
              <w:rPr>
                <w:b/>
                <w:bCs/>
                <w:color w:val="000000" w:themeColor="text1"/>
              </w:rPr>
            </w:pPr>
            <w:r w:rsidRPr="000F610B">
              <w:rPr>
                <w:b/>
                <w:bCs/>
                <w:color w:val="000000" w:themeColor="text1"/>
              </w:rPr>
              <w:t>多个模型投票</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1EE902A" w14:textId="77777777" w:rsidR="000F610B" w:rsidRPr="000F610B" w:rsidRDefault="000F610B" w:rsidP="000F610B">
            <w:pPr>
              <w:rPr>
                <w:b/>
                <w:bCs/>
                <w:color w:val="000000" w:themeColor="text1"/>
              </w:rPr>
            </w:pPr>
            <w:r w:rsidRPr="000F610B">
              <w:rPr>
                <w:b/>
                <w:bCs/>
                <w:color w:val="000000" w:themeColor="text1"/>
              </w:rPr>
              <w:t>提高鲁棒性</w:t>
            </w:r>
          </w:p>
        </w:tc>
      </w:tr>
    </w:tbl>
    <w:p w14:paraId="57B92E62" w14:textId="77777777" w:rsidR="000F610B" w:rsidRDefault="000F610B" w:rsidP="000F610B">
      <w:pPr>
        <w:rPr>
          <w:b/>
          <w:bCs/>
          <w:color w:val="000000" w:themeColor="text1"/>
        </w:rPr>
      </w:pPr>
    </w:p>
    <w:p w14:paraId="480FDA56" w14:textId="77777777" w:rsidR="00BA210A" w:rsidRPr="00BA210A" w:rsidRDefault="00BA210A" w:rsidP="00BA210A">
      <w:pPr>
        <w:rPr>
          <w:b/>
          <w:bCs/>
          <w:color w:val="000000" w:themeColor="text1"/>
        </w:rPr>
      </w:pPr>
      <w:r w:rsidRPr="00BA210A">
        <w:rPr>
          <w:b/>
          <w:bCs/>
          <w:color w:val="000000" w:themeColor="text1"/>
        </w:rPr>
        <w:t>你项目的推荐策略：</w:t>
      </w:r>
    </w:p>
    <w:p w14:paraId="2337F0F5" w14:textId="77777777" w:rsidR="00BA210A" w:rsidRPr="00BA210A" w:rsidRDefault="00BA210A" w:rsidP="00BA210A">
      <w:pPr>
        <w:rPr>
          <w:b/>
          <w:bCs/>
          <w:color w:val="000000" w:themeColor="text1"/>
        </w:rPr>
      </w:pPr>
      <w:r w:rsidRPr="00BA210A">
        <w:rPr>
          <w:b/>
          <w:bCs/>
          <w:i/>
          <w:iCs/>
          <w:color w:val="000000" w:themeColor="text1"/>
        </w:rPr>
        <w:lastRenderedPageBreak/>
        <w:t>"FD001</w:t>
      </w:r>
      <w:r w:rsidRPr="00BA210A">
        <w:rPr>
          <w:b/>
          <w:bCs/>
          <w:i/>
          <w:iCs/>
          <w:color w:val="000000" w:themeColor="text1"/>
        </w:rPr>
        <w:t>训练的模型迁移到新设备时，冻结</w:t>
      </w:r>
      <w:r w:rsidRPr="00BA210A">
        <w:rPr>
          <w:b/>
          <w:bCs/>
          <w:i/>
          <w:iCs/>
          <w:color w:val="000000" w:themeColor="text1"/>
        </w:rPr>
        <w:t>LSTM</w:t>
      </w:r>
      <w:r w:rsidRPr="00BA210A">
        <w:rPr>
          <w:b/>
          <w:bCs/>
          <w:i/>
          <w:iCs/>
          <w:color w:val="000000" w:themeColor="text1"/>
        </w:rPr>
        <w:t>底层（通用时序特征），只微调全连接层（设备特定特征）。这样只需要少量新设备数据就能适配。</w:t>
      </w:r>
      <w:r w:rsidRPr="00BA210A">
        <w:rPr>
          <w:b/>
          <w:bCs/>
          <w:i/>
          <w:iCs/>
          <w:color w:val="000000" w:themeColor="text1"/>
        </w:rPr>
        <w:t>"</w:t>
      </w:r>
    </w:p>
    <w:p w14:paraId="3423A712" w14:textId="77777777" w:rsidR="00BA210A" w:rsidRPr="00BA210A" w:rsidRDefault="00BA210A" w:rsidP="00BA210A">
      <w:pPr>
        <w:rPr>
          <w:b/>
          <w:bCs/>
          <w:color w:val="000000" w:themeColor="text1"/>
        </w:rPr>
      </w:pPr>
      <w:r w:rsidRPr="00BA210A">
        <w:rPr>
          <w:b/>
          <w:bCs/>
          <w:color w:val="000000" w:themeColor="text1"/>
        </w:rPr>
        <w:pict w14:anchorId="2FE039A2">
          <v:rect id="_x0000_i1168" style="width:0;height:1.5pt" o:hralign="center" o:hrstd="t" o:hr="t" fillcolor="#a0a0a0" stroked="f"/>
        </w:pict>
      </w:r>
    </w:p>
    <w:p w14:paraId="56CD1CA1" w14:textId="77777777" w:rsidR="00BA210A" w:rsidRPr="00BA210A" w:rsidRDefault="00BA210A" w:rsidP="00BA210A">
      <w:pPr>
        <w:rPr>
          <w:b/>
          <w:bCs/>
          <w:color w:val="000000" w:themeColor="text1"/>
        </w:rPr>
      </w:pPr>
      <w:r w:rsidRPr="00BA210A">
        <w:rPr>
          <w:b/>
          <w:bCs/>
          <w:color w:val="000000" w:themeColor="text1"/>
        </w:rPr>
        <w:t xml:space="preserve">8.6 </w:t>
      </w:r>
      <w:r w:rsidRPr="00BA210A">
        <w:rPr>
          <w:b/>
          <w:bCs/>
          <w:color w:val="000000" w:themeColor="text1"/>
        </w:rPr>
        <w:t>边缘部署</w:t>
      </w:r>
      <w:r w:rsidRPr="00BA210A">
        <w:rPr>
          <w:b/>
          <w:bCs/>
          <w:color w:val="000000" w:themeColor="text1"/>
        </w:rPr>
        <w:t xml:space="preserve"> vs </w:t>
      </w:r>
      <w:r w:rsidRPr="00BA210A">
        <w:rPr>
          <w:b/>
          <w:bCs/>
          <w:color w:val="000000" w:themeColor="text1"/>
        </w:rPr>
        <w:t>云端部署</w:t>
      </w:r>
    </w:p>
    <w:tbl>
      <w:tblPr>
        <w:tblW w:w="5000" w:type="pct"/>
        <w:tblCellMar>
          <w:top w:w="15" w:type="dxa"/>
          <w:left w:w="15" w:type="dxa"/>
          <w:bottom w:w="15" w:type="dxa"/>
          <w:right w:w="15" w:type="dxa"/>
        </w:tblCellMar>
        <w:tblLook w:val="04A0" w:firstRow="1" w:lastRow="0" w:firstColumn="1" w:lastColumn="0" w:noHBand="0" w:noVBand="1"/>
      </w:tblPr>
      <w:tblGrid>
        <w:gridCol w:w="2285"/>
        <w:gridCol w:w="4437"/>
        <w:gridCol w:w="4062"/>
      </w:tblGrid>
      <w:tr w:rsidR="00BA210A" w:rsidRPr="00BA210A" w14:paraId="3858DF36"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709DF07" w14:textId="77777777" w:rsidR="00BA210A" w:rsidRPr="00BA210A" w:rsidRDefault="00BA210A" w:rsidP="00BA210A">
            <w:pPr>
              <w:rPr>
                <w:b/>
                <w:bCs/>
                <w:color w:val="000000" w:themeColor="text1"/>
              </w:rPr>
            </w:pP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0BDD766" w14:textId="77777777" w:rsidR="00BA210A" w:rsidRPr="00BA210A" w:rsidRDefault="00BA210A" w:rsidP="00BA210A">
            <w:pPr>
              <w:rPr>
                <w:b/>
                <w:bCs/>
                <w:color w:val="000000" w:themeColor="text1"/>
              </w:rPr>
            </w:pPr>
            <w:r w:rsidRPr="00BA210A">
              <w:rPr>
                <w:b/>
                <w:bCs/>
                <w:color w:val="000000" w:themeColor="text1"/>
              </w:rPr>
              <w:t>边缘部署</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3DFD4550" w14:textId="77777777" w:rsidR="00BA210A" w:rsidRPr="00BA210A" w:rsidRDefault="00BA210A" w:rsidP="00BA210A">
            <w:pPr>
              <w:rPr>
                <w:b/>
                <w:bCs/>
                <w:color w:val="000000" w:themeColor="text1"/>
              </w:rPr>
            </w:pPr>
            <w:r w:rsidRPr="00BA210A">
              <w:rPr>
                <w:b/>
                <w:bCs/>
                <w:color w:val="000000" w:themeColor="text1"/>
              </w:rPr>
              <w:t>云端部署</w:t>
            </w:r>
          </w:p>
        </w:tc>
      </w:tr>
      <w:tr w:rsidR="00BA210A" w:rsidRPr="00BA210A" w14:paraId="7DB5FC7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77E997" w14:textId="77777777" w:rsidR="00BA210A" w:rsidRPr="00BA210A" w:rsidRDefault="00BA210A" w:rsidP="00BA210A">
            <w:pPr>
              <w:rPr>
                <w:b/>
                <w:bCs/>
                <w:color w:val="000000" w:themeColor="text1"/>
              </w:rPr>
            </w:pPr>
            <w:r w:rsidRPr="00BA210A">
              <w:rPr>
                <w:b/>
                <w:bCs/>
                <w:color w:val="000000" w:themeColor="text1"/>
              </w:rPr>
              <w:t>延迟</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74930EE" w14:textId="77777777" w:rsidR="00BA210A" w:rsidRPr="00BA210A" w:rsidRDefault="00BA210A" w:rsidP="00BA210A">
            <w:pPr>
              <w:rPr>
                <w:b/>
                <w:bCs/>
                <w:color w:val="000000" w:themeColor="text1"/>
              </w:rPr>
            </w:pPr>
            <w:r w:rsidRPr="00BA210A">
              <w:rPr>
                <w:b/>
                <w:bCs/>
                <w:color w:val="000000" w:themeColor="text1"/>
              </w:rPr>
              <w:t>极低（毫秒级）</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E6E397" w14:textId="77777777" w:rsidR="00BA210A" w:rsidRPr="00BA210A" w:rsidRDefault="00BA210A" w:rsidP="00BA210A">
            <w:pPr>
              <w:rPr>
                <w:b/>
                <w:bCs/>
                <w:color w:val="000000" w:themeColor="text1"/>
              </w:rPr>
            </w:pPr>
            <w:r w:rsidRPr="00BA210A">
              <w:rPr>
                <w:b/>
                <w:bCs/>
                <w:color w:val="000000" w:themeColor="text1"/>
              </w:rPr>
              <w:t>较高（网络延迟）</w:t>
            </w:r>
          </w:p>
        </w:tc>
      </w:tr>
      <w:tr w:rsidR="00BA210A" w:rsidRPr="00BA210A" w14:paraId="4C6337EF"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9A3F8B6" w14:textId="77777777" w:rsidR="00BA210A" w:rsidRPr="00BA210A" w:rsidRDefault="00BA210A" w:rsidP="00BA210A">
            <w:pPr>
              <w:rPr>
                <w:b/>
                <w:bCs/>
                <w:color w:val="000000" w:themeColor="text1"/>
              </w:rPr>
            </w:pPr>
            <w:r w:rsidRPr="00BA210A">
              <w:rPr>
                <w:b/>
                <w:bCs/>
                <w:color w:val="000000" w:themeColor="text1"/>
              </w:rPr>
              <w:t>计算资源</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2894C0A" w14:textId="77777777" w:rsidR="00BA210A" w:rsidRPr="00BA210A" w:rsidRDefault="00BA210A" w:rsidP="00BA210A">
            <w:pPr>
              <w:rPr>
                <w:b/>
                <w:bCs/>
                <w:color w:val="000000" w:themeColor="text1"/>
              </w:rPr>
            </w:pPr>
            <w:r w:rsidRPr="00BA210A">
              <w:rPr>
                <w:b/>
                <w:bCs/>
                <w:color w:val="000000" w:themeColor="text1"/>
              </w:rPr>
              <w:t>受限</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836E104" w14:textId="77777777" w:rsidR="00BA210A" w:rsidRPr="00BA210A" w:rsidRDefault="00BA210A" w:rsidP="00BA210A">
            <w:pPr>
              <w:rPr>
                <w:b/>
                <w:bCs/>
                <w:color w:val="000000" w:themeColor="text1"/>
              </w:rPr>
            </w:pPr>
            <w:r w:rsidRPr="00BA210A">
              <w:rPr>
                <w:b/>
                <w:bCs/>
                <w:color w:val="000000" w:themeColor="text1"/>
              </w:rPr>
              <w:t>充足</w:t>
            </w:r>
          </w:p>
        </w:tc>
      </w:tr>
      <w:tr w:rsidR="00BA210A" w:rsidRPr="00BA210A" w14:paraId="40B2B8B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1565B1BB" w14:textId="77777777" w:rsidR="00BA210A" w:rsidRPr="00BA210A" w:rsidRDefault="00BA210A" w:rsidP="00BA210A">
            <w:pPr>
              <w:rPr>
                <w:b/>
                <w:bCs/>
                <w:color w:val="000000" w:themeColor="text1"/>
              </w:rPr>
            </w:pPr>
            <w:r w:rsidRPr="00BA210A">
              <w:rPr>
                <w:b/>
                <w:bCs/>
                <w:color w:val="000000" w:themeColor="text1"/>
              </w:rPr>
              <w:t>适合模型</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960079B" w14:textId="77777777" w:rsidR="00BA210A" w:rsidRPr="00BA210A" w:rsidRDefault="00BA210A" w:rsidP="00BA210A">
            <w:pPr>
              <w:rPr>
                <w:b/>
                <w:bCs/>
                <w:color w:val="000000" w:themeColor="text1"/>
              </w:rPr>
            </w:pPr>
            <w:r w:rsidRPr="00BA210A">
              <w:rPr>
                <w:b/>
                <w:bCs/>
                <w:color w:val="000000" w:themeColor="text1"/>
              </w:rPr>
              <w:t>时域特征</w:t>
            </w:r>
            <w:r w:rsidRPr="00BA210A">
              <w:rPr>
                <w:b/>
                <w:bCs/>
                <w:color w:val="000000" w:themeColor="text1"/>
              </w:rPr>
              <w:t>+</w:t>
            </w:r>
            <w:proofErr w:type="spellStart"/>
            <w:r w:rsidRPr="00BA210A">
              <w:rPr>
                <w:b/>
                <w:bCs/>
                <w:color w:val="000000" w:themeColor="text1"/>
              </w:rPr>
              <w:t>XGBoost</w:t>
            </w:r>
            <w:proofErr w:type="spellEnd"/>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410B9BF" w14:textId="77777777" w:rsidR="00BA210A" w:rsidRPr="00BA210A" w:rsidRDefault="00BA210A" w:rsidP="00BA210A">
            <w:pPr>
              <w:rPr>
                <w:b/>
                <w:bCs/>
                <w:color w:val="000000" w:themeColor="text1"/>
              </w:rPr>
            </w:pPr>
            <w:r w:rsidRPr="00BA210A">
              <w:rPr>
                <w:b/>
                <w:bCs/>
                <w:color w:val="000000" w:themeColor="text1"/>
              </w:rPr>
              <w:t>LSTM</w:t>
            </w:r>
            <w:r w:rsidRPr="00BA210A">
              <w:rPr>
                <w:b/>
                <w:bCs/>
                <w:color w:val="000000" w:themeColor="text1"/>
              </w:rPr>
              <w:t>完整模型</w:t>
            </w:r>
          </w:p>
        </w:tc>
      </w:tr>
      <w:tr w:rsidR="00BA210A" w:rsidRPr="00BA210A" w14:paraId="4DCFF9F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36526B7" w14:textId="77777777" w:rsidR="00BA210A" w:rsidRPr="00BA210A" w:rsidRDefault="00BA210A" w:rsidP="00BA210A">
            <w:pPr>
              <w:rPr>
                <w:b/>
                <w:bCs/>
                <w:color w:val="000000" w:themeColor="text1"/>
              </w:rPr>
            </w:pPr>
            <w:r w:rsidRPr="00BA210A">
              <w:rPr>
                <w:b/>
                <w:bCs/>
                <w:color w:val="000000" w:themeColor="text1"/>
              </w:rPr>
              <w:t>断网可用</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A8AF2F9" w14:textId="77777777" w:rsidR="00BA210A" w:rsidRPr="00BA210A" w:rsidRDefault="00BA210A" w:rsidP="00BA210A">
            <w:pPr>
              <w:rPr>
                <w:b/>
                <w:bCs/>
                <w:color w:val="000000" w:themeColor="text1"/>
              </w:rPr>
            </w:pPr>
            <w:r w:rsidRPr="00BA210A">
              <w:rPr>
                <w:rFonts w:ascii="Segoe UI Emoji" w:hAnsi="Segoe UI Emoji" w:cs="Segoe UI Emoji"/>
                <w:b/>
                <w:bCs/>
                <w:color w:val="000000" w:themeColor="text1"/>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F983903" w14:textId="77777777" w:rsidR="00BA210A" w:rsidRPr="00BA210A" w:rsidRDefault="00BA210A" w:rsidP="00BA210A">
            <w:pPr>
              <w:rPr>
                <w:b/>
                <w:bCs/>
                <w:color w:val="000000" w:themeColor="text1"/>
              </w:rPr>
            </w:pPr>
            <w:r w:rsidRPr="00BA210A">
              <w:rPr>
                <w:rFonts w:ascii="Segoe UI Emoji" w:hAnsi="Segoe UI Emoji" w:cs="Segoe UI Emoji"/>
                <w:b/>
                <w:bCs/>
                <w:color w:val="000000" w:themeColor="text1"/>
              </w:rPr>
              <w:t>❌</w:t>
            </w:r>
          </w:p>
        </w:tc>
      </w:tr>
      <w:tr w:rsidR="00BA210A" w:rsidRPr="00BA210A" w14:paraId="1E13770B"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B626D7" w14:textId="77777777" w:rsidR="00BA210A" w:rsidRPr="00BA210A" w:rsidRDefault="00BA210A" w:rsidP="00BA210A">
            <w:pPr>
              <w:rPr>
                <w:b/>
                <w:bCs/>
                <w:color w:val="000000" w:themeColor="text1"/>
              </w:rPr>
            </w:pPr>
            <w:r w:rsidRPr="00BA210A">
              <w:rPr>
                <w:b/>
                <w:bCs/>
                <w:color w:val="000000" w:themeColor="text1"/>
              </w:rPr>
              <w:t>典型场景</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FCEE54" w14:textId="77777777" w:rsidR="00BA210A" w:rsidRPr="00BA210A" w:rsidRDefault="00BA210A" w:rsidP="00BA210A">
            <w:pPr>
              <w:rPr>
                <w:b/>
                <w:bCs/>
                <w:color w:val="000000" w:themeColor="text1"/>
              </w:rPr>
            </w:pPr>
            <w:r w:rsidRPr="00BA210A">
              <w:rPr>
                <w:b/>
                <w:bCs/>
                <w:color w:val="000000" w:themeColor="text1"/>
              </w:rPr>
              <w:t>实时异常检测</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E4FFFC1" w14:textId="77777777" w:rsidR="00BA210A" w:rsidRPr="00BA210A" w:rsidRDefault="00BA210A" w:rsidP="00BA210A">
            <w:pPr>
              <w:rPr>
                <w:b/>
                <w:bCs/>
                <w:color w:val="000000" w:themeColor="text1"/>
              </w:rPr>
            </w:pPr>
            <w:r w:rsidRPr="00BA210A">
              <w:rPr>
                <w:b/>
                <w:bCs/>
                <w:color w:val="000000" w:themeColor="text1"/>
              </w:rPr>
              <w:t>精准</w:t>
            </w:r>
            <w:r w:rsidRPr="00BA210A">
              <w:rPr>
                <w:b/>
                <w:bCs/>
                <w:color w:val="000000" w:themeColor="text1"/>
              </w:rPr>
              <w:t>RUL</w:t>
            </w:r>
            <w:r w:rsidRPr="00BA210A">
              <w:rPr>
                <w:b/>
                <w:bCs/>
                <w:color w:val="000000" w:themeColor="text1"/>
              </w:rPr>
              <w:t>预测</w:t>
            </w:r>
          </w:p>
        </w:tc>
      </w:tr>
    </w:tbl>
    <w:p w14:paraId="36755E30" w14:textId="77777777" w:rsidR="00BA210A" w:rsidRDefault="00BA210A" w:rsidP="000F610B">
      <w:pPr>
        <w:rPr>
          <w:b/>
          <w:bCs/>
          <w:color w:val="000000" w:themeColor="text1"/>
        </w:rPr>
      </w:pPr>
    </w:p>
    <w:p w14:paraId="023B3A72" w14:textId="77777777" w:rsidR="00BA210A" w:rsidRPr="00BA210A" w:rsidRDefault="00BA210A" w:rsidP="00BA210A">
      <w:pPr>
        <w:rPr>
          <w:b/>
          <w:bCs/>
          <w:color w:val="000000" w:themeColor="text1"/>
        </w:rPr>
      </w:pPr>
      <w:r w:rsidRPr="00BA210A">
        <w:rPr>
          <w:b/>
          <w:bCs/>
          <w:color w:val="000000" w:themeColor="text1"/>
        </w:rPr>
        <w:t xml:space="preserve">8.7 </w:t>
      </w:r>
      <w:r w:rsidRPr="00BA210A">
        <w:rPr>
          <w:b/>
          <w:bCs/>
          <w:color w:val="000000" w:themeColor="text1"/>
        </w:rPr>
        <w:t>模块</w:t>
      </w:r>
      <w:r w:rsidRPr="00BA210A">
        <w:rPr>
          <w:b/>
          <w:bCs/>
          <w:color w:val="000000" w:themeColor="text1"/>
        </w:rPr>
        <w:t>8</w:t>
      </w:r>
      <w:r w:rsidRPr="00BA210A">
        <w:rPr>
          <w:b/>
          <w:bCs/>
          <w:color w:val="000000" w:themeColor="text1"/>
        </w:rPr>
        <w:t>总结</w:t>
      </w:r>
    </w:p>
    <w:p w14:paraId="353DC756" w14:textId="77777777" w:rsidR="00BA210A" w:rsidRPr="00BA210A" w:rsidRDefault="00BA210A" w:rsidP="00BA210A">
      <w:pPr>
        <w:rPr>
          <w:b/>
          <w:bCs/>
          <w:color w:val="000000" w:themeColor="text1"/>
        </w:rPr>
      </w:pPr>
      <w:r w:rsidRPr="00BA210A">
        <w:rPr>
          <w:b/>
          <w:bCs/>
          <w:color w:val="000000" w:themeColor="text1"/>
        </w:rPr>
        <w:t>部署三层防护：</w:t>
      </w:r>
      <w:r w:rsidRPr="00BA210A">
        <w:rPr>
          <w:b/>
          <w:bCs/>
          <w:color w:val="000000" w:themeColor="text1"/>
        </w:rPr>
        <w:t xml:space="preserve"> </w:t>
      </w:r>
      <w:r w:rsidRPr="00BA210A">
        <w:rPr>
          <w:b/>
          <w:bCs/>
          <w:color w:val="000000" w:themeColor="text1"/>
        </w:rPr>
        <w:t>第</w:t>
      </w:r>
      <w:r w:rsidRPr="00BA210A">
        <w:rPr>
          <w:b/>
          <w:bCs/>
          <w:color w:val="000000" w:themeColor="text1"/>
        </w:rPr>
        <w:t>1</w:t>
      </w:r>
      <w:r w:rsidRPr="00BA210A">
        <w:rPr>
          <w:b/>
          <w:bCs/>
          <w:color w:val="000000" w:themeColor="text1"/>
        </w:rPr>
        <w:t>层：漂移检测（</w:t>
      </w:r>
      <w:r w:rsidRPr="00BA210A">
        <w:rPr>
          <w:b/>
          <w:bCs/>
          <w:color w:val="000000" w:themeColor="text1"/>
        </w:rPr>
        <w:t>PSI/KS Test</w:t>
      </w:r>
      <w:r w:rsidRPr="00BA210A">
        <w:rPr>
          <w:b/>
          <w:bCs/>
          <w:color w:val="000000" w:themeColor="text1"/>
        </w:rPr>
        <w:t>）</w:t>
      </w:r>
      <w:r w:rsidRPr="00BA210A">
        <w:rPr>
          <w:b/>
          <w:bCs/>
          <w:color w:val="000000" w:themeColor="text1"/>
        </w:rPr>
        <w:t xml:space="preserve"> → </w:t>
      </w:r>
      <w:r w:rsidRPr="00BA210A">
        <w:rPr>
          <w:b/>
          <w:bCs/>
          <w:color w:val="000000" w:themeColor="text1"/>
        </w:rPr>
        <w:t>发现问题</w:t>
      </w:r>
      <w:r w:rsidRPr="00BA210A">
        <w:rPr>
          <w:b/>
          <w:bCs/>
          <w:color w:val="000000" w:themeColor="text1"/>
        </w:rPr>
        <w:t xml:space="preserve"> </w:t>
      </w:r>
      <w:r w:rsidRPr="00BA210A">
        <w:rPr>
          <w:b/>
          <w:bCs/>
          <w:color w:val="000000" w:themeColor="text1"/>
        </w:rPr>
        <w:t>第</w:t>
      </w:r>
      <w:r w:rsidRPr="00BA210A">
        <w:rPr>
          <w:b/>
          <w:bCs/>
          <w:color w:val="000000" w:themeColor="text1"/>
        </w:rPr>
        <w:t>2</w:t>
      </w:r>
      <w:r w:rsidRPr="00BA210A">
        <w:rPr>
          <w:b/>
          <w:bCs/>
          <w:color w:val="000000" w:themeColor="text1"/>
        </w:rPr>
        <w:t>层：模型更新策略（迁移学习</w:t>
      </w:r>
      <w:r w:rsidRPr="00BA210A">
        <w:rPr>
          <w:b/>
          <w:bCs/>
          <w:color w:val="000000" w:themeColor="text1"/>
        </w:rPr>
        <w:t>/</w:t>
      </w:r>
      <w:r w:rsidRPr="00BA210A">
        <w:rPr>
          <w:b/>
          <w:bCs/>
          <w:color w:val="000000" w:themeColor="text1"/>
        </w:rPr>
        <w:t>定期重训练）</w:t>
      </w:r>
      <w:r w:rsidRPr="00BA210A">
        <w:rPr>
          <w:b/>
          <w:bCs/>
          <w:color w:val="000000" w:themeColor="text1"/>
        </w:rPr>
        <w:t xml:space="preserve"> → </w:t>
      </w:r>
      <w:r w:rsidRPr="00BA210A">
        <w:rPr>
          <w:b/>
          <w:bCs/>
          <w:color w:val="000000" w:themeColor="text1"/>
        </w:rPr>
        <w:t>解决问题</w:t>
      </w:r>
      <w:r w:rsidRPr="00BA210A">
        <w:rPr>
          <w:b/>
          <w:bCs/>
          <w:color w:val="000000" w:themeColor="text1"/>
        </w:rPr>
        <w:t xml:space="preserve"> </w:t>
      </w:r>
      <w:r w:rsidRPr="00BA210A">
        <w:rPr>
          <w:b/>
          <w:bCs/>
          <w:color w:val="000000" w:themeColor="text1"/>
        </w:rPr>
        <w:t>第</w:t>
      </w:r>
      <w:r w:rsidRPr="00BA210A">
        <w:rPr>
          <w:b/>
          <w:bCs/>
          <w:color w:val="000000" w:themeColor="text1"/>
        </w:rPr>
        <w:t>3</w:t>
      </w:r>
      <w:r w:rsidRPr="00BA210A">
        <w:rPr>
          <w:b/>
          <w:bCs/>
          <w:color w:val="000000" w:themeColor="text1"/>
        </w:rPr>
        <w:t>层：边缘</w:t>
      </w:r>
      <w:r w:rsidRPr="00BA210A">
        <w:rPr>
          <w:b/>
          <w:bCs/>
          <w:color w:val="000000" w:themeColor="text1"/>
        </w:rPr>
        <w:t>+</w:t>
      </w:r>
      <w:r w:rsidRPr="00BA210A">
        <w:rPr>
          <w:b/>
          <w:bCs/>
          <w:color w:val="000000" w:themeColor="text1"/>
        </w:rPr>
        <w:t>云端协同架构</w:t>
      </w:r>
      <w:r w:rsidRPr="00BA210A">
        <w:rPr>
          <w:b/>
          <w:bCs/>
          <w:color w:val="000000" w:themeColor="text1"/>
        </w:rPr>
        <w:t xml:space="preserve"> → </w:t>
      </w:r>
      <w:r w:rsidRPr="00BA210A">
        <w:rPr>
          <w:b/>
          <w:bCs/>
          <w:color w:val="000000" w:themeColor="text1"/>
        </w:rPr>
        <w:t>平衡实时性和精度</w:t>
      </w:r>
    </w:p>
    <w:p w14:paraId="7B4D96CA" w14:textId="77777777" w:rsidR="00BA210A" w:rsidRDefault="00BA210A" w:rsidP="000F610B">
      <w:pPr>
        <w:rPr>
          <w:b/>
          <w:bCs/>
          <w:color w:val="000000" w:themeColor="text1"/>
        </w:rPr>
      </w:pPr>
    </w:p>
    <w:p w14:paraId="24F59365" w14:textId="77777777" w:rsidR="00E8003B" w:rsidRDefault="00E8003B" w:rsidP="000F610B">
      <w:pPr>
        <w:rPr>
          <w:b/>
          <w:bCs/>
          <w:color w:val="000000" w:themeColor="text1"/>
        </w:rPr>
      </w:pPr>
    </w:p>
    <w:p w14:paraId="1A954F62" w14:textId="77777777" w:rsidR="00E8003B" w:rsidRDefault="00E8003B" w:rsidP="000F610B">
      <w:pPr>
        <w:rPr>
          <w:b/>
          <w:bCs/>
          <w:color w:val="000000" w:themeColor="text1"/>
        </w:rPr>
      </w:pPr>
    </w:p>
    <w:p w14:paraId="128774D1" w14:textId="77777777" w:rsidR="00E8003B" w:rsidRDefault="00E8003B" w:rsidP="000F610B">
      <w:pPr>
        <w:rPr>
          <w:b/>
          <w:bCs/>
          <w:color w:val="000000" w:themeColor="text1"/>
        </w:rPr>
      </w:pPr>
    </w:p>
    <w:p w14:paraId="1D7F92F4" w14:textId="77777777" w:rsidR="00E8003B" w:rsidRDefault="00E8003B" w:rsidP="000F610B">
      <w:pPr>
        <w:rPr>
          <w:b/>
          <w:bCs/>
          <w:color w:val="000000" w:themeColor="text1"/>
        </w:rPr>
      </w:pPr>
    </w:p>
    <w:p w14:paraId="128CA05E" w14:textId="77777777" w:rsidR="00E8003B" w:rsidRDefault="00E8003B" w:rsidP="000F610B">
      <w:pPr>
        <w:rPr>
          <w:b/>
          <w:bCs/>
          <w:color w:val="000000" w:themeColor="text1"/>
        </w:rPr>
      </w:pPr>
    </w:p>
    <w:p w14:paraId="2F483BEC" w14:textId="77777777" w:rsidR="00E8003B" w:rsidRDefault="00E8003B" w:rsidP="000F610B">
      <w:pPr>
        <w:rPr>
          <w:b/>
          <w:bCs/>
          <w:color w:val="000000" w:themeColor="text1"/>
        </w:rPr>
      </w:pPr>
    </w:p>
    <w:p w14:paraId="17A3DA4A" w14:textId="77777777" w:rsidR="00E8003B" w:rsidRDefault="00E8003B" w:rsidP="000F610B">
      <w:pPr>
        <w:rPr>
          <w:b/>
          <w:bCs/>
          <w:color w:val="000000" w:themeColor="text1"/>
        </w:rPr>
      </w:pPr>
    </w:p>
    <w:p w14:paraId="2B5B4FAE" w14:textId="77777777" w:rsidR="00E8003B" w:rsidRDefault="00E8003B" w:rsidP="000F610B">
      <w:pPr>
        <w:rPr>
          <w:b/>
          <w:bCs/>
          <w:color w:val="000000" w:themeColor="text1"/>
        </w:rPr>
      </w:pPr>
    </w:p>
    <w:p w14:paraId="20C01E5D" w14:textId="77777777" w:rsidR="00E8003B" w:rsidRDefault="00E8003B" w:rsidP="000F610B">
      <w:pPr>
        <w:rPr>
          <w:b/>
          <w:bCs/>
          <w:color w:val="000000" w:themeColor="text1"/>
        </w:rPr>
      </w:pPr>
    </w:p>
    <w:p w14:paraId="58F06A1F" w14:textId="77777777" w:rsidR="00E8003B" w:rsidRDefault="00E8003B" w:rsidP="000F610B">
      <w:pPr>
        <w:rPr>
          <w:b/>
          <w:bCs/>
          <w:color w:val="000000" w:themeColor="text1"/>
        </w:rPr>
      </w:pPr>
    </w:p>
    <w:p w14:paraId="7225B5CC" w14:textId="77777777" w:rsidR="00E8003B" w:rsidRDefault="00E8003B" w:rsidP="000F610B">
      <w:pPr>
        <w:rPr>
          <w:b/>
          <w:bCs/>
          <w:color w:val="000000" w:themeColor="text1"/>
        </w:rPr>
      </w:pPr>
    </w:p>
    <w:p w14:paraId="6F4B7E78" w14:textId="77777777" w:rsidR="00E8003B" w:rsidRDefault="00E8003B" w:rsidP="000F610B">
      <w:pPr>
        <w:rPr>
          <w:b/>
          <w:bCs/>
          <w:color w:val="000000" w:themeColor="text1"/>
        </w:rPr>
      </w:pPr>
    </w:p>
    <w:p w14:paraId="2DFAAC71" w14:textId="77777777" w:rsidR="00E8003B" w:rsidRDefault="00E8003B" w:rsidP="000F610B">
      <w:pPr>
        <w:rPr>
          <w:b/>
          <w:bCs/>
          <w:color w:val="000000" w:themeColor="text1"/>
        </w:rPr>
      </w:pPr>
    </w:p>
    <w:p w14:paraId="7EBF4858" w14:textId="77777777" w:rsidR="00E8003B" w:rsidRPr="00E8003B" w:rsidRDefault="00E8003B" w:rsidP="00E8003B">
      <w:pPr>
        <w:rPr>
          <w:b/>
          <w:bCs/>
          <w:color w:val="000000" w:themeColor="text1"/>
        </w:rPr>
      </w:pPr>
      <w:r w:rsidRPr="00E8003B">
        <w:rPr>
          <w:b/>
          <w:bCs/>
          <w:color w:val="000000" w:themeColor="text1"/>
        </w:rPr>
        <w:lastRenderedPageBreak/>
        <w:t>出题计划</w:t>
      </w:r>
    </w:p>
    <w:p w14:paraId="0B476330" w14:textId="77777777" w:rsidR="00E8003B" w:rsidRPr="00E8003B" w:rsidRDefault="00E8003B" w:rsidP="00E8003B">
      <w:pPr>
        <w:rPr>
          <w:b/>
          <w:bCs/>
          <w:color w:val="000000" w:themeColor="text1"/>
        </w:rPr>
      </w:pPr>
      <w:r w:rsidRPr="00E8003B">
        <w:rPr>
          <w:b/>
          <w:bCs/>
          <w:color w:val="000000" w:themeColor="text1"/>
        </w:rPr>
        <w:pict w14:anchorId="775718BC">
          <v:rect id="_x0000_i1182" style="width:0;height:1.5pt" o:hralign="center" o:hrstd="t" o:hr="t" fillcolor="#a0a0a0" stroked="f"/>
        </w:pict>
      </w:r>
    </w:p>
    <w:p w14:paraId="4CB4EECB" w14:textId="77777777" w:rsidR="00E8003B" w:rsidRPr="00E8003B" w:rsidRDefault="00E8003B" w:rsidP="00E8003B">
      <w:pPr>
        <w:rPr>
          <w:b/>
          <w:bCs/>
          <w:color w:val="000000" w:themeColor="text1"/>
        </w:rPr>
      </w:pPr>
      <w:r w:rsidRPr="00E8003B">
        <w:rPr>
          <w:b/>
          <w:bCs/>
          <w:color w:val="000000" w:themeColor="text1"/>
        </w:rPr>
        <w:t>分类逻辑说明</w:t>
      </w:r>
    </w:p>
    <w:p w14:paraId="5439D117" w14:textId="77777777" w:rsidR="00E8003B" w:rsidRPr="00E8003B" w:rsidRDefault="00E8003B" w:rsidP="00E8003B">
      <w:pPr>
        <w:rPr>
          <w:b/>
          <w:bCs/>
          <w:color w:val="000000" w:themeColor="text1"/>
        </w:rPr>
      </w:pPr>
      <w:proofErr w:type="spellStart"/>
      <w:r w:rsidRPr="00E8003B">
        <w:rPr>
          <w:b/>
          <w:bCs/>
          <w:color w:val="000000" w:themeColor="text1"/>
        </w:rPr>
        <w:t>Minjian</w:t>
      </w:r>
      <w:proofErr w:type="spellEnd"/>
      <w:r w:rsidRPr="00E8003B">
        <w:rPr>
          <w:b/>
          <w:bCs/>
          <w:color w:val="000000" w:themeColor="text1"/>
        </w:rPr>
        <w:t>面试你，他会从三个维度考察：</w:t>
      </w:r>
    </w:p>
    <w:p w14:paraId="4917360C" w14:textId="77777777" w:rsidR="00E8003B" w:rsidRPr="00E8003B" w:rsidRDefault="00E8003B" w:rsidP="00E8003B">
      <w:pPr>
        <w:numPr>
          <w:ilvl w:val="0"/>
          <w:numId w:val="7"/>
        </w:numPr>
        <w:rPr>
          <w:b/>
          <w:bCs/>
          <w:color w:val="000000" w:themeColor="text1"/>
        </w:rPr>
      </w:pPr>
      <w:r w:rsidRPr="00E8003B">
        <w:rPr>
          <w:b/>
          <w:bCs/>
          <w:color w:val="000000" w:themeColor="text1"/>
        </w:rPr>
        <w:t>你懂不懂技术（能不能建模、调模型）</w:t>
      </w:r>
    </w:p>
    <w:p w14:paraId="1A814A45" w14:textId="77777777" w:rsidR="00E8003B" w:rsidRPr="00E8003B" w:rsidRDefault="00E8003B" w:rsidP="00E8003B">
      <w:pPr>
        <w:numPr>
          <w:ilvl w:val="0"/>
          <w:numId w:val="7"/>
        </w:numPr>
        <w:rPr>
          <w:b/>
          <w:bCs/>
          <w:color w:val="000000" w:themeColor="text1"/>
        </w:rPr>
      </w:pPr>
      <w:r w:rsidRPr="00E8003B">
        <w:rPr>
          <w:b/>
          <w:bCs/>
          <w:color w:val="000000" w:themeColor="text1"/>
        </w:rPr>
        <w:t>你懂不懂设备（真空泵的物理逻辑）</w:t>
      </w:r>
    </w:p>
    <w:p w14:paraId="6D0AFFB9" w14:textId="77777777" w:rsidR="00E8003B" w:rsidRPr="00E8003B" w:rsidRDefault="00E8003B" w:rsidP="00E8003B">
      <w:pPr>
        <w:numPr>
          <w:ilvl w:val="0"/>
          <w:numId w:val="7"/>
        </w:numPr>
        <w:rPr>
          <w:b/>
          <w:bCs/>
          <w:color w:val="000000" w:themeColor="text1"/>
        </w:rPr>
      </w:pPr>
      <w:r w:rsidRPr="00E8003B">
        <w:rPr>
          <w:b/>
          <w:bCs/>
          <w:color w:val="000000" w:themeColor="text1"/>
        </w:rPr>
        <w:t>你懂不懂客户和生意（能不能在现场交付价值）</w:t>
      </w:r>
    </w:p>
    <w:p w14:paraId="5A01410F" w14:textId="77777777" w:rsidR="00E8003B" w:rsidRPr="00E8003B" w:rsidRDefault="00E8003B" w:rsidP="00E8003B">
      <w:pPr>
        <w:rPr>
          <w:b/>
          <w:bCs/>
          <w:color w:val="000000" w:themeColor="text1"/>
        </w:rPr>
      </w:pPr>
      <w:r w:rsidRPr="00E8003B">
        <w:rPr>
          <w:b/>
          <w:bCs/>
          <w:color w:val="000000" w:themeColor="text1"/>
        </w:rPr>
        <w:t>所以我按这个逻辑分</w:t>
      </w:r>
      <w:r w:rsidRPr="00E8003B">
        <w:rPr>
          <w:b/>
          <w:bCs/>
          <w:color w:val="000000" w:themeColor="text1"/>
        </w:rPr>
        <w:t>5</w:t>
      </w:r>
      <w:r w:rsidRPr="00E8003B">
        <w:rPr>
          <w:b/>
          <w:bCs/>
          <w:color w:val="000000" w:themeColor="text1"/>
        </w:rPr>
        <w:t>类：</w:t>
      </w:r>
    </w:p>
    <w:p w14:paraId="7D29C92B" w14:textId="77777777" w:rsidR="00E8003B" w:rsidRPr="00E8003B" w:rsidRDefault="00E8003B" w:rsidP="00E8003B">
      <w:pPr>
        <w:rPr>
          <w:b/>
          <w:bCs/>
          <w:color w:val="000000" w:themeColor="text1"/>
        </w:rPr>
      </w:pPr>
      <w:r w:rsidRPr="00E8003B">
        <w:rPr>
          <w:b/>
          <w:bCs/>
          <w:color w:val="000000" w:themeColor="text1"/>
        </w:rPr>
        <w:pict w14:anchorId="635CEB64">
          <v:rect id="_x0000_i1183" style="width:0;height:1.5pt" o:hralign="center" o:hrstd="t" o:hr="t" fillcolor="#a0a0a0" stroked="f"/>
        </w:pict>
      </w:r>
    </w:p>
    <w:p w14:paraId="471765F7" w14:textId="77777777" w:rsidR="00E8003B" w:rsidRPr="00E8003B" w:rsidRDefault="00E8003B" w:rsidP="00E8003B">
      <w:pPr>
        <w:rPr>
          <w:b/>
          <w:bCs/>
          <w:color w:val="000000" w:themeColor="text1"/>
        </w:rPr>
      </w:pPr>
      <w:r w:rsidRPr="00E8003B">
        <w:rPr>
          <w:b/>
          <w:bCs/>
          <w:color w:val="000000" w:themeColor="text1"/>
        </w:rPr>
        <w:t>分类</w:t>
      </w:r>
      <w:r w:rsidRPr="00E8003B">
        <w:rPr>
          <w:b/>
          <w:bCs/>
          <w:color w:val="000000" w:themeColor="text1"/>
        </w:rPr>
        <w:t xml:space="preserve"> &amp; </w:t>
      </w:r>
      <w:r w:rsidRPr="00E8003B">
        <w:rPr>
          <w:b/>
          <w:bCs/>
          <w:color w:val="000000" w:themeColor="text1"/>
        </w:rPr>
        <w:t>题数</w:t>
      </w:r>
    </w:p>
    <w:tbl>
      <w:tblPr>
        <w:tblW w:w="5000" w:type="pct"/>
        <w:tblCellMar>
          <w:top w:w="15" w:type="dxa"/>
          <w:left w:w="15" w:type="dxa"/>
          <w:bottom w:w="15" w:type="dxa"/>
          <w:right w:w="15" w:type="dxa"/>
        </w:tblCellMar>
        <w:tblLook w:val="04A0" w:firstRow="1" w:lastRow="0" w:firstColumn="1" w:lastColumn="0" w:noHBand="0" w:noVBand="1"/>
      </w:tblPr>
      <w:tblGrid>
        <w:gridCol w:w="582"/>
        <w:gridCol w:w="1799"/>
        <w:gridCol w:w="635"/>
        <w:gridCol w:w="1683"/>
        <w:gridCol w:w="6085"/>
      </w:tblGrid>
      <w:tr w:rsidR="005E2262" w:rsidRPr="005E2262" w14:paraId="649B09ED" w14:textId="77777777">
        <w:trPr>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714FECE4" w14:textId="77777777" w:rsidR="005E2262" w:rsidRPr="005E2262" w:rsidRDefault="005E2262" w:rsidP="005E2262">
            <w:pPr>
              <w:rPr>
                <w:b/>
                <w:bCs/>
                <w:color w:val="000000" w:themeColor="text1"/>
              </w:rPr>
            </w:pPr>
            <w:r w:rsidRPr="005E2262">
              <w:rPr>
                <w:b/>
                <w:bCs/>
                <w:color w:val="000000" w:themeColor="text1"/>
              </w:rPr>
              <w:t>类别</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223FEB27" w14:textId="77777777" w:rsidR="005E2262" w:rsidRPr="005E2262" w:rsidRDefault="005E2262" w:rsidP="005E2262">
            <w:pPr>
              <w:rPr>
                <w:b/>
                <w:bCs/>
                <w:color w:val="000000" w:themeColor="text1"/>
              </w:rPr>
            </w:pPr>
            <w:r w:rsidRPr="005E2262">
              <w:rPr>
                <w:b/>
                <w:bCs/>
                <w:color w:val="000000" w:themeColor="text1"/>
              </w:rPr>
              <w:t>主题</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092D089E" w14:textId="77777777" w:rsidR="005E2262" w:rsidRPr="005E2262" w:rsidRDefault="005E2262" w:rsidP="005E2262">
            <w:pPr>
              <w:rPr>
                <w:b/>
                <w:bCs/>
                <w:color w:val="000000" w:themeColor="text1"/>
              </w:rPr>
            </w:pPr>
            <w:r w:rsidRPr="005E2262">
              <w:rPr>
                <w:b/>
                <w:bCs/>
                <w:color w:val="000000" w:themeColor="text1"/>
              </w:rPr>
              <w:t>题数</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1FB059E3" w14:textId="77777777" w:rsidR="005E2262" w:rsidRPr="005E2262" w:rsidRDefault="005E2262" w:rsidP="005E2262">
            <w:pPr>
              <w:rPr>
                <w:b/>
                <w:bCs/>
                <w:color w:val="000000" w:themeColor="text1"/>
              </w:rPr>
            </w:pPr>
            <w:r w:rsidRPr="005E2262">
              <w:rPr>
                <w:b/>
                <w:bCs/>
                <w:color w:val="000000" w:themeColor="text1"/>
              </w:rPr>
              <w:t>难度</w:t>
            </w:r>
          </w:p>
        </w:tc>
        <w:tc>
          <w:tcPr>
            <w:tcW w:w="0" w:type="auto"/>
            <w:tcBorders>
              <w:top w:val="single" w:sz="6" w:space="0" w:color="DDDDDD"/>
              <w:left w:val="single" w:sz="6" w:space="0" w:color="DDDDDD"/>
              <w:bottom w:val="single" w:sz="6" w:space="0" w:color="DDDDDD"/>
              <w:right w:val="single" w:sz="6" w:space="0" w:color="DDDDDD"/>
            </w:tcBorders>
            <w:shd w:val="clear" w:color="auto" w:fill="F2F2F2"/>
            <w:tcMar>
              <w:top w:w="120" w:type="dxa"/>
              <w:left w:w="120" w:type="dxa"/>
              <w:bottom w:w="120" w:type="dxa"/>
              <w:right w:w="120" w:type="dxa"/>
            </w:tcMar>
            <w:vAlign w:val="center"/>
            <w:hideMark/>
          </w:tcPr>
          <w:p w14:paraId="4B750DB1" w14:textId="77777777" w:rsidR="005E2262" w:rsidRPr="005E2262" w:rsidRDefault="005E2262" w:rsidP="005E2262">
            <w:pPr>
              <w:rPr>
                <w:b/>
                <w:bCs/>
                <w:color w:val="000000" w:themeColor="text1"/>
              </w:rPr>
            </w:pPr>
            <w:r w:rsidRPr="005E2262">
              <w:rPr>
                <w:b/>
                <w:bCs/>
                <w:color w:val="000000" w:themeColor="text1"/>
              </w:rPr>
              <w:t>说明</w:t>
            </w:r>
          </w:p>
        </w:tc>
      </w:tr>
      <w:tr w:rsidR="005E2262" w:rsidRPr="005E2262" w14:paraId="29A55D7C"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AD8C601" w14:textId="77777777" w:rsidR="005E2262" w:rsidRPr="005E2262" w:rsidRDefault="005E2262" w:rsidP="005E2262">
            <w:pPr>
              <w:rPr>
                <w:b/>
                <w:bCs/>
                <w:color w:val="000000" w:themeColor="text1"/>
              </w:rPr>
            </w:pPr>
            <w:r w:rsidRPr="005E2262">
              <w:rPr>
                <w:b/>
                <w:bCs/>
                <w:color w:val="000000" w:themeColor="text1"/>
              </w:rPr>
              <w:t>A</w:t>
            </w:r>
            <w:r w:rsidRPr="005E2262">
              <w:rPr>
                <w:b/>
                <w:bCs/>
                <w:color w:val="000000" w:themeColor="text1"/>
              </w:rPr>
              <w:t>类</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930E655" w14:textId="77777777" w:rsidR="005E2262" w:rsidRPr="005E2262" w:rsidRDefault="005E2262" w:rsidP="005E2262">
            <w:pPr>
              <w:rPr>
                <w:b/>
                <w:bCs/>
                <w:color w:val="000000" w:themeColor="text1"/>
              </w:rPr>
            </w:pPr>
            <w:r w:rsidRPr="005E2262">
              <w:rPr>
                <w:b/>
                <w:bCs/>
                <w:color w:val="000000" w:themeColor="text1"/>
              </w:rPr>
              <w:t>预测性维护基础概念</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4014024" w14:textId="77777777" w:rsidR="005E2262" w:rsidRPr="005E2262" w:rsidRDefault="005E2262" w:rsidP="005E2262">
            <w:pPr>
              <w:rPr>
                <w:b/>
                <w:bCs/>
                <w:color w:val="000000" w:themeColor="text1"/>
              </w:rPr>
            </w:pPr>
            <w:r w:rsidRPr="005E2262">
              <w:rPr>
                <w:b/>
                <w:bCs/>
                <w:color w:val="000000" w:themeColor="text1"/>
              </w:rPr>
              <w:t>6</w:t>
            </w:r>
            <w:r w:rsidRPr="005E2262">
              <w:rPr>
                <w:b/>
                <w:bCs/>
                <w:color w:val="000000" w:themeColor="text1"/>
              </w:rPr>
              <w:t>题</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F06892E" w14:textId="77777777" w:rsidR="005E2262" w:rsidRPr="005E2262" w:rsidRDefault="005E2262" w:rsidP="005E2262">
            <w:pPr>
              <w:rPr>
                <w:b/>
                <w:bCs/>
                <w:color w:val="000000" w:themeColor="text1"/>
              </w:rPr>
            </w:pPr>
            <w:r w:rsidRPr="005E2262">
              <w:rPr>
                <w:rFonts w:ascii="Segoe UI Emoji" w:hAnsi="Segoe UI Emoji" w:cs="Segoe UI Emoji"/>
                <w:b/>
                <w:bCs/>
                <w:color w:val="000000" w:themeColor="text1"/>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8C99D53" w14:textId="77777777" w:rsidR="005E2262" w:rsidRPr="005E2262" w:rsidRDefault="005E2262" w:rsidP="005E2262">
            <w:pPr>
              <w:rPr>
                <w:b/>
                <w:bCs/>
                <w:color w:val="000000" w:themeColor="text1"/>
              </w:rPr>
            </w:pPr>
            <w:r w:rsidRPr="005E2262">
              <w:rPr>
                <w:b/>
                <w:bCs/>
                <w:color w:val="000000" w:themeColor="text1"/>
              </w:rPr>
              <w:t>热身，确保你基本概念清晰，比如</w:t>
            </w:r>
            <w:r w:rsidRPr="005E2262">
              <w:rPr>
                <w:b/>
                <w:bCs/>
                <w:color w:val="000000" w:themeColor="text1"/>
              </w:rPr>
              <w:t>RUL</w:t>
            </w:r>
            <w:r w:rsidRPr="005E2262">
              <w:rPr>
                <w:b/>
                <w:bCs/>
                <w:color w:val="000000" w:themeColor="text1"/>
              </w:rPr>
              <w:t>、</w:t>
            </w:r>
            <w:r w:rsidRPr="005E2262">
              <w:rPr>
                <w:b/>
                <w:bCs/>
                <w:color w:val="000000" w:themeColor="text1"/>
              </w:rPr>
              <w:t>Health Score</w:t>
            </w:r>
            <w:r w:rsidRPr="005E2262">
              <w:rPr>
                <w:b/>
                <w:bCs/>
                <w:color w:val="000000" w:themeColor="text1"/>
              </w:rPr>
              <w:t>、</w:t>
            </w:r>
            <w:proofErr w:type="spellStart"/>
            <w:r w:rsidRPr="005E2262">
              <w:rPr>
                <w:b/>
                <w:bCs/>
                <w:color w:val="000000" w:themeColor="text1"/>
              </w:rPr>
              <w:t>PdM</w:t>
            </w:r>
            <w:proofErr w:type="spellEnd"/>
            <w:r w:rsidRPr="005E2262">
              <w:rPr>
                <w:b/>
                <w:bCs/>
                <w:color w:val="000000" w:themeColor="text1"/>
              </w:rPr>
              <w:t xml:space="preserve"> vs PM</w:t>
            </w:r>
            <w:r w:rsidRPr="005E2262">
              <w:rPr>
                <w:b/>
                <w:bCs/>
                <w:color w:val="000000" w:themeColor="text1"/>
              </w:rPr>
              <w:t>的区别</w:t>
            </w:r>
          </w:p>
        </w:tc>
      </w:tr>
      <w:tr w:rsidR="005E2262" w:rsidRPr="005E2262" w14:paraId="65B8789E"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80019D7" w14:textId="77777777" w:rsidR="005E2262" w:rsidRPr="005E2262" w:rsidRDefault="005E2262" w:rsidP="005E2262">
            <w:pPr>
              <w:rPr>
                <w:b/>
                <w:bCs/>
                <w:color w:val="000000" w:themeColor="text1"/>
              </w:rPr>
            </w:pPr>
            <w:r w:rsidRPr="005E2262">
              <w:rPr>
                <w:b/>
                <w:bCs/>
                <w:color w:val="000000" w:themeColor="text1"/>
              </w:rPr>
              <w:t>B</w:t>
            </w:r>
            <w:r w:rsidRPr="005E2262">
              <w:rPr>
                <w:b/>
                <w:bCs/>
                <w:color w:val="000000" w:themeColor="text1"/>
              </w:rPr>
              <w:t>类</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6EC24FF" w14:textId="77777777" w:rsidR="005E2262" w:rsidRPr="005E2262" w:rsidRDefault="005E2262" w:rsidP="005E2262">
            <w:pPr>
              <w:rPr>
                <w:b/>
                <w:bCs/>
                <w:color w:val="000000" w:themeColor="text1"/>
              </w:rPr>
            </w:pPr>
            <w:r w:rsidRPr="005E2262">
              <w:rPr>
                <w:b/>
                <w:bCs/>
                <w:color w:val="000000" w:themeColor="text1"/>
              </w:rPr>
              <w:t>你的代码与项目深挖</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C5426F2" w14:textId="77777777" w:rsidR="005E2262" w:rsidRPr="005E2262" w:rsidRDefault="005E2262" w:rsidP="005E2262">
            <w:pPr>
              <w:rPr>
                <w:b/>
                <w:bCs/>
                <w:color w:val="000000" w:themeColor="text1"/>
              </w:rPr>
            </w:pPr>
            <w:r w:rsidRPr="005E2262">
              <w:rPr>
                <w:b/>
                <w:bCs/>
                <w:color w:val="000000" w:themeColor="text1"/>
              </w:rPr>
              <w:t>10</w:t>
            </w:r>
            <w:r w:rsidRPr="005E2262">
              <w:rPr>
                <w:b/>
                <w:bCs/>
                <w:color w:val="000000" w:themeColor="text1"/>
              </w:rPr>
              <w:t>题</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6709B9" w14:textId="77777777" w:rsidR="005E2262" w:rsidRPr="005E2262" w:rsidRDefault="005E2262" w:rsidP="005E2262">
            <w:pPr>
              <w:rPr>
                <w:b/>
                <w:bCs/>
                <w:color w:val="000000" w:themeColor="text1"/>
              </w:rPr>
            </w:pPr>
            <w:r w:rsidRPr="005E2262">
              <w:rPr>
                <w:rFonts w:ascii="Segoe UI Emoji" w:hAnsi="Segoe UI Emoji" w:cs="Segoe UI Emoji"/>
                <w:b/>
                <w:bCs/>
                <w:color w:val="000000" w:themeColor="text1"/>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2ECE921" w14:textId="77777777" w:rsidR="005E2262" w:rsidRPr="005E2262" w:rsidRDefault="005E2262" w:rsidP="005E2262">
            <w:pPr>
              <w:rPr>
                <w:b/>
                <w:bCs/>
                <w:color w:val="000000" w:themeColor="text1"/>
              </w:rPr>
            </w:pPr>
            <w:r w:rsidRPr="005E2262">
              <w:rPr>
                <w:b/>
                <w:bCs/>
                <w:color w:val="000000" w:themeColor="text1"/>
              </w:rPr>
              <w:t>直接针对你写的</w:t>
            </w:r>
            <w:r w:rsidRPr="005E2262">
              <w:rPr>
                <w:b/>
                <w:bCs/>
                <w:color w:val="000000" w:themeColor="text1"/>
              </w:rPr>
              <w:t>CMAPSS</w:t>
            </w:r>
            <w:r w:rsidRPr="005E2262">
              <w:rPr>
                <w:b/>
                <w:bCs/>
                <w:color w:val="000000" w:themeColor="text1"/>
              </w:rPr>
              <w:t>代码，</w:t>
            </w:r>
            <w:proofErr w:type="spellStart"/>
            <w:r w:rsidRPr="005E2262">
              <w:rPr>
                <w:b/>
                <w:bCs/>
                <w:color w:val="000000" w:themeColor="text1"/>
              </w:rPr>
              <w:t>Minjian</w:t>
            </w:r>
            <w:proofErr w:type="spellEnd"/>
            <w:r w:rsidRPr="005E2262">
              <w:rPr>
                <w:b/>
                <w:bCs/>
                <w:color w:val="000000" w:themeColor="text1"/>
              </w:rPr>
              <w:t>可能让你当场解释，必须答得出细节</w:t>
            </w:r>
          </w:p>
        </w:tc>
      </w:tr>
      <w:tr w:rsidR="005E2262" w:rsidRPr="005E2262" w14:paraId="76A7171A"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0F8393C" w14:textId="77777777" w:rsidR="005E2262" w:rsidRPr="005E2262" w:rsidRDefault="005E2262" w:rsidP="005E2262">
            <w:pPr>
              <w:rPr>
                <w:b/>
                <w:bCs/>
                <w:color w:val="000000" w:themeColor="text1"/>
              </w:rPr>
            </w:pPr>
            <w:r w:rsidRPr="005E2262">
              <w:rPr>
                <w:b/>
                <w:bCs/>
                <w:color w:val="000000" w:themeColor="text1"/>
              </w:rPr>
              <w:t>C</w:t>
            </w:r>
            <w:r w:rsidRPr="005E2262">
              <w:rPr>
                <w:b/>
                <w:bCs/>
                <w:color w:val="000000" w:themeColor="text1"/>
              </w:rPr>
              <w:t>类</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DB8ABF4" w14:textId="77777777" w:rsidR="005E2262" w:rsidRPr="005E2262" w:rsidRDefault="005E2262" w:rsidP="005E2262">
            <w:pPr>
              <w:rPr>
                <w:b/>
                <w:bCs/>
                <w:color w:val="000000" w:themeColor="text1"/>
              </w:rPr>
            </w:pPr>
            <w:r w:rsidRPr="005E2262">
              <w:rPr>
                <w:b/>
                <w:bCs/>
                <w:color w:val="000000" w:themeColor="text1"/>
              </w:rPr>
              <w:t>Edwards</w:t>
            </w:r>
            <w:r w:rsidRPr="005E2262">
              <w:rPr>
                <w:b/>
                <w:bCs/>
                <w:color w:val="000000" w:themeColor="text1"/>
              </w:rPr>
              <w:t>真空泵专项</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30A9A4E8" w14:textId="77777777" w:rsidR="005E2262" w:rsidRPr="005E2262" w:rsidRDefault="005E2262" w:rsidP="005E2262">
            <w:pPr>
              <w:rPr>
                <w:b/>
                <w:bCs/>
                <w:color w:val="000000" w:themeColor="text1"/>
              </w:rPr>
            </w:pPr>
            <w:r w:rsidRPr="005E2262">
              <w:rPr>
                <w:b/>
                <w:bCs/>
                <w:color w:val="000000" w:themeColor="text1"/>
              </w:rPr>
              <w:t>8</w:t>
            </w:r>
            <w:r w:rsidRPr="005E2262">
              <w:rPr>
                <w:b/>
                <w:bCs/>
                <w:color w:val="000000" w:themeColor="text1"/>
              </w:rPr>
              <w:t>题</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7281618" w14:textId="77777777" w:rsidR="005E2262" w:rsidRPr="005E2262" w:rsidRDefault="005E2262" w:rsidP="005E2262">
            <w:pPr>
              <w:rPr>
                <w:b/>
                <w:bCs/>
                <w:color w:val="000000" w:themeColor="text1"/>
              </w:rPr>
            </w:pPr>
            <w:r w:rsidRPr="005E2262">
              <w:rPr>
                <w:rFonts w:ascii="Segoe UI Emoji" w:hAnsi="Segoe UI Emoji" w:cs="Segoe UI Emoji"/>
                <w:b/>
                <w:bCs/>
                <w:color w:val="000000" w:themeColor="text1"/>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7E4914D" w14:textId="77777777" w:rsidR="005E2262" w:rsidRPr="005E2262" w:rsidRDefault="005E2262" w:rsidP="005E2262">
            <w:pPr>
              <w:rPr>
                <w:b/>
                <w:bCs/>
                <w:color w:val="000000" w:themeColor="text1"/>
              </w:rPr>
            </w:pPr>
            <w:r w:rsidRPr="005E2262">
              <w:rPr>
                <w:b/>
                <w:bCs/>
                <w:color w:val="000000" w:themeColor="text1"/>
              </w:rPr>
              <w:t>真空泵的物理机制、常见故障模式、</w:t>
            </w:r>
            <w:r w:rsidRPr="005E2262">
              <w:rPr>
                <w:b/>
                <w:bCs/>
                <w:color w:val="000000" w:themeColor="text1"/>
              </w:rPr>
              <w:t>BPFO/FFT</w:t>
            </w:r>
            <w:r w:rsidRPr="005E2262">
              <w:rPr>
                <w:b/>
                <w:bCs/>
                <w:color w:val="000000" w:themeColor="text1"/>
              </w:rPr>
              <w:t>在泵上的应用，体现你懂设备</w:t>
            </w:r>
          </w:p>
        </w:tc>
      </w:tr>
      <w:tr w:rsidR="005E2262" w:rsidRPr="005E2262" w14:paraId="2A5E64B5"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32E4260" w14:textId="77777777" w:rsidR="005E2262" w:rsidRPr="005E2262" w:rsidRDefault="005E2262" w:rsidP="005E2262">
            <w:pPr>
              <w:rPr>
                <w:b/>
                <w:bCs/>
                <w:color w:val="000000" w:themeColor="text1"/>
              </w:rPr>
            </w:pPr>
            <w:r w:rsidRPr="005E2262">
              <w:rPr>
                <w:b/>
                <w:bCs/>
                <w:color w:val="000000" w:themeColor="text1"/>
              </w:rPr>
              <w:t>D</w:t>
            </w:r>
            <w:r w:rsidRPr="005E2262">
              <w:rPr>
                <w:b/>
                <w:bCs/>
                <w:color w:val="000000" w:themeColor="text1"/>
              </w:rPr>
              <w:t>类</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20B50F27" w14:textId="77777777" w:rsidR="005E2262" w:rsidRPr="005E2262" w:rsidRDefault="005E2262" w:rsidP="005E2262">
            <w:pPr>
              <w:rPr>
                <w:b/>
                <w:bCs/>
                <w:color w:val="000000" w:themeColor="text1"/>
              </w:rPr>
            </w:pPr>
            <w:r w:rsidRPr="005E2262">
              <w:rPr>
                <w:b/>
                <w:bCs/>
                <w:color w:val="000000" w:themeColor="text1"/>
              </w:rPr>
              <w:t>客户现场与商业逻辑</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5D132070" w14:textId="77777777" w:rsidR="005E2262" w:rsidRPr="005E2262" w:rsidRDefault="005E2262" w:rsidP="005E2262">
            <w:pPr>
              <w:rPr>
                <w:b/>
                <w:bCs/>
                <w:color w:val="000000" w:themeColor="text1"/>
              </w:rPr>
            </w:pPr>
            <w:r w:rsidRPr="005E2262">
              <w:rPr>
                <w:b/>
                <w:bCs/>
                <w:color w:val="000000" w:themeColor="text1"/>
              </w:rPr>
              <w:t>8</w:t>
            </w:r>
            <w:r w:rsidRPr="005E2262">
              <w:rPr>
                <w:b/>
                <w:bCs/>
                <w:color w:val="000000" w:themeColor="text1"/>
              </w:rPr>
              <w:t>题</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41D04E4A" w14:textId="77777777" w:rsidR="005E2262" w:rsidRPr="005E2262" w:rsidRDefault="005E2262" w:rsidP="005E2262">
            <w:pPr>
              <w:rPr>
                <w:b/>
                <w:bCs/>
                <w:color w:val="000000" w:themeColor="text1"/>
              </w:rPr>
            </w:pPr>
            <w:r w:rsidRPr="005E2262">
              <w:rPr>
                <w:rFonts w:ascii="Segoe UI Emoji" w:hAnsi="Segoe UI Emoji" w:cs="Segoe UI Emoji"/>
                <w:b/>
                <w:bCs/>
                <w:color w:val="000000" w:themeColor="text1"/>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6F585268" w14:textId="77777777" w:rsidR="005E2262" w:rsidRPr="005E2262" w:rsidRDefault="005E2262" w:rsidP="005E2262">
            <w:pPr>
              <w:rPr>
                <w:b/>
                <w:bCs/>
                <w:color w:val="000000" w:themeColor="text1"/>
              </w:rPr>
            </w:pPr>
            <w:r w:rsidRPr="005E2262">
              <w:rPr>
                <w:b/>
                <w:bCs/>
                <w:color w:val="000000" w:themeColor="text1"/>
              </w:rPr>
              <w:t>Outcome Based Contract</w:t>
            </w:r>
            <w:r w:rsidRPr="005E2262">
              <w:rPr>
                <w:b/>
                <w:bCs/>
                <w:color w:val="000000" w:themeColor="text1"/>
              </w:rPr>
              <w:t>、如何向</w:t>
            </w:r>
            <w:r w:rsidRPr="005E2262">
              <w:rPr>
                <w:b/>
                <w:bCs/>
                <w:color w:val="000000" w:themeColor="text1"/>
              </w:rPr>
              <w:t>fab</w:t>
            </w:r>
            <w:r w:rsidRPr="005E2262">
              <w:rPr>
                <w:b/>
                <w:bCs/>
                <w:color w:val="000000" w:themeColor="text1"/>
              </w:rPr>
              <w:t>客户讲模型结果、模型调优的客户沟通策略</w:t>
            </w:r>
          </w:p>
        </w:tc>
      </w:tr>
      <w:tr w:rsidR="005E2262" w:rsidRPr="005E2262" w14:paraId="444ED3C7" w14:textId="77777777">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24A303A" w14:textId="77777777" w:rsidR="005E2262" w:rsidRPr="005E2262" w:rsidRDefault="005E2262" w:rsidP="005E2262">
            <w:pPr>
              <w:rPr>
                <w:b/>
                <w:bCs/>
                <w:color w:val="000000" w:themeColor="text1"/>
              </w:rPr>
            </w:pPr>
            <w:r w:rsidRPr="005E2262">
              <w:rPr>
                <w:b/>
                <w:bCs/>
                <w:color w:val="000000" w:themeColor="text1"/>
              </w:rPr>
              <w:t>E</w:t>
            </w:r>
            <w:r w:rsidRPr="005E2262">
              <w:rPr>
                <w:b/>
                <w:bCs/>
                <w:color w:val="000000" w:themeColor="text1"/>
              </w:rPr>
              <w:t>类</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328C495" w14:textId="77777777" w:rsidR="005E2262" w:rsidRPr="005E2262" w:rsidRDefault="005E2262" w:rsidP="005E2262">
            <w:pPr>
              <w:rPr>
                <w:b/>
                <w:bCs/>
                <w:color w:val="000000" w:themeColor="text1"/>
              </w:rPr>
            </w:pPr>
            <w:r w:rsidRPr="005E2262">
              <w:rPr>
                <w:b/>
                <w:bCs/>
                <w:color w:val="000000" w:themeColor="text1"/>
              </w:rPr>
              <w:t>压轴挑战题</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E0A8C14" w14:textId="77777777" w:rsidR="005E2262" w:rsidRPr="005E2262" w:rsidRDefault="005E2262" w:rsidP="005E2262">
            <w:pPr>
              <w:rPr>
                <w:b/>
                <w:bCs/>
                <w:color w:val="000000" w:themeColor="text1"/>
              </w:rPr>
            </w:pPr>
            <w:r w:rsidRPr="005E2262">
              <w:rPr>
                <w:b/>
                <w:bCs/>
                <w:color w:val="000000" w:themeColor="text1"/>
              </w:rPr>
              <w:t>5</w:t>
            </w:r>
            <w:r w:rsidRPr="005E2262">
              <w:rPr>
                <w:b/>
                <w:bCs/>
                <w:color w:val="000000" w:themeColor="text1"/>
              </w:rPr>
              <w:t>题</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75ACC716" w14:textId="77777777" w:rsidR="005E2262" w:rsidRPr="005E2262" w:rsidRDefault="005E2262" w:rsidP="005E2262">
            <w:pPr>
              <w:rPr>
                <w:b/>
                <w:bCs/>
                <w:color w:val="000000" w:themeColor="text1"/>
              </w:rPr>
            </w:pPr>
            <w:r w:rsidRPr="005E2262">
              <w:rPr>
                <w:rFonts w:ascii="Segoe UI Emoji" w:hAnsi="Segoe UI Emoji" w:cs="Segoe UI Emoji"/>
                <w:b/>
                <w:bCs/>
                <w:color w:val="000000" w:themeColor="text1"/>
              </w:rPr>
              <w:t>⭐⭐⭐⭐⭐</w:t>
            </w:r>
          </w:p>
        </w:tc>
        <w:tc>
          <w:tcPr>
            <w:tcW w:w="0" w:type="auto"/>
            <w:tcBorders>
              <w:top w:val="single" w:sz="6" w:space="0" w:color="DDDDDD"/>
              <w:left w:val="single" w:sz="6" w:space="0" w:color="DDDDDD"/>
              <w:bottom w:val="single" w:sz="6" w:space="0" w:color="DDDDDD"/>
              <w:right w:val="single" w:sz="6" w:space="0" w:color="DDDDDD"/>
            </w:tcBorders>
            <w:tcMar>
              <w:top w:w="120" w:type="dxa"/>
              <w:left w:w="120" w:type="dxa"/>
              <w:bottom w:w="120" w:type="dxa"/>
              <w:right w:w="120" w:type="dxa"/>
            </w:tcMar>
            <w:vAlign w:val="center"/>
            <w:hideMark/>
          </w:tcPr>
          <w:p w14:paraId="005E7F85" w14:textId="77777777" w:rsidR="005E2262" w:rsidRPr="005E2262" w:rsidRDefault="005E2262" w:rsidP="005E2262">
            <w:pPr>
              <w:rPr>
                <w:b/>
                <w:bCs/>
                <w:color w:val="000000" w:themeColor="text1"/>
              </w:rPr>
            </w:pPr>
            <w:r w:rsidRPr="005E2262">
              <w:rPr>
                <w:b/>
                <w:bCs/>
                <w:color w:val="000000" w:themeColor="text1"/>
              </w:rPr>
              <w:t>没有标准答案的开放题，考察你的判断力和经验深度，</w:t>
            </w:r>
            <w:proofErr w:type="spellStart"/>
            <w:r w:rsidRPr="005E2262">
              <w:rPr>
                <w:b/>
                <w:bCs/>
                <w:color w:val="000000" w:themeColor="text1"/>
              </w:rPr>
              <w:t>Minjian</w:t>
            </w:r>
            <w:proofErr w:type="spellEnd"/>
            <w:r w:rsidRPr="005E2262">
              <w:rPr>
                <w:b/>
                <w:bCs/>
                <w:color w:val="000000" w:themeColor="text1"/>
              </w:rPr>
              <w:t>最可能用这类题拉开候选人差距</w:t>
            </w:r>
          </w:p>
        </w:tc>
      </w:tr>
    </w:tbl>
    <w:p w14:paraId="4064CA92" w14:textId="77777777" w:rsidR="00E8003B" w:rsidRDefault="00E8003B" w:rsidP="000F610B">
      <w:pPr>
        <w:rPr>
          <w:b/>
          <w:bCs/>
          <w:color w:val="000000" w:themeColor="text1"/>
        </w:rPr>
      </w:pPr>
    </w:p>
    <w:p w14:paraId="3831A9AA" w14:textId="77777777" w:rsidR="00610562" w:rsidRPr="00A75CC0" w:rsidRDefault="00610562" w:rsidP="00610562">
      <w:pPr>
        <w:rPr>
          <w:b/>
          <w:bCs/>
          <w:color w:val="FF0000"/>
        </w:rPr>
      </w:pPr>
      <w:r w:rsidRPr="00A75CC0">
        <w:rPr>
          <w:b/>
          <w:bCs/>
          <w:color w:val="FF0000"/>
        </w:rPr>
        <w:t>发题顺序建议</w:t>
      </w:r>
    </w:p>
    <w:p w14:paraId="6446B898" w14:textId="77777777" w:rsidR="00610562" w:rsidRPr="00A75CC0" w:rsidRDefault="00610562" w:rsidP="00610562">
      <w:pPr>
        <w:rPr>
          <w:b/>
          <w:bCs/>
          <w:color w:val="FF0000"/>
        </w:rPr>
      </w:pPr>
      <w:r w:rsidRPr="00A75CC0">
        <w:rPr>
          <w:b/>
          <w:bCs/>
          <w:color w:val="FF0000"/>
        </w:rPr>
        <w:t>A → B → C → D → E</w:t>
      </w:r>
      <w:r w:rsidRPr="00A75CC0">
        <w:rPr>
          <w:b/>
          <w:bCs/>
          <w:color w:val="FF0000"/>
        </w:rPr>
        <w:t>，由浅入深，符合真实面试节奏。</w:t>
      </w:r>
    </w:p>
    <w:p w14:paraId="08249742" w14:textId="77777777" w:rsidR="00610562" w:rsidRPr="00A75CC0" w:rsidRDefault="00610562" w:rsidP="00610562">
      <w:pPr>
        <w:rPr>
          <w:b/>
          <w:bCs/>
          <w:color w:val="FF0000"/>
        </w:rPr>
      </w:pPr>
      <w:r w:rsidRPr="00A75CC0">
        <w:rPr>
          <w:b/>
          <w:bCs/>
          <w:color w:val="FF0000"/>
        </w:rPr>
        <w:t>说</w:t>
      </w:r>
      <w:r w:rsidRPr="00A75CC0">
        <w:rPr>
          <w:b/>
          <w:bCs/>
          <w:color w:val="FF0000"/>
        </w:rPr>
        <w:t>"</w:t>
      </w:r>
      <w:r w:rsidRPr="00A75CC0">
        <w:rPr>
          <w:b/>
          <w:bCs/>
          <w:color w:val="FF0000"/>
        </w:rPr>
        <w:t>开始</w:t>
      </w:r>
      <w:r w:rsidRPr="00A75CC0">
        <w:rPr>
          <w:b/>
          <w:bCs/>
          <w:color w:val="FF0000"/>
        </w:rPr>
        <w:t>"</w:t>
      </w:r>
      <w:r w:rsidRPr="00A75CC0">
        <w:rPr>
          <w:b/>
          <w:bCs/>
          <w:color w:val="FF0000"/>
        </w:rPr>
        <w:t>，我发</w:t>
      </w:r>
      <w:r w:rsidRPr="00A75CC0">
        <w:rPr>
          <w:b/>
          <w:bCs/>
          <w:color w:val="FF0000"/>
        </w:rPr>
        <w:t>A</w:t>
      </w:r>
      <w:r w:rsidRPr="00A75CC0">
        <w:rPr>
          <w:b/>
          <w:bCs/>
          <w:color w:val="FF0000"/>
        </w:rPr>
        <w:t>类。</w:t>
      </w:r>
    </w:p>
    <w:p w14:paraId="49FE2CA0" w14:textId="77777777" w:rsidR="00610562" w:rsidRPr="00520155" w:rsidRDefault="00610562" w:rsidP="000F610B">
      <w:pPr>
        <w:rPr>
          <w:rFonts w:hint="eastAsia"/>
          <w:b/>
          <w:bCs/>
          <w:color w:val="000000" w:themeColor="text1"/>
        </w:rPr>
      </w:pPr>
    </w:p>
    <w:p w14:paraId="103A9F2A" w14:textId="77777777" w:rsidR="00520155" w:rsidRPr="00CB5FD9" w:rsidRDefault="00520155" w:rsidP="00CB5FD9">
      <w:pPr>
        <w:rPr>
          <w:color w:val="000000" w:themeColor="text1"/>
        </w:rPr>
      </w:pPr>
    </w:p>
    <w:p w14:paraId="701B61A2" w14:textId="77777777" w:rsidR="00F54FE3" w:rsidRPr="00F15EFD" w:rsidRDefault="00F54FE3" w:rsidP="00B54638">
      <w:pPr>
        <w:rPr>
          <w:rFonts w:hint="eastAsia"/>
          <w:color w:val="000000" w:themeColor="text1"/>
        </w:rPr>
      </w:pPr>
    </w:p>
    <w:p w14:paraId="60C3E648" w14:textId="77777777" w:rsidR="005B25E4" w:rsidRPr="005B25E4" w:rsidRDefault="005B25E4" w:rsidP="005B25E4">
      <w:pPr>
        <w:rPr>
          <w:b/>
          <w:bCs/>
          <w:color w:val="000000" w:themeColor="text1"/>
        </w:rPr>
      </w:pPr>
      <w:r w:rsidRPr="005B25E4">
        <w:rPr>
          <w:b/>
          <w:bCs/>
          <w:color w:val="000000" w:themeColor="text1"/>
        </w:rPr>
        <w:lastRenderedPageBreak/>
        <w:t xml:space="preserve">A1. </w:t>
      </w:r>
      <w:proofErr w:type="spellStart"/>
      <w:r w:rsidRPr="005B25E4">
        <w:rPr>
          <w:b/>
          <w:bCs/>
          <w:color w:val="000000" w:themeColor="text1"/>
        </w:rPr>
        <w:t>PdM</w:t>
      </w:r>
      <w:proofErr w:type="spellEnd"/>
      <w:r w:rsidRPr="005B25E4">
        <w:rPr>
          <w:b/>
          <w:bCs/>
          <w:color w:val="000000" w:themeColor="text1"/>
        </w:rPr>
        <w:t xml:space="preserve"> vs PM vs CBM</w:t>
      </w:r>
      <w:r w:rsidRPr="005B25E4">
        <w:rPr>
          <w:b/>
          <w:bCs/>
          <w:color w:val="000000" w:themeColor="text1"/>
        </w:rPr>
        <w:t>，有什么区别？</w:t>
      </w:r>
    </w:p>
    <w:p w14:paraId="56665523" w14:textId="77777777" w:rsidR="005B25E4" w:rsidRPr="005B25E4" w:rsidRDefault="005B25E4" w:rsidP="005B25E4">
      <w:pPr>
        <w:rPr>
          <w:color w:val="000000" w:themeColor="text1"/>
        </w:rPr>
      </w:pPr>
      <w:r w:rsidRPr="005B25E4">
        <w:rPr>
          <w:b/>
          <w:bCs/>
          <w:color w:val="000000" w:themeColor="text1"/>
        </w:rPr>
        <w:t>答：</w:t>
      </w:r>
    </w:p>
    <w:p w14:paraId="2EDCF8A8" w14:textId="77777777" w:rsidR="005B25E4" w:rsidRPr="005B25E4" w:rsidRDefault="005B25E4" w:rsidP="005B25E4">
      <w:pPr>
        <w:numPr>
          <w:ilvl w:val="0"/>
          <w:numId w:val="8"/>
        </w:numPr>
        <w:rPr>
          <w:color w:val="000000" w:themeColor="text1"/>
        </w:rPr>
      </w:pPr>
      <w:r w:rsidRPr="005B25E4">
        <w:rPr>
          <w:b/>
          <w:bCs/>
          <w:color w:val="000000" w:themeColor="text1"/>
        </w:rPr>
        <w:t>PM</w:t>
      </w:r>
      <w:r w:rsidRPr="005B25E4">
        <w:rPr>
          <w:b/>
          <w:bCs/>
          <w:color w:val="000000" w:themeColor="text1"/>
        </w:rPr>
        <w:t>（</w:t>
      </w:r>
      <w:r w:rsidRPr="005B25E4">
        <w:rPr>
          <w:b/>
          <w:bCs/>
          <w:color w:val="000000" w:themeColor="text1"/>
        </w:rPr>
        <w:t>Preventive Maintenance</w:t>
      </w:r>
      <w:r w:rsidRPr="005B25E4">
        <w:rPr>
          <w:b/>
          <w:bCs/>
          <w:color w:val="000000" w:themeColor="text1"/>
        </w:rPr>
        <w:t>）预防性维护</w:t>
      </w:r>
      <w:r w:rsidRPr="005B25E4">
        <w:rPr>
          <w:color w:val="000000" w:themeColor="text1"/>
        </w:rPr>
        <w:t>：按固定时间表维护，不管设备实际状态。简单但浪费，可能过早换件或错过故障。</w:t>
      </w:r>
    </w:p>
    <w:p w14:paraId="6E3C0FCF" w14:textId="77777777" w:rsidR="005B25E4" w:rsidRPr="005B25E4" w:rsidRDefault="005B25E4" w:rsidP="005B25E4">
      <w:pPr>
        <w:numPr>
          <w:ilvl w:val="0"/>
          <w:numId w:val="8"/>
        </w:numPr>
        <w:rPr>
          <w:color w:val="000000" w:themeColor="text1"/>
        </w:rPr>
      </w:pPr>
      <w:proofErr w:type="spellStart"/>
      <w:r w:rsidRPr="005B25E4">
        <w:rPr>
          <w:b/>
          <w:bCs/>
          <w:color w:val="000000" w:themeColor="text1"/>
        </w:rPr>
        <w:t>PdM</w:t>
      </w:r>
      <w:proofErr w:type="spellEnd"/>
      <w:r w:rsidRPr="005B25E4">
        <w:rPr>
          <w:b/>
          <w:bCs/>
          <w:color w:val="000000" w:themeColor="text1"/>
        </w:rPr>
        <w:t>（</w:t>
      </w:r>
      <w:r w:rsidRPr="005B25E4">
        <w:rPr>
          <w:b/>
          <w:bCs/>
          <w:color w:val="000000" w:themeColor="text1"/>
        </w:rPr>
        <w:t>Predictive Maintenance</w:t>
      </w:r>
      <w:r w:rsidRPr="005B25E4">
        <w:rPr>
          <w:b/>
          <w:bCs/>
          <w:color w:val="000000" w:themeColor="text1"/>
        </w:rPr>
        <w:t>）预测性维护</w:t>
      </w:r>
      <w:r w:rsidRPr="005B25E4">
        <w:rPr>
          <w:color w:val="000000" w:themeColor="text1"/>
        </w:rPr>
        <w:t>：用数据预测设备什么时候会坏，提前干预。核心是模型预测，比</w:t>
      </w:r>
      <w:r w:rsidRPr="005B25E4">
        <w:rPr>
          <w:color w:val="000000" w:themeColor="text1"/>
        </w:rPr>
        <w:t>PM</w:t>
      </w:r>
      <w:r w:rsidRPr="005B25E4">
        <w:rPr>
          <w:color w:val="000000" w:themeColor="text1"/>
        </w:rPr>
        <w:t>更精准。</w:t>
      </w:r>
    </w:p>
    <w:p w14:paraId="11375CAE" w14:textId="77777777" w:rsidR="005B25E4" w:rsidRPr="005B25E4" w:rsidRDefault="005B25E4" w:rsidP="005B25E4">
      <w:pPr>
        <w:numPr>
          <w:ilvl w:val="0"/>
          <w:numId w:val="8"/>
        </w:numPr>
        <w:rPr>
          <w:color w:val="000000" w:themeColor="text1"/>
        </w:rPr>
      </w:pPr>
      <w:r w:rsidRPr="005B25E4">
        <w:rPr>
          <w:b/>
          <w:bCs/>
          <w:color w:val="000000" w:themeColor="text1"/>
        </w:rPr>
        <w:t>CBM</w:t>
      </w:r>
      <w:r w:rsidRPr="005B25E4">
        <w:rPr>
          <w:b/>
          <w:bCs/>
          <w:color w:val="000000" w:themeColor="text1"/>
        </w:rPr>
        <w:t>（</w:t>
      </w:r>
      <w:r w:rsidRPr="005B25E4">
        <w:rPr>
          <w:b/>
          <w:bCs/>
          <w:color w:val="000000" w:themeColor="text1"/>
        </w:rPr>
        <w:t>Condition-Based Maintenance</w:t>
      </w:r>
      <w:r w:rsidRPr="005B25E4">
        <w:rPr>
          <w:b/>
          <w:bCs/>
          <w:color w:val="000000" w:themeColor="text1"/>
        </w:rPr>
        <w:t>）基于状态的维护</w:t>
      </w:r>
      <w:r w:rsidRPr="005B25E4">
        <w:rPr>
          <w:color w:val="000000" w:themeColor="text1"/>
        </w:rPr>
        <w:t>：监测设备实时状态，超过阈值才触发维护。是</w:t>
      </w:r>
      <w:proofErr w:type="spellStart"/>
      <w:r w:rsidRPr="005B25E4">
        <w:rPr>
          <w:color w:val="000000" w:themeColor="text1"/>
        </w:rPr>
        <w:t>PdM</w:t>
      </w:r>
      <w:proofErr w:type="spellEnd"/>
      <w:r w:rsidRPr="005B25E4">
        <w:rPr>
          <w:color w:val="000000" w:themeColor="text1"/>
        </w:rPr>
        <w:t>的子集，区别在于</w:t>
      </w:r>
      <w:r w:rsidRPr="005B25E4">
        <w:rPr>
          <w:color w:val="000000" w:themeColor="text1"/>
        </w:rPr>
        <w:t>CBM</w:t>
      </w:r>
      <w:r w:rsidRPr="005B25E4">
        <w:rPr>
          <w:color w:val="000000" w:themeColor="text1"/>
        </w:rPr>
        <w:t>更偏规则触发，</w:t>
      </w:r>
      <w:proofErr w:type="spellStart"/>
      <w:r w:rsidRPr="005B25E4">
        <w:rPr>
          <w:color w:val="000000" w:themeColor="text1"/>
        </w:rPr>
        <w:t>PdM</w:t>
      </w:r>
      <w:proofErr w:type="spellEnd"/>
      <w:r w:rsidRPr="005B25E4">
        <w:rPr>
          <w:color w:val="000000" w:themeColor="text1"/>
        </w:rPr>
        <w:t>更偏模型预测。</w:t>
      </w:r>
    </w:p>
    <w:p w14:paraId="13EB4905" w14:textId="77777777" w:rsidR="005B25E4" w:rsidRPr="005B25E4" w:rsidRDefault="005B25E4" w:rsidP="005B25E4">
      <w:pPr>
        <w:rPr>
          <w:color w:val="000000" w:themeColor="text1"/>
        </w:rPr>
      </w:pPr>
      <w:r w:rsidRPr="005B25E4">
        <w:rPr>
          <w:b/>
          <w:bCs/>
          <w:color w:val="000000" w:themeColor="text1"/>
        </w:rPr>
        <w:t>一句话总结：</w:t>
      </w:r>
      <w:r w:rsidRPr="005B25E4">
        <w:rPr>
          <w:color w:val="000000" w:themeColor="text1"/>
        </w:rPr>
        <w:t xml:space="preserve"> PM</w:t>
      </w:r>
      <w:r w:rsidRPr="005B25E4">
        <w:rPr>
          <w:color w:val="000000" w:themeColor="text1"/>
        </w:rPr>
        <w:t>看日历，</w:t>
      </w:r>
      <w:r w:rsidRPr="005B25E4">
        <w:rPr>
          <w:color w:val="000000" w:themeColor="text1"/>
        </w:rPr>
        <w:t>CBM</w:t>
      </w:r>
      <w:r w:rsidRPr="005B25E4">
        <w:rPr>
          <w:color w:val="000000" w:themeColor="text1"/>
        </w:rPr>
        <w:t>看仪表，</w:t>
      </w:r>
      <w:proofErr w:type="spellStart"/>
      <w:r w:rsidRPr="005B25E4">
        <w:rPr>
          <w:color w:val="000000" w:themeColor="text1"/>
        </w:rPr>
        <w:t>PdM</w:t>
      </w:r>
      <w:proofErr w:type="spellEnd"/>
      <w:r w:rsidRPr="005B25E4">
        <w:rPr>
          <w:color w:val="000000" w:themeColor="text1"/>
        </w:rPr>
        <w:t>看模型。</w:t>
      </w:r>
    </w:p>
    <w:p w14:paraId="445CF512" w14:textId="77777777" w:rsidR="005B25E4" w:rsidRPr="005B25E4" w:rsidRDefault="005B25E4" w:rsidP="005B25E4">
      <w:pPr>
        <w:rPr>
          <w:color w:val="000000" w:themeColor="text1"/>
        </w:rPr>
      </w:pPr>
      <w:r w:rsidRPr="005B25E4">
        <w:rPr>
          <w:color w:val="000000" w:themeColor="text1"/>
        </w:rPr>
        <w:pict w14:anchorId="26F216AB">
          <v:rect id="_x0000_i1216" style="width:0;height:1.5pt" o:hralign="center" o:hrstd="t" o:hr="t" fillcolor="#a0a0a0" stroked="f"/>
        </w:pict>
      </w:r>
    </w:p>
    <w:p w14:paraId="3D328C7B" w14:textId="77777777" w:rsidR="005B25E4" w:rsidRPr="005B25E4" w:rsidRDefault="005B25E4" w:rsidP="005B25E4">
      <w:pPr>
        <w:rPr>
          <w:b/>
          <w:bCs/>
          <w:color w:val="000000" w:themeColor="text1"/>
        </w:rPr>
      </w:pPr>
      <w:r w:rsidRPr="005B25E4">
        <w:rPr>
          <w:b/>
          <w:bCs/>
          <w:color w:val="000000" w:themeColor="text1"/>
        </w:rPr>
        <w:t xml:space="preserve">A2. </w:t>
      </w:r>
      <w:r w:rsidRPr="005B25E4">
        <w:rPr>
          <w:b/>
          <w:bCs/>
          <w:color w:val="000000" w:themeColor="text1"/>
        </w:rPr>
        <w:t>什么是</w:t>
      </w:r>
      <w:r w:rsidRPr="005B25E4">
        <w:rPr>
          <w:b/>
          <w:bCs/>
          <w:color w:val="000000" w:themeColor="text1"/>
        </w:rPr>
        <w:t>RUL</w:t>
      </w:r>
      <w:r w:rsidRPr="005B25E4">
        <w:rPr>
          <w:b/>
          <w:bCs/>
          <w:color w:val="000000" w:themeColor="text1"/>
        </w:rPr>
        <w:t>？怎么定义？</w:t>
      </w:r>
    </w:p>
    <w:p w14:paraId="57441576" w14:textId="77777777" w:rsidR="005B25E4" w:rsidRPr="005B25E4" w:rsidRDefault="005B25E4" w:rsidP="005B25E4">
      <w:pPr>
        <w:rPr>
          <w:color w:val="000000" w:themeColor="text1"/>
        </w:rPr>
      </w:pPr>
      <w:r w:rsidRPr="005B25E4">
        <w:rPr>
          <w:b/>
          <w:bCs/>
          <w:color w:val="000000" w:themeColor="text1"/>
        </w:rPr>
        <w:t>答：</w:t>
      </w:r>
    </w:p>
    <w:p w14:paraId="69F83458" w14:textId="77777777" w:rsidR="005B25E4" w:rsidRPr="005B25E4" w:rsidRDefault="005B25E4" w:rsidP="005B25E4">
      <w:pPr>
        <w:numPr>
          <w:ilvl w:val="0"/>
          <w:numId w:val="9"/>
        </w:numPr>
        <w:rPr>
          <w:color w:val="000000" w:themeColor="text1"/>
        </w:rPr>
      </w:pPr>
      <w:r w:rsidRPr="005B25E4">
        <w:rPr>
          <w:b/>
          <w:bCs/>
          <w:color w:val="000000" w:themeColor="text1"/>
        </w:rPr>
        <w:t>RUL</w:t>
      </w:r>
      <w:r w:rsidRPr="005B25E4">
        <w:rPr>
          <w:b/>
          <w:bCs/>
          <w:color w:val="000000" w:themeColor="text1"/>
        </w:rPr>
        <w:t>（</w:t>
      </w:r>
      <w:r w:rsidRPr="005B25E4">
        <w:rPr>
          <w:b/>
          <w:bCs/>
          <w:color w:val="000000" w:themeColor="text1"/>
        </w:rPr>
        <w:t>Remaining Useful Life</w:t>
      </w:r>
      <w:r w:rsidRPr="005B25E4">
        <w:rPr>
          <w:b/>
          <w:bCs/>
          <w:color w:val="000000" w:themeColor="text1"/>
        </w:rPr>
        <w:t>）剩余使用寿命</w:t>
      </w:r>
      <w:r w:rsidRPr="005B25E4">
        <w:rPr>
          <w:color w:val="000000" w:themeColor="text1"/>
        </w:rPr>
        <w:t>：设备从当前时刻到发生故障还剩多少时间</w:t>
      </w:r>
      <w:r w:rsidRPr="005B25E4">
        <w:rPr>
          <w:color w:val="000000" w:themeColor="text1"/>
        </w:rPr>
        <w:t>/</w:t>
      </w:r>
      <w:r w:rsidRPr="005B25E4">
        <w:rPr>
          <w:color w:val="000000" w:themeColor="text1"/>
        </w:rPr>
        <w:t>周期。</w:t>
      </w:r>
    </w:p>
    <w:p w14:paraId="71FD040F" w14:textId="77777777" w:rsidR="005B25E4" w:rsidRPr="005B25E4" w:rsidRDefault="005B25E4" w:rsidP="005B25E4">
      <w:pPr>
        <w:numPr>
          <w:ilvl w:val="0"/>
          <w:numId w:val="9"/>
        </w:numPr>
        <w:rPr>
          <w:color w:val="000000" w:themeColor="text1"/>
        </w:rPr>
      </w:pPr>
      <w:r w:rsidRPr="005B25E4">
        <w:rPr>
          <w:color w:val="000000" w:themeColor="text1"/>
        </w:rPr>
        <w:t>公式：</w:t>
      </w:r>
      <w:r w:rsidRPr="005B25E4">
        <w:rPr>
          <w:color w:val="000000" w:themeColor="text1"/>
        </w:rPr>
        <w:t xml:space="preserve">RUL = </w:t>
      </w:r>
      <w:r w:rsidRPr="005B25E4">
        <w:rPr>
          <w:color w:val="000000" w:themeColor="text1"/>
        </w:rPr>
        <w:t>最大寿命周期</w:t>
      </w:r>
      <w:r w:rsidRPr="005B25E4">
        <w:rPr>
          <w:color w:val="000000" w:themeColor="text1"/>
        </w:rPr>
        <w:t xml:space="preserve"> - </w:t>
      </w:r>
      <w:r w:rsidRPr="005B25E4">
        <w:rPr>
          <w:color w:val="000000" w:themeColor="text1"/>
        </w:rPr>
        <w:t>当前周期</w:t>
      </w:r>
    </w:p>
    <w:p w14:paraId="1291A977" w14:textId="77777777" w:rsidR="005B25E4" w:rsidRPr="005B25E4" w:rsidRDefault="005B25E4" w:rsidP="005B25E4">
      <w:pPr>
        <w:numPr>
          <w:ilvl w:val="0"/>
          <w:numId w:val="9"/>
        </w:numPr>
        <w:rPr>
          <w:color w:val="000000" w:themeColor="text1"/>
        </w:rPr>
      </w:pPr>
      <w:r w:rsidRPr="005B25E4">
        <w:rPr>
          <w:color w:val="000000" w:themeColor="text1"/>
        </w:rPr>
        <w:t>在你的</w:t>
      </w:r>
      <w:r w:rsidRPr="005B25E4">
        <w:rPr>
          <w:color w:val="000000" w:themeColor="text1"/>
        </w:rPr>
        <w:t>CMAPSS</w:t>
      </w:r>
      <w:r w:rsidRPr="005B25E4">
        <w:rPr>
          <w:color w:val="000000" w:themeColor="text1"/>
        </w:rPr>
        <w:t>代码里：</w:t>
      </w:r>
      <w:proofErr w:type="spellStart"/>
      <w:r w:rsidRPr="005B25E4">
        <w:rPr>
          <w:color w:val="000000" w:themeColor="text1"/>
        </w:rPr>
        <w:t>train_df</w:t>
      </w:r>
      <w:proofErr w:type="spellEnd"/>
      <w:r w:rsidRPr="005B25E4">
        <w:rPr>
          <w:color w:val="000000" w:themeColor="text1"/>
        </w:rPr>
        <w:t xml:space="preserve">['RUL'] = </w:t>
      </w:r>
      <w:proofErr w:type="spellStart"/>
      <w:r w:rsidRPr="005B25E4">
        <w:rPr>
          <w:color w:val="000000" w:themeColor="text1"/>
        </w:rPr>
        <w:t>train_df</w:t>
      </w:r>
      <w:proofErr w:type="spellEnd"/>
      <w:r w:rsidRPr="005B25E4">
        <w:rPr>
          <w:color w:val="000000" w:themeColor="text1"/>
        </w:rPr>
        <w:t>['</w:t>
      </w:r>
      <w:proofErr w:type="spellStart"/>
      <w:r w:rsidRPr="005B25E4">
        <w:rPr>
          <w:color w:val="000000" w:themeColor="text1"/>
        </w:rPr>
        <w:t>max_cycle</w:t>
      </w:r>
      <w:proofErr w:type="spellEnd"/>
      <w:r w:rsidRPr="005B25E4">
        <w:rPr>
          <w:color w:val="000000" w:themeColor="text1"/>
        </w:rPr>
        <w:t xml:space="preserve">'] - </w:t>
      </w:r>
      <w:proofErr w:type="spellStart"/>
      <w:r w:rsidRPr="005B25E4">
        <w:rPr>
          <w:color w:val="000000" w:themeColor="text1"/>
        </w:rPr>
        <w:t>train_df</w:t>
      </w:r>
      <w:proofErr w:type="spellEnd"/>
      <w:r w:rsidRPr="005B25E4">
        <w:rPr>
          <w:color w:val="000000" w:themeColor="text1"/>
        </w:rPr>
        <w:t>['cycle']</w:t>
      </w:r>
    </w:p>
    <w:p w14:paraId="791EF100" w14:textId="77777777" w:rsidR="005B25E4" w:rsidRPr="005B25E4" w:rsidRDefault="005B25E4" w:rsidP="005B25E4">
      <w:pPr>
        <w:numPr>
          <w:ilvl w:val="0"/>
          <w:numId w:val="9"/>
        </w:numPr>
        <w:rPr>
          <w:color w:val="000000" w:themeColor="text1"/>
        </w:rPr>
      </w:pPr>
      <w:r w:rsidRPr="005B25E4">
        <w:rPr>
          <w:color w:val="000000" w:themeColor="text1"/>
        </w:rPr>
        <w:t>RUL=0</w:t>
      </w:r>
      <w:r w:rsidRPr="005B25E4">
        <w:rPr>
          <w:color w:val="000000" w:themeColor="text1"/>
        </w:rPr>
        <w:t>意味着设备已经到达故障点</w:t>
      </w:r>
    </w:p>
    <w:p w14:paraId="331084BD" w14:textId="77777777" w:rsidR="005B25E4" w:rsidRPr="005B25E4" w:rsidRDefault="005B25E4" w:rsidP="005B25E4">
      <w:pPr>
        <w:numPr>
          <w:ilvl w:val="0"/>
          <w:numId w:val="9"/>
        </w:numPr>
        <w:rPr>
          <w:color w:val="000000" w:themeColor="text1"/>
        </w:rPr>
      </w:pPr>
      <w:r w:rsidRPr="005B25E4">
        <w:rPr>
          <w:color w:val="000000" w:themeColor="text1"/>
        </w:rPr>
        <w:t>实际工程中</w:t>
      </w:r>
      <w:r w:rsidRPr="005B25E4">
        <w:rPr>
          <w:color w:val="000000" w:themeColor="text1"/>
        </w:rPr>
        <w:t>RUL</w:t>
      </w:r>
      <w:r w:rsidRPr="005B25E4">
        <w:rPr>
          <w:color w:val="000000" w:themeColor="text1"/>
        </w:rPr>
        <w:t>不一定是</w:t>
      </w:r>
      <w:r w:rsidRPr="005B25E4">
        <w:rPr>
          <w:color w:val="000000" w:themeColor="text1"/>
        </w:rPr>
        <w:t>"</w:t>
      </w:r>
      <w:r w:rsidRPr="005B25E4">
        <w:rPr>
          <w:color w:val="000000" w:themeColor="text1"/>
        </w:rPr>
        <w:t>周期</w:t>
      </w:r>
      <w:r w:rsidRPr="005B25E4">
        <w:rPr>
          <w:color w:val="000000" w:themeColor="text1"/>
        </w:rPr>
        <w:t>"</w:t>
      </w:r>
      <w:r w:rsidRPr="005B25E4">
        <w:rPr>
          <w:color w:val="000000" w:themeColor="text1"/>
        </w:rPr>
        <w:t>，可以是小时、运行次数、压力累积量等</w:t>
      </w:r>
    </w:p>
    <w:p w14:paraId="1BC10454" w14:textId="77777777" w:rsidR="005B25E4" w:rsidRPr="005B25E4" w:rsidRDefault="005B25E4" w:rsidP="005B25E4">
      <w:pPr>
        <w:rPr>
          <w:color w:val="000000" w:themeColor="text1"/>
        </w:rPr>
      </w:pPr>
      <w:r w:rsidRPr="005B25E4">
        <w:rPr>
          <w:color w:val="000000" w:themeColor="text1"/>
        </w:rPr>
        <w:pict w14:anchorId="305C653B">
          <v:rect id="_x0000_i1217" style="width:0;height:1.5pt" o:hralign="center" o:hrstd="t" o:hr="t" fillcolor="#a0a0a0" stroked="f"/>
        </w:pict>
      </w:r>
    </w:p>
    <w:p w14:paraId="56CFD0CC" w14:textId="77777777" w:rsidR="005B25E4" w:rsidRPr="005B25E4" w:rsidRDefault="005B25E4" w:rsidP="005B25E4">
      <w:pPr>
        <w:rPr>
          <w:b/>
          <w:bCs/>
          <w:color w:val="000000" w:themeColor="text1"/>
        </w:rPr>
      </w:pPr>
      <w:r w:rsidRPr="005B25E4">
        <w:rPr>
          <w:b/>
          <w:bCs/>
          <w:color w:val="000000" w:themeColor="text1"/>
        </w:rPr>
        <w:t xml:space="preserve">A3. </w:t>
      </w:r>
      <w:r w:rsidRPr="005B25E4">
        <w:rPr>
          <w:b/>
          <w:bCs/>
          <w:color w:val="000000" w:themeColor="text1"/>
        </w:rPr>
        <w:t>为什么要对</w:t>
      </w:r>
      <w:r w:rsidRPr="005B25E4">
        <w:rPr>
          <w:b/>
          <w:bCs/>
          <w:color w:val="000000" w:themeColor="text1"/>
        </w:rPr>
        <w:t>RUL</w:t>
      </w:r>
      <w:r w:rsidRPr="005B25E4">
        <w:rPr>
          <w:b/>
          <w:bCs/>
          <w:color w:val="000000" w:themeColor="text1"/>
        </w:rPr>
        <w:t>做</w:t>
      </w:r>
      <w:r w:rsidRPr="005B25E4">
        <w:rPr>
          <w:b/>
          <w:bCs/>
          <w:color w:val="000000" w:themeColor="text1"/>
        </w:rPr>
        <w:t>clip</w:t>
      </w:r>
      <w:r w:rsidRPr="005B25E4">
        <w:rPr>
          <w:b/>
          <w:bCs/>
          <w:color w:val="000000" w:themeColor="text1"/>
        </w:rPr>
        <w:t>（截断）？</w:t>
      </w:r>
      <w:r w:rsidRPr="005B25E4">
        <w:rPr>
          <w:b/>
          <w:bCs/>
          <w:color w:val="000000" w:themeColor="text1"/>
        </w:rPr>
        <w:t>clip</w:t>
      </w:r>
      <w:r w:rsidRPr="005B25E4">
        <w:rPr>
          <w:b/>
          <w:bCs/>
          <w:color w:val="000000" w:themeColor="text1"/>
        </w:rPr>
        <w:t>值怎么选？</w:t>
      </w:r>
    </w:p>
    <w:p w14:paraId="7D8A0A7B" w14:textId="77777777" w:rsidR="005B25E4" w:rsidRPr="005B25E4" w:rsidRDefault="005B25E4" w:rsidP="005B25E4">
      <w:pPr>
        <w:rPr>
          <w:color w:val="000000" w:themeColor="text1"/>
        </w:rPr>
      </w:pPr>
      <w:r w:rsidRPr="005B25E4">
        <w:rPr>
          <w:b/>
          <w:bCs/>
          <w:color w:val="000000" w:themeColor="text1"/>
        </w:rPr>
        <w:t>答：</w:t>
      </w:r>
    </w:p>
    <w:p w14:paraId="33C111DC" w14:textId="77777777" w:rsidR="005B25E4" w:rsidRPr="005B25E4" w:rsidRDefault="005B25E4" w:rsidP="005B25E4">
      <w:pPr>
        <w:numPr>
          <w:ilvl w:val="0"/>
          <w:numId w:val="10"/>
        </w:numPr>
        <w:rPr>
          <w:color w:val="000000" w:themeColor="text1"/>
        </w:rPr>
      </w:pPr>
      <w:r w:rsidRPr="005B25E4">
        <w:rPr>
          <w:b/>
          <w:bCs/>
          <w:color w:val="000000" w:themeColor="text1"/>
        </w:rPr>
        <w:t>为什么</w:t>
      </w:r>
      <w:r w:rsidRPr="005B25E4">
        <w:rPr>
          <w:b/>
          <w:bCs/>
          <w:color w:val="000000" w:themeColor="text1"/>
        </w:rPr>
        <w:t>clip</w:t>
      </w:r>
      <w:r w:rsidRPr="005B25E4">
        <w:rPr>
          <w:b/>
          <w:bCs/>
          <w:color w:val="000000" w:themeColor="text1"/>
        </w:rPr>
        <w:t>：</w:t>
      </w:r>
      <w:r w:rsidRPr="005B25E4">
        <w:rPr>
          <w:color w:val="000000" w:themeColor="text1"/>
        </w:rPr>
        <w:t xml:space="preserve"> </w:t>
      </w:r>
      <w:r w:rsidRPr="005B25E4">
        <w:rPr>
          <w:color w:val="000000" w:themeColor="text1"/>
        </w:rPr>
        <w:t>设备在健康早期，传感器几乎没有退化信号，</w:t>
      </w:r>
      <w:r w:rsidRPr="005B25E4">
        <w:rPr>
          <w:color w:val="000000" w:themeColor="text1"/>
        </w:rPr>
        <w:t>RUL=300</w:t>
      </w:r>
      <w:r w:rsidRPr="005B25E4">
        <w:rPr>
          <w:color w:val="000000" w:themeColor="text1"/>
        </w:rPr>
        <w:t>和</w:t>
      </w:r>
      <w:r w:rsidRPr="005B25E4">
        <w:rPr>
          <w:color w:val="000000" w:themeColor="text1"/>
        </w:rPr>
        <w:t>RUL=200</w:t>
      </w:r>
      <w:r w:rsidRPr="005B25E4">
        <w:rPr>
          <w:color w:val="000000" w:themeColor="text1"/>
        </w:rPr>
        <w:t>对模型来说没有区别。强行让模型区分这段没有信号的区域，会引入噪声，降低模型在关键退化阶段的精度。</w:t>
      </w:r>
    </w:p>
    <w:p w14:paraId="10D70475" w14:textId="77777777" w:rsidR="005B25E4" w:rsidRPr="005B25E4" w:rsidRDefault="005B25E4" w:rsidP="005B25E4">
      <w:pPr>
        <w:numPr>
          <w:ilvl w:val="0"/>
          <w:numId w:val="10"/>
        </w:numPr>
        <w:rPr>
          <w:color w:val="000000" w:themeColor="text1"/>
        </w:rPr>
      </w:pPr>
      <w:r w:rsidRPr="005B25E4">
        <w:rPr>
          <w:b/>
          <w:bCs/>
          <w:color w:val="000000" w:themeColor="text1"/>
        </w:rPr>
        <w:t>本质逻辑：</w:t>
      </w:r>
      <w:r w:rsidRPr="005B25E4">
        <w:rPr>
          <w:color w:val="000000" w:themeColor="text1"/>
        </w:rPr>
        <w:t xml:space="preserve"> </w:t>
      </w:r>
      <w:r w:rsidRPr="005B25E4">
        <w:rPr>
          <w:color w:val="000000" w:themeColor="text1"/>
        </w:rPr>
        <w:t>我们只关心</w:t>
      </w:r>
      <w:r w:rsidRPr="005B25E4">
        <w:rPr>
          <w:color w:val="000000" w:themeColor="text1"/>
        </w:rPr>
        <w:t>"</w:t>
      </w:r>
      <w:r w:rsidRPr="005B25E4">
        <w:rPr>
          <w:color w:val="000000" w:themeColor="text1"/>
        </w:rPr>
        <w:t>设备开始退化之后</w:t>
      </w:r>
      <w:r w:rsidRPr="005B25E4">
        <w:rPr>
          <w:color w:val="000000" w:themeColor="text1"/>
        </w:rPr>
        <w:t>"</w:t>
      </w:r>
      <w:r w:rsidRPr="005B25E4">
        <w:rPr>
          <w:color w:val="000000" w:themeColor="text1"/>
        </w:rPr>
        <w:t>的预测，健康期一律视为</w:t>
      </w:r>
      <w:r w:rsidRPr="005B25E4">
        <w:rPr>
          <w:color w:val="000000" w:themeColor="text1"/>
        </w:rPr>
        <w:t>"</w:t>
      </w:r>
      <w:r w:rsidRPr="005B25E4">
        <w:rPr>
          <w:color w:val="000000" w:themeColor="text1"/>
        </w:rPr>
        <w:t>足够健康</w:t>
      </w:r>
      <w:r w:rsidRPr="005B25E4">
        <w:rPr>
          <w:color w:val="000000" w:themeColor="text1"/>
        </w:rPr>
        <w:t>"</w:t>
      </w:r>
      <w:r w:rsidRPr="005B25E4">
        <w:rPr>
          <w:color w:val="000000" w:themeColor="text1"/>
        </w:rPr>
        <w:t>。</w:t>
      </w:r>
    </w:p>
    <w:p w14:paraId="23D2C6AF" w14:textId="77777777" w:rsidR="005B25E4" w:rsidRPr="005B25E4" w:rsidRDefault="005B25E4" w:rsidP="005B25E4">
      <w:pPr>
        <w:numPr>
          <w:ilvl w:val="0"/>
          <w:numId w:val="10"/>
        </w:numPr>
        <w:rPr>
          <w:color w:val="000000" w:themeColor="text1"/>
        </w:rPr>
      </w:pPr>
      <w:r w:rsidRPr="005B25E4">
        <w:rPr>
          <w:b/>
          <w:bCs/>
          <w:color w:val="000000" w:themeColor="text1"/>
        </w:rPr>
        <w:t>clip</w:t>
      </w:r>
      <w:r w:rsidRPr="005B25E4">
        <w:rPr>
          <w:b/>
          <w:bCs/>
          <w:color w:val="000000" w:themeColor="text1"/>
        </w:rPr>
        <w:t>值怎么选（三种方法）：</w:t>
      </w:r>
    </w:p>
    <w:p w14:paraId="681CFAAB" w14:textId="77777777" w:rsidR="005B25E4" w:rsidRPr="005B25E4" w:rsidRDefault="005B25E4" w:rsidP="005B25E4">
      <w:pPr>
        <w:numPr>
          <w:ilvl w:val="1"/>
          <w:numId w:val="10"/>
        </w:numPr>
        <w:rPr>
          <w:color w:val="000000" w:themeColor="text1"/>
        </w:rPr>
      </w:pPr>
      <w:r w:rsidRPr="005B25E4">
        <w:rPr>
          <w:b/>
          <w:bCs/>
          <w:color w:val="000000" w:themeColor="text1"/>
        </w:rPr>
        <w:t>分位数法</w:t>
      </w:r>
      <w:r w:rsidRPr="005B25E4">
        <w:rPr>
          <w:color w:val="000000" w:themeColor="text1"/>
        </w:rPr>
        <w:t>：取所有设备寿命的</w:t>
      </w:r>
      <w:r w:rsidRPr="005B25E4">
        <w:rPr>
          <w:color w:val="000000" w:themeColor="text1"/>
        </w:rPr>
        <w:t>Q1</w:t>
      </w:r>
      <w:r w:rsidRPr="005B25E4">
        <w:rPr>
          <w:color w:val="000000" w:themeColor="text1"/>
        </w:rPr>
        <w:t>（</w:t>
      </w:r>
      <w:r w:rsidRPr="005B25E4">
        <w:rPr>
          <w:color w:val="000000" w:themeColor="text1"/>
        </w:rPr>
        <w:t>25%</w:t>
      </w:r>
      <w:r w:rsidRPr="005B25E4">
        <w:rPr>
          <w:color w:val="000000" w:themeColor="text1"/>
        </w:rPr>
        <w:t>分位），工程上快速可用</w:t>
      </w:r>
    </w:p>
    <w:p w14:paraId="3AC95CD2" w14:textId="77777777" w:rsidR="005B25E4" w:rsidRPr="005B25E4" w:rsidRDefault="005B25E4" w:rsidP="005B25E4">
      <w:pPr>
        <w:numPr>
          <w:ilvl w:val="1"/>
          <w:numId w:val="10"/>
        </w:numPr>
        <w:rPr>
          <w:color w:val="000000" w:themeColor="text1"/>
        </w:rPr>
      </w:pPr>
      <w:r w:rsidRPr="005B25E4">
        <w:rPr>
          <w:b/>
          <w:bCs/>
          <w:color w:val="000000" w:themeColor="text1"/>
        </w:rPr>
        <w:t>传感器变化点法</w:t>
      </w:r>
      <w:r w:rsidRPr="005B25E4">
        <w:rPr>
          <w:color w:val="000000" w:themeColor="text1"/>
        </w:rPr>
        <w:t>：找每台设备传感器开始偏离</w:t>
      </w:r>
      <w:r w:rsidRPr="005B25E4">
        <w:rPr>
          <w:color w:val="000000" w:themeColor="text1"/>
        </w:rPr>
        <w:t>baseline</w:t>
      </w:r>
      <w:r w:rsidRPr="005B25E4">
        <w:rPr>
          <w:color w:val="000000" w:themeColor="text1"/>
        </w:rPr>
        <w:t>的</w:t>
      </w:r>
      <w:r w:rsidRPr="005B25E4">
        <w:rPr>
          <w:color w:val="000000" w:themeColor="text1"/>
        </w:rPr>
        <w:t>cycle</w:t>
      </w:r>
      <w:r w:rsidRPr="005B25E4">
        <w:rPr>
          <w:color w:val="000000" w:themeColor="text1"/>
        </w:rPr>
        <w:t>，取中位数，更科学</w:t>
      </w:r>
    </w:p>
    <w:p w14:paraId="59FAB0F0" w14:textId="77777777" w:rsidR="005B25E4" w:rsidRPr="005B25E4" w:rsidRDefault="005B25E4" w:rsidP="005B25E4">
      <w:pPr>
        <w:numPr>
          <w:ilvl w:val="1"/>
          <w:numId w:val="10"/>
        </w:numPr>
        <w:rPr>
          <w:color w:val="000000" w:themeColor="text1"/>
        </w:rPr>
      </w:pPr>
      <w:r w:rsidRPr="005B25E4">
        <w:rPr>
          <w:b/>
          <w:bCs/>
          <w:color w:val="000000" w:themeColor="text1"/>
        </w:rPr>
        <w:t>领域知识法</w:t>
      </w:r>
      <w:r w:rsidRPr="005B25E4">
        <w:rPr>
          <w:color w:val="000000" w:themeColor="text1"/>
        </w:rPr>
        <w:t>：直接问设备工程师，最可靠</w:t>
      </w:r>
    </w:p>
    <w:p w14:paraId="0162E06D" w14:textId="77777777" w:rsidR="005B25E4" w:rsidRPr="005B25E4" w:rsidRDefault="005B25E4" w:rsidP="005B25E4">
      <w:pPr>
        <w:numPr>
          <w:ilvl w:val="0"/>
          <w:numId w:val="10"/>
        </w:numPr>
        <w:rPr>
          <w:color w:val="000000" w:themeColor="text1"/>
        </w:rPr>
      </w:pPr>
      <w:r w:rsidRPr="005B25E4">
        <w:rPr>
          <w:color w:val="000000" w:themeColor="text1"/>
        </w:rPr>
        <w:t>你代码里用的是</w:t>
      </w:r>
      <w:r w:rsidRPr="005B25E4">
        <w:rPr>
          <w:color w:val="000000" w:themeColor="text1"/>
        </w:rPr>
        <w:t>clip=125</w:t>
      </w:r>
      <w:r w:rsidRPr="005B25E4">
        <w:rPr>
          <w:color w:val="000000" w:themeColor="text1"/>
        </w:rPr>
        <w:t>，对应</w:t>
      </w:r>
      <w:r w:rsidRPr="005B25E4">
        <w:rPr>
          <w:color w:val="000000" w:themeColor="text1"/>
        </w:rPr>
        <w:t>CMAPSS FD001</w:t>
      </w:r>
      <w:r w:rsidRPr="005B25E4">
        <w:rPr>
          <w:color w:val="000000" w:themeColor="text1"/>
        </w:rPr>
        <w:t>数据集的工业惯例。</w:t>
      </w:r>
    </w:p>
    <w:p w14:paraId="49486507" w14:textId="77777777" w:rsidR="005B25E4" w:rsidRPr="005B25E4" w:rsidRDefault="005B25E4" w:rsidP="005B25E4">
      <w:pPr>
        <w:rPr>
          <w:color w:val="000000" w:themeColor="text1"/>
        </w:rPr>
      </w:pPr>
      <w:r w:rsidRPr="005B25E4">
        <w:rPr>
          <w:color w:val="000000" w:themeColor="text1"/>
        </w:rPr>
        <w:pict w14:anchorId="63A44A5E">
          <v:rect id="_x0000_i1218" style="width:0;height:1.5pt" o:hralign="center" o:hrstd="t" o:hr="t" fillcolor="#a0a0a0" stroked="f"/>
        </w:pict>
      </w:r>
    </w:p>
    <w:p w14:paraId="7958968E" w14:textId="77777777" w:rsidR="005B25E4" w:rsidRPr="005B25E4" w:rsidRDefault="005B25E4" w:rsidP="005B25E4">
      <w:pPr>
        <w:rPr>
          <w:b/>
          <w:bCs/>
          <w:color w:val="000000" w:themeColor="text1"/>
        </w:rPr>
      </w:pPr>
      <w:r w:rsidRPr="005B25E4">
        <w:rPr>
          <w:b/>
          <w:bCs/>
          <w:color w:val="000000" w:themeColor="text1"/>
        </w:rPr>
        <w:t xml:space="preserve">A4. </w:t>
      </w:r>
      <w:r w:rsidRPr="005B25E4">
        <w:rPr>
          <w:b/>
          <w:bCs/>
          <w:color w:val="000000" w:themeColor="text1"/>
        </w:rPr>
        <w:t>什么是</w:t>
      </w:r>
      <w:r w:rsidRPr="005B25E4">
        <w:rPr>
          <w:b/>
          <w:bCs/>
          <w:color w:val="000000" w:themeColor="text1"/>
        </w:rPr>
        <w:t>Health Score</w:t>
      </w:r>
      <w:r w:rsidRPr="005B25E4">
        <w:rPr>
          <w:b/>
          <w:bCs/>
          <w:color w:val="000000" w:themeColor="text1"/>
        </w:rPr>
        <w:t>？和</w:t>
      </w:r>
      <w:r w:rsidRPr="005B25E4">
        <w:rPr>
          <w:b/>
          <w:bCs/>
          <w:color w:val="000000" w:themeColor="text1"/>
        </w:rPr>
        <w:t>RUL</w:t>
      </w:r>
      <w:r w:rsidRPr="005B25E4">
        <w:rPr>
          <w:b/>
          <w:bCs/>
          <w:color w:val="000000" w:themeColor="text1"/>
        </w:rPr>
        <w:t>有什么关系？</w:t>
      </w:r>
    </w:p>
    <w:p w14:paraId="5694C929" w14:textId="77777777" w:rsidR="005B25E4" w:rsidRPr="005B25E4" w:rsidRDefault="005B25E4" w:rsidP="005B25E4">
      <w:pPr>
        <w:rPr>
          <w:color w:val="000000" w:themeColor="text1"/>
        </w:rPr>
      </w:pPr>
      <w:r w:rsidRPr="005B25E4">
        <w:rPr>
          <w:b/>
          <w:bCs/>
          <w:color w:val="000000" w:themeColor="text1"/>
        </w:rPr>
        <w:t>答：</w:t>
      </w:r>
    </w:p>
    <w:p w14:paraId="24F6023D" w14:textId="77777777" w:rsidR="005B25E4" w:rsidRPr="005B25E4" w:rsidRDefault="005B25E4" w:rsidP="005B25E4">
      <w:pPr>
        <w:numPr>
          <w:ilvl w:val="0"/>
          <w:numId w:val="11"/>
        </w:numPr>
        <w:rPr>
          <w:color w:val="000000" w:themeColor="text1"/>
        </w:rPr>
      </w:pPr>
      <w:r w:rsidRPr="005B25E4">
        <w:rPr>
          <w:b/>
          <w:bCs/>
          <w:color w:val="000000" w:themeColor="text1"/>
        </w:rPr>
        <w:lastRenderedPageBreak/>
        <w:t>Health Score</w:t>
      </w:r>
      <w:r w:rsidRPr="005B25E4">
        <w:rPr>
          <w:b/>
          <w:bCs/>
          <w:color w:val="000000" w:themeColor="text1"/>
        </w:rPr>
        <w:t>（健康分）</w:t>
      </w:r>
      <w:r w:rsidRPr="005B25E4">
        <w:rPr>
          <w:color w:val="000000" w:themeColor="text1"/>
        </w:rPr>
        <w:t>：把设备状态归一化到</w:t>
      </w:r>
      <w:r w:rsidRPr="005B25E4">
        <w:rPr>
          <w:color w:val="000000" w:themeColor="text1"/>
        </w:rPr>
        <w:t>0~1</w:t>
      </w:r>
      <w:r w:rsidRPr="005B25E4">
        <w:rPr>
          <w:color w:val="000000" w:themeColor="text1"/>
        </w:rPr>
        <w:t>之间的一个指标，</w:t>
      </w:r>
      <w:r w:rsidRPr="005B25E4">
        <w:rPr>
          <w:color w:val="000000" w:themeColor="text1"/>
        </w:rPr>
        <w:t>1=</w:t>
      </w:r>
      <w:r w:rsidRPr="005B25E4">
        <w:rPr>
          <w:color w:val="000000" w:themeColor="text1"/>
        </w:rPr>
        <w:t>完全健康，</w:t>
      </w:r>
      <w:r w:rsidRPr="005B25E4">
        <w:rPr>
          <w:color w:val="000000" w:themeColor="text1"/>
        </w:rPr>
        <w:t>0=</w:t>
      </w:r>
      <w:r w:rsidRPr="005B25E4">
        <w:rPr>
          <w:color w:val="000000" w:themeColor="text1"/>
        </w:rPr>
        <w:t>即将故障。</w:t>
      </w:r>
    </w:p>
    <w:p w14:paraId="0CC0978F" w14:textId="77777777" w:rsidR="005B25E4" w:rsidRPr="005B25E4" w:rsidRDefault="005B25E4" w:rsidP="005B25E4">
      <w:pPr>
        <w:numPr>
          <w:ilvl w:val="0"/>
          <w:numId w:val="11"/>
        </w:numPr>
        <w:rPr>
          <w:color w:val="000000" w:themeColor="text1"/>
        </w:rPr>
      </w:pPr>
      <w:r w:rsidRPr="005B25E4">
        <w:rPr>
          <w:color w:val="000000" w:themeColor="text1"/>
        </w:rPr>
        <w:t>和</w:t>
      </w:r>
      <w:r w:rsidRPr="005B25E4">
        <w:rPr>
          <w:color w:val="000000" w:themeColor="text1"/>
        </w:rPr>
        <w:t>RUL</w:t>
      </w:r>
      <w:r w:rsidRPr="005B25E4">
        <w:rPr>
          <w:color w:val="000000" w:themeColor="text1"/>
        </w:rPr>
        <w:t>的关系：</w:t>
      </w:r>
      <w:r w:rsidRPr="005B25E4">
        <w:rPr>
          <w:color w:val="000000" w:themeColor="text1"/>
        </w:rPr>
        <w:t>Health Score</w:t>
      </w:r>
      <w:r w:rsidRPr="005B25E4">
        <w:rPr>
          <w:color w:val="000000" w:themeColor="text1"/>
        </w:rPr>
        <w:t>通常是</w:t>
      </w:r>
      <w:r w:rsidRPr="005B25E4">
        <w:rPr>
          <w:color w:val="000000" w:themeColor="text1"/>
        </w:rPr>
        <w:t>RUL</w:t>
      </w:r>
      <w:r w:rsidRPr="005B25E4">
        <w:rPr>
          <w:color w:val="000000" w:themeColor="text1"/>
        </w:rPr>
        <w:t>的归一化版本，</w:t>
      </w:r>
      <w:r w:rsidRPr="005B25E4">
        <w:rPr>
          <w:color w:val="000000" w:themeColor="text1"/>
        </w:rPr>
        <w:t xml:space="preserve">Health Score = RUL / </w:t>
      </w:r>
      <w:proofErr w:type="spellStart"/>
      <w:r w:rsidRPr="005B25E4">
        <w:rPr>
          <w:color w:val="000000" w:themeColor="text1"/>
        </w:rPr>
        <w:t>RUL_max</w:t>
      </w:r>
      <w:proofErr w:type="spellEnd"/>
      <w:r w:rsidRPr="005B25E4">
        <w:rPr>
          <w:color w:val="000000" w:themeColor="text1"/>
        </w:rPr>
        <w:t>，但也可以独立建模（比如基于传感器偏离</w:t>
      </w:r>
      <w:r w:rsidRPr="005B25E4">
        <w:rPr>
          <w:color w:val="000000" w:themeColor="text1"/>
        </w:rPr>
        <w:t>baseline</w:t>
      </w:r>
      <w:r w:rsidRPr="005B25E4">
        <w:rPr>
          <w:color w:val="000000" w:themeColor="text1"/>
        </w:rPr>
        <w:t>的程度）。</w:t>
      </w:r>
    </w:p>
    <w:p w14:paraId="538301AB" w14:textId="77777777" w:rsidR="005B25E4" w:rsidRPr="005B25E4" w:rsidRDefault="005B25E4" w:rsidP="005B25E4">
      <w:pPr>
        <w:numPr>
          <w:ilvl w:val="0"/>
          <w:numId w:val="11"/>
        </w:numPr>
        <w:rPr>
          <w:color w:val="000000" w:themeColor="text1"/>
        </w:rPr>
      </w:pPr>
      <w:r w:rsidRPr="005B25E4">
        <w:rPr>
          <w:b/>
          <w:bCs/>
          <w:color w:val="000000" w:themeColor="text1"/>
        </w:rPr>
        <w:t>为什么需要</w:t>
      </w:r>
      <w:r w:rsidRPr="005B25E4">
        <w:rPr>
          <w:b/>
          <w:bCs/>
          <w:color w:val="000000" w:themeColor="text1"/>
        </w:rPr>
        <w:t>Health Score</w:t>
      </w:r>
      <w:r w:rsidRPr="005B25E4">
        <w:rPr>
          <w:b/>
          <w:bCs/>
          <w:color w:val="000000" w:themeColor="text1"/>
        </w:rPr>
        <w:t>而不只用</w:t>
      </w:r>
      <w:r w:rsidRPr="005B25E4">
        <w:rPr>
          <w:b/>
          <w:bCs/>
          <w:color w:val="000000" w:themeColor="text1"/>
        </w:rPr>
        <w:t>RUL</w:t>
      </w:r>
      <w:r w:rsidRPr="005B25E4">
        <w:rPr>
          <w:b/>
          <w:bCs/>
          <w:color w:val="000000" w:themeColor="text1"/>
        </w:rPr>
        <w:t>：</w:t>
      </w:r>
    </w:p>
    <w:p w14:paraId="63E3EA37" w14:textId="77777777" w:rsidR="005B25E4" w:rsidRPr="005B25E4" w:rsidRDefault="005B25E4" w:rsidP="005B25E4">
      <w:pPr>
        <w:numPr>
          <w:ilvl w:val="1"/>
          <w:numId w:val="11"/>
        </w:numPr>
        <w:rPr>
          <w:color w:val="000000" w:themeColor="text1"/>
        </w:rPr>
      </w:pPr>
      <w:r w:rsidRPr="005B25E4">
        <w:rPr>
          <w:color w:val="000000" w:themeColor="text1"/>
        </w:rPr>
        <w:t>不同设备寿命不同，</w:t>
      </w:r>
      <w:r w:rsidRPr="005B25E4">
        <w:rPr>
          <w:color w:val="000000" w:themeColor="text1"/>
        </w:rPr>
        <w:t>RUL</w:t>
      </w:r>
      <w:r w:rsidRPr="005B25E4">
        <w:rPr>
          <w:color w:val="000000" w:themeColor="text1"/>
        </w:rPr>
        <w:t>绝对值没有可比性</w:t>
      </w:r>
    </w:p>
    <w:p w14:paraId="399D2BCE" w14:textId="77777777" w:rsidR="005B25E4" w:rsidRPr="005B25E4" w:rsidRDefault="005B25E4" w:rsidP="005B25E4">
      <w:pPr>
        <w:numPr>
          <w:ilvl w:val="1"/>
          <w:numId w:val="11"/>
        </w:numPr>
        <w:rPr>
          <w:color w:val="000000" w:themeColor="text1"/>
        </w:rPr>
      </w:pPr>
      <w:r w:rsidRPr="005B25E4">
        <w:rPr>
          <w:color w:val="000000" w:themeColor="text1"/>
        </w:rPr>
        <w:t>Health Score</w:t>
      </w:r>
      <w:r w:rsidRPr="005B25E4">
        <w:rPr>
          <w:color w:val="000000" w:themeColor="text1"/>
        </w:rPr>
        <w:t>是</w:t>
      </w:r>
      <w:r w:rsidRPr="005B25E4">
        <w:rPr>
          <w:color w:val="000000" w:themeColor="text1"/>
        </w:rPr>
        <w:t>0~1</w:t>
      </w:r>
      <w:r w:rsidRPr="005B25E4">
        <w:rPr>
          <w:color w:val="000000" w:themeColor="text1"/>
        </w:rPr>
        <w:t>的相对值，跨设备、跨型号可以横向比较</w:t>
      </w:r>
    </w:p>
    <w:p w14:paraId="5DA63FEC" w14:textId="77777777" w:rsidR="005B25E4" w:rsidRPr="005B25E4" w:rsidRDefault="005B25E4" w:rsidP="005B25E4">
      <w:pPr>
        <w:numPr>
          <w:ilvl w:val="1"/>
          <w:numId w:val="11"/>
        </w:numPr>
        <w:rPr>
          <w:color w:val="000000" w:themeColor="text1"/>
        </w:rPr>
      </w:pPr>
      <w:r w:rsidRPr="005B25E4">
        <w:rPr>
          <w:color w:val="000000" w:themeColor="text1"/>
        </w:rPr>
        <w:t>更适合做</w:t>
      </w:r>
      <w:r w:rsidRPr="005B25E4">
        <w:rPr>
          <w:color w:val="000000" w:themeColor="text1"/>
        </w:rPr>
        <w:t>dashboard</w:t>
      </w:r>
      <w:r w:rsidRPr="005B25E4">
        <w:rPr>
          <w:color w:val="000000" w:themeColor="text1"/>
        </w:rPr>
        <w:t>展示给客户（客户看</w:t>
      </w:r>
      <w:r w:rsidRPr="005B25E4">
        <w:rPr>
          <w:color w:val="000000" w:themeColor="text1"/>
        </w:rPr>
        <w:t>"80</w:t>
      </w:r>
      <w:r w:rsidRPr="005B25E4">
        <w:rPr>
          <w:color w:val="000000" w:themeColor="text1"/>
        </w:rPr>
        <w:t>分</w:t>
      </w:r>
      <w:r w:rsidRPr="005B25E4">
        <w:rPr>
          <w:color w:val="000000" w:themeColor="text1"/>
        </w:rPr>
        <w:t>"</w:t>
      </w:r>
      <w:r w:rsidRPr="005B25E4">
        <w:rPr>
          <w:color w:val="000000" w:themeColor="text1"/>
        </w:rPr>
        <w:t>比看</w:t>
      </w:r>
      <w:r w:rsidRPr="005B25E4">
        <w:rPr>
          <w:color w:val="000000" w:themeColor="text1"/>
        </w:rPr>
        <w:t>"</w:t>
      </w:r>
      <w:r w:rsidRPr="005B25E4">
        <w:rPr>
          <w:color w:val="000000" w:themeColor="text1"/>
        </w:rPr>
        <w:t>还剩</w:t>
      </w:r>
      <w:r w:rsidRPr="005B25E4">
        <w:rPr>
          <w:color w:val="000000" w:themeColor="text1"/>
        </w:rPr>
        <w:t>47</w:t>
      </w:r>
      <w:r w:rsidRPr="005B25E4">
        <w:rPr>
          <w:color w:val="000000" w:themeColor="text1"/>
        </w:rPr>
        <w:t>个</w:t>
      </w:r>
      <w:r w:rsidRPr="005B25E4">
        <w:rPr>
          <w:color w:val="000000" w:themeColor="text1"/>
        </w:rPr>
        <w:t>cycle"</w:t>
      </w:r>
      <w:r w:rsidRPr="005B25E4">
        <w:rPr>
          <w:color w:val="000000" w:themeColor="text1"/>
        </w:rPr>
        <w:t>更直观）</w:t>
      </w:r>
    </w:p>
    <w:p w14:paraId="4DEF2284" w14:textId="77777777" w:rsidR="005B25E4" w:rsidRPr="005B25E4" w:rsidRDefault="005B25E4" w:rsidP="005B25E4">
      <w:pPr>
        <w:numPr>
          <w:ilvl w:val="0"/>
          <w:numId w:val="11"/>
        </w:numPr>
        <w:rPr>
          <w:color w:val="000000" w:themeColor="text1"/>
        </w:rPr>
      </w:pPr>
      <w:r w:rsidRPr="005B25E4">
        <w:rPr>
          <w:color w:val="000000" w:themeColor="text1"/>
        </w:rPr>
        <w:t>在你的</w:t>
      </w:r>
      <w:r w:rsidRPr="005B25E4">
        <w:rPr>
          <w:color w:val="000000" w:themeColor="text1"/>
        </w:rPr>
        <w:t>FFT</w:t>
      </w:r>
      <w:r w:rsidRPr="005B25E4">
        <w:rPr>
          <w:color w:val="000000" w:themeColor="text1"/>
        </w:rPr>
        <w:t>代码里：</w:t>
      </w:r>
      <w:proofErr w:type="spellStart"/>
      <w:r w:rsidRPr="005B25E4">
        <w:rPr>
          <w:color w:val="000000" w:themeColor="text1"/>
        </w:rPr>
        <w:t>health_ratio</w:t>
      </w:r>
      <w:proofErr w:type="spellEnd"/>
      <w:r w:rsidRPr="005B25E4">
        <w:rPr>
          <w:color w:val="000000" w:themeColor="text1"/>
        </w:rPr>
        <w:t xml:space="preserve"> = RUL / RUL_CLIP</w:t>
      </w:r>
      <w:r w:rsidRPr="005B25E4">
        <w:rPr>
          <w:color w:val="000000" w:themeColor="text1"/>
        </w:rPr>
        <w:t>，这就是一个简单的</w:t>
      </w:r>
      <w:r w:rsidRPr="005B25E4">
        <w:rPr>
          <w:color w:val="000000" w:themeColor="text1"/>
        </w:rPr>
        <w:t>Health Score</w:t>
      </w:r>
      <w:r w:rsidRPr="005B25E4">
        <w:rPr>
          <w:color w:val="000000" w:themeColor="text1"/>
        </w:rPr>
        <w:t>。</w:t>
      </w:r>
    </w:p>
    <w:p w14:paraId="6A0BFD5D" w14:textId="77777777" w:rsidR="005B25E4" w:rsidRPr="005B25E4" w:rsidRDefault="005B25E4" w:rsidP="005B25E4">
      <w:pPr>
        <w:rPr>
          <w:color w:val="000000" w:themeColor="text1"/>
        </w:rPr>
      </w:pPr>
      <w:r w:rsidRPr="005B25E4">
        <w:rPr>
          <w:color w:val="000000" w:themeColor="text1"/>
        </w:rPr>
        <w:pict w14:anchorId="30C5F25C">
          <v:rect id="_x0000_i1219" style="width:0;height:1.5pt" o:hralign="center" o:hrstd="t" o:hr="t" fillcolor="#a0a0a0" stroked="f"/>
        </w:pict>
      </w:r>
    </w:p>
    <w:p w14:paraId="6903C9B3" w14:textId="77777777" w:rsidR="005B25E4" w:rsidRPr="005B25E4" w:rsidRDefault="005B25E4" w:rsidP="005B25E4">
      <w:pPr>
        <w:rPr>
          <w:b/>
          <w:bCs/>
          <w:color w:val="000000" w:themeColor="text1"/>
        </w:rPr>
      </w:pPr>
      <w:r w:rsidRPr="005B25E4">
        <w:rPr>
          <w:b/>
          <w:bCs/>
          <w:color w:val="000000" w:themeColor="text1"/>
        </w:rPr>
        <w:t xml:space="preserve">A5. </w:t>
      </w:r>
      <w:r w:rsidRPr="005B25E4">
        <w:rPr>
          <w:b/>
          <w:bCs/>
          <w:color w:val="000000" w:themeColor="text1"/>
        </w:rPr>
        <w:t>监督学习和无监督学习在预测性维护里各怎么用？</w:t>
      </w:r>
    </w:p>
    <w:p w14:paraId="515DCDF7" w14:textId="77777777" w:rsidR="005B25E4" w:rsidRPr="005B25E4" w:rsidRDefault="005B25E4" w:rsidP="005B25E4">
      <w:pPr>
        <w:rPr>
          <w:color w:val="000000" w:themeColor="text1"/>
        </w:rPr>
      </w:pPr>
      <w:r w:rsidRPr="005B25E4">
        <w:rPr>
          <w:b/>
          <w:bCs/>
          <w:color w:val="000000" w:themeColor="text1"/>
        </w:rPr>
        <w:t>答：</w:t>
      </w:r>
    </w:p>
    <w:p w14:paraId="16B352D3" w14:textId="77777777" w:rsidR="005B25E4" w:rsidRPr="005B25E4" w:rsidRDefault="005B25E4" w:rsidP="005B25E4">
      <w:pPr>
        <w:numPr>
          <w:ilvl w:val="0"/>
          <w:numId w:val="12"/>
        </w:numPr>
        <w:rPr>
          <w:color w:val="000000" w:themeColor="text1"/>
        </w:rPr>
      </w:pPr>
      <w:r w:rsidRPr="005B25E4">
        <w:rPr>
          <w:b/>
          <w:bCs/>
          <w:color w:val="000000" w:themeColor="text1"/>
        </w:rPr>
        <w:t>监督学习</w:t>
      </w:r>
      <w:r w:rsidRPr="005B25E4">
        <w:rPr>
          <w:color w:val="000000" w:themeColor="text1"/>
        </w:rPr>
        <w:t>：需要有标签（知道设备什么时候坏的）。用于</w:t>
      </w:r>
      <w:r w:rsidRPr="005B25E4">
        <w:rPr>
          <w:color w:val="000000" w:themeColor="text1"/>
        </w:rPr>
        <w:t>RUL</w:t>
      </w:r>
      <w:r w:rsidRPr="005B25E4">
        <w:rPr>
          <w:color w:val="000000" w:themeColor="text1"/>
        </w:rPr>
        <w:t>回归预测、故障分类。你的</w:t>
      </w:r>
      <w:r w:rsidRPr="005B25E4">
        <w:rPr>
          <w:color w:val="000000" w:themeColor="text1"/>
        </w:rPr>
        <w:t>CMAPSS</w:t>
      </w:r>
      <w:r w:rsidRPr="005B25E4">
        <w:rPr>
          <w:color w:val="000000" w:themeColor="text1"/>
        </w:rPr>
        <w:t>项目就是监督学习</w:t>
      </w:r>
      <w:r w:rsidRPr="005B25E4">
        <w:rPr>
          <w:color w:val="000000" w:themeColor="text1"/>
        </w:rPr>
        <w:t>——</w:t>
      </w:r>
      <w:r w:rsidRPr="005B25E4">
        <w:rPr>
          <w:color w:val="000000" w:themeColor="text1"/>
        </w:rPr>
        <w:t>有</w:t>
      </w:r>
      <w:r w:rsidRPr="005B25E4">
        <w:rPr>
          <w:color w:val="000000" w:themeColor="text1"/>
        </w:rPr>
        <w:t>run-to-failure</w:t>
      </w:r>
      <w:r w:rsidRPr="005B25E4">
        <w:rPr>
          <w:color w:val="000000" w:themeColor="text1"/>
        </w:rPr>
        <w:t>的完整历史数据。</w:t>
      </w:r>
    </w:p>
    <w:p w14:paraId="787D372D" w14:textId="77777777" w:rsidR="005B25E4" w:rsidRPr="005B25E4" w:rsidRDefault="005B25E4" w:rsidP="005B25E4">
      <w:pPr>
        <w:numPr>
          <w:ilvl w:val="0"/>
          <w:numId w:val="12"/>
        </w:numPr>
        <w:rPr>
          <w:color w:val="000000" w:themeColor="text1"/>
        </w:rPr>
      </w:pPr>
      <w:r w:rsidRPr="005B25E4">
        <w:rPr>
          <w:b/>
          <w:bCs/>
          <w:color w:val="000000" w:themeColor="text1"/>
        </w:rPr>
        <w:t>无监督学习</w:t>
      </w:r>
      <w:r w:rsidRPr="005B25E4">
        <w:rPr>
          <w:color w:val="000000" w:themeColor="text1"/>
        </w:rPr>
        <w:t>：没有故障标签时使用。用于异常检测（</w:t>
      </w:r>
      <w:r w:rsidRPr="005B25E4">
        <w:rPr>
          <w:color w:val="000000" w:themeColor="text1"/>
        </w:rPr>
        <w:t>Anomaly Detection</w:t>
      </w:r>
      <w:r w:rsidRPr="005B25E4">
        <w:rPr>
          <w:color w:val="000000" w:themeColor="text1"/>
        </w:rPr>
        <w:t>），比如</w:t>
      </w:r>
      <w:r w:rsidRPr="005B25E4">
        <w:rPr>
          <w:color w:val="000000" w:themeColor="text1"/>
        </w:rPr>
        <w:t>Autoencoder</w:t>
      </w:r>
      <w:r w:rsidRPr="005B25E4">
        <w:rPr>
          <w:color w:val="000000" w:themeColor="text1"/>
        </w:rPr>
        <w:t>、</w:t>
      </w:r>
      <w:r w:rsidRPr="005B25E4">
        <w:rPr>
          <w:color w:val="000000" w:themeColor="text1"/>
        </w:rPr>
        <w:t>Isolation Forest——</w:t>
      </w:r>
      <w:r w:rsidRPr="005B25E4">
        <w:rPr>
          <w:color w:val="000000" w:themeColor="text1"/>
        </w:rPr>
        <w:t>检测传感器偏离正常模式，但不知道具体会坏在哪里。</w:t>
      </w:r>
    </w:p>
    <w:p w14:paraId="76BAA0F8" w14:textId="77777777" w:rsidR="005B25E4" w:rsidRPr="005B25E4" w:rsidRDefault="005B25E4" w:rsidP="005B25E4">
      <w:pPr>
        <w:numPr>
          <w:ilvl w:val="0"/>
          <w:numId w:val="12"/>
        </w:numPr>
        <w:rPr>
          <w:color w:val="000000" w:themeColor="text1"/>
        </w:rPr>
      </w:pPr>
      <w:r w:rsidRPr="005B25E4">
        <w:rPr>
          <w:b/>
          <w:bCs/>
          <w:color w:val="000000" w:themeColor="text1"/>
        </w:rPr>
        <w:t>实际工程现实：</w:t>
      </w:r>
      <w:r w:rsidRPr="005B25E4">
        <w:rPr>
          <w:color w:val="000000" w:themeColor="text1"/>
        </w:rPr>
        <w:t xml:space="preserve"> Edwards</w:t>
      </w:r>
      <w:r w:rsidRPr="005B25E4">
        <w:rPr>
          <w:color w:val="000000" w:themeColor="text1"/>
        </w:rPr>
        <w:t>真空泵在客户现场，很多时候</w:t>
      </w:r>
      <w:r w:rsidRPr="005B25E4">
        <w:rPr>
          <w:b/>
          <w:bCs/>
          <w:color w:val="000000" w:themeColor="text1"/>
        </w:rPr>
        <w:t>没有足够的历史故障数据</w:t>
      </w:r>
      <w:r w:rsidRPr="005B25E4">
        <w:rPr>
          <w:color w:val="000000" w:themeColor="text1"/>
        </w:rPr>
        <w:t>，所以无监督</w:t>
      </w:r>
      <w:r w:rsidRPr="005B25E4">
        <w:rPr>
          <w:color w:val="000000" w:themeColor="text1"/>
        </w:rPr>
        <w:t>/</w:t>
      </w:r>
      <w:r w:rsidRPr="005B25E4">
        <w:rPr>
          <w:color w:val="000000" w:themeColor="text1"/>
        </w:rPr>
        <w:t>半监督方法反而更常用，监督学习需要积累数据后才能上。</w:t>
      </w:r>
    </w:p>
    <w:p w14:paraId="70BE5263" w14:textId="77777777" w:rsidR="005B25E4" w:rsidRPr="005B25E4" w:rsidRDefault="005B25E4" w:rsidP="005B25E4">
      <w:pPr>
        <w:rPr>
          <w:color w:val="000000" w:themeColor="text1"/>
        </w:rPr>
      </w:pPr>
      <w:r w:rsidRPr="005B25E4">
        <w:rPr>
          <w:color w:val="000000" w:themeColor="text1"/>
        </w:rPr>
        <w:pict w14:anchorId="34EF70B7">
          <v:rect id="_x0000_i1220" style="width:0;height:1.5pt" o:hralign="center" o:hrstd="t" o:hr="t" fillcolor="#a0a0a0" stroked="f"/>
        </w:pict>
      </w:r>
    </w:p>
    <w:p w14:paraId="506B8963" w14:textId="77777777" w:rsidR="005B25E4" w:rsidRPr="005B25E4" w:rsidRDefault="005B25E4" w:rsidP="005B25E4">
      <w:pPr>
        <w:rPr>
          <w:b/>
          <w:bCs/>
          <w:color w:val="000000" w:themeColor="text1"/>
        </w:rPr>
      </w:pPr>
      <w:r w:rsidRPr="005B25E4">
        <w:rPr>
          <w:b/>
          <w:bCs/>
          <w:color w:val="000000" w:themeColor="text1"/>
        </w:rPr>
        <w:t xml:space="preserve">A6. </w:t>
      </w:r>
      <w:r w:rsidRPr="005B25E4">
        <w:rPr>
          <w:b/>
          <w:bCs/>
          <w:color w:val="000000" w:themeColor="text1"/>
        </w:rPr>
        <w:t>什么是数据漂移（</w:t>
      </w:r>
      <w:r w:rsidRPr="005B25E4">
        <w:rPr>
          <w:b/>
          <w:bCs/>
          <w:color w:val="000000" w:themeColor="text1"/>
        </w:rPr>
        <w:t>Data Drift</w:t>
      </w:r>
      <w:r w:rsidRPr="005B25E4">
        <w:rPr>
          <w:b/>
          <w:bCs/>
          <w:color w:val="000000" w:themeColor="text1"/>
        </w:rPr>
        <w:t>）？在预测性维护里为什么特别重要？</w:t>
      </w:r>
    </w:p>
    <w:p w14:paraId="48828AAF" w14:textId="77777777" w:rsidR="005B25E4" w:rsidRPr="005B25E4" w:rsidRDefault="005B25E4" w:rsidP="005B25E4">
      <w:pPr>
        <w:rPr>
          <w:color w:val="000000" w:themeColor="text1"/>
        </w:rPr>
      </w:pPr>
      <w:r w:rsidRPr="005B25E4">
        <w:rPr>
          <w:b/>
          <w:bCs/>
          <w:color w:val="000000" w:themeColor="text1"/>
        </w:rPr>
        <w:t>答：</w:t>
      </w:r>
    </w:p>
    <w:p w14:paraId="530F2EBE" w14:textId="77777777" w:rsidR="005B25E4" w:rsidRPr="005B25E4" w:rsidRDefault="005B25E4" w:rsidP="005B25E4">
      <w:pPr>
        <w:numPr>
          <w:ilvl w:val="0"/>
          <w:numId w:val="13"/>
        </w:numPr>
        <w:rPr>
          <w:color w:val="000000" w:themeColor="text1"/>
        </w:rPr>
      </w:pPr>
      <w:r w:rsidRPr="005B25E4">
        <w:rPr>
          <w:b/>
          <w:bCs/>
          <w:color w:val="000000" w:themeColor="text1"/>
        </w:rPr>
        <w:t>Data Drift</w:t>
      </w:r>
      <w:r w:rsidRPr="005B25E4">
        <w:rPr>
          <w:color w:val="000000" w:themeColor="text1"/>
        </w:rPr>
        <w:t>：模型训练时的数据分布，和实际部署后看到的数据分布不一致。</w:t>
      </w:r>
    </w:p>
    <w:p w14:paraId="088120B2" w14:textId="77777777" w:rsidR="005B25E4" w:rsidRPr="005B25E4" w:rsidRDefault="005B25E4" w:rsidP="005B25E4">
      <w:pPr>
        <w:numPr>
          <w:ilvl w:val="0"/>
          <w:numId w:val="13"/>
        </w:numPr>
        <w:rPr>
          <w:color w:val="000000" w:themeColor="text1"/>
        </w:rPr>
      </w:pPr>
      <w:r w:rsidRPr="005B25E4">
        <w:rPr>
          <w:b/>
          <w:bCs/>
          <w:color w:val="000000" w:themeColor="text1"/>
        </w:rPr>
        <w:t>在预测性维护里的具体表现：</w:t>
      </w:r>
    </w:p>
    <w:p w14:paraId="5CCFEED4" w14:textId="77777777" w:rsidR="005B25E4" w:rsidRPr="005B25E4" w:rsidRDefault="005B25E4" w:rsidP="005B25E4">
      <w:pPr>
        <w:numPr>
          <w:ilvl w:val="1"/>
          <w:numId w:val="13"/>
        </w:numPr>
        <w:rPr>
          <w:color w:val="000000" w:themeColor="text1"/>
        </w:rPr>
      </w:pPr>
      <w:r w:rsidRPr="005B25E4">
        <w:rPr>
          <w:color w:val="000000" w:themeColor="text1"/>
        </w:rPr>
        <w:t>不同客户的</w:t>
      </w:r>
      <w:r w:rsidRPr="005B25E4">
        <w:rPr>
          <w:color w:val="000000" w:themeColor="text1"/>
        </w:rPr>
        <w:t>fab</w:t>
      </w:r>
      <w:r w:rsidRPr="005B25E4">
        <w:rPr>
          <w:color w:val="000000" w:themeColor="text1"/>
        </w:rPr>
        <w:t>工艺不同，同款真空泵的传感器读数</w:t>
      </w:r>
      <w:r w:rsidRPr="005B25E4">
        <w:rPr>
          <w:color w:val="000000" w:themeColor="text1"/>
        </w:rPr>
        <w:t>baseline</w:t>
      </w:r>
      <w:r w:rsidRPr="005B25E4">
        <w:rPr>
          <w:color w:val="000000" w:themeColor="text1"/>
        </w:rPr>
        <w:t>完全不同</w:t>
      </w:r>
    </w:p>
    <w:p w14:paraId="300A34A0" w14:textId="77777777" w:rsidR="005B25E4" w:rsidRPr="005B25E4" w:rsidRDefault="005B25E4" w:rsidP="005B25E4">
      <w:pPr>
        <w:numPr>
          <w:ilvl w:val="1"/>
          <w:numId w:val="13"/>
        </w:numPr>
        <w:rPr>
          <w:color w:val="000000" w:themeColor="text1"/>
        </w:rPr>
      </w:pPr>
      <w:r w:rsidRPr="005B25E4">
        <w:rPr>
          <w:color w:val="000000" w:themeColor="text1"/>
        </w:rPr>
        <w:t>同一台泵换了工艺配方，传感器模式也会变</w:t>
      </w:r>
    </w:p>
    <w:p w14:paraId="1291B066" w14:textId="77777777" w:rsidR="005B25E4" w:rsidRPr="005B25E4" w:rsidRDefault="005B25E4" w:rsidP="005B25E4">
      <w:pPr>
        <w:numPr>
          <w:ilvl w:val="1"/>
          <w:numId w:val="13"/>
        </w:numPr>
        <w:rPr>
          <w:color w:val="000000" w:themeColor="text1"/>
        </w:rPr>
      </w:pPr>
      <w:r w:rsidRPr="005B25E4">
        <w:rPr>
          <w:color w:val="000000" w:themeColor="text1"/>
        </w:rPr>
        <w:t>季节</w:t>
      </w:r>
      <w:r w:rsidRPr="005B25E4">
        <w:rPr>
          <w:color w:val="000000" w:themeColor="text1"/>
        </w:rPr>
        <w:t>/</w:t>
      </w:r>
      <w:r w:rsidRPr="005B25E4">
        <w:rPr>
          <w:color w:val="000000" w:themeColor="text1"/>
        </w:rPr>
        <w:t>温度变化导致传感器基线偏移</w:t>
      </w:r>
    </w:p>
    <w:p w14:paraId="7A28FD76" w14:textId="77777777" w:rsidR="005B25E4" w:rsidRPr="005B25E4" w:rsidRDefault="005B25E4" w:rsidP="005B25E4">
      <w:pPr>
        <w:numPr>
          <w:ilvl w:val="0"/>
          <w:numId w:val="13"/>
        </w:numPr>
        <w:rPr>
          <w:color w:val="000000" w:themeColor="text1"/>
        </w:rPr>
      </w:pPr>
      <w:r w:rsidRPr="005B25E4">
        <w:rPr>
          <w:b/>
          <w:bCs/>
          <w:color w:val="000000" w:themeColor="text1"/>
        </w:rPr>
        <w:t>后果：</w:t>
      </w:r>
      <w:r w:rsidRPr="005B25E4">
        <w:rPr>
          <w:color w:val="000000" w:themeColor="text1"/>
        </w:rPr>
        <w:t xml:space="preserve"> </w:t>
      </w:r>
      <w:r w:rsidRPr="005B25E4">
        <w:rPr>
          <w:color w:val="000000" w:themeColor="text1"/>
        </w:rPr>
        <w:t>模型在</w:t>
      </w:r>
      <w:r w:rsidRPr="005B25E4">
        <w:rPr>
          <w:color w:val="000000" w:themeColor="text1"/>
        </w:rPr>
        <w:t>A</w:t>
      </w:r>
      <w:r w:rsidRPr="005B25E4">
        <w:rPr>
          <w:color w:val="000000" w:themeColor="text1"/>
        </w:rPr>
        <w:t>客户训练，部署到</w:t>
      </w:r>
      <w:r w:rsidRPr="005B25E4">
        <w:rPr>
          <w:color w:val="000000" w:themeColor="text1"/>
        </w:rPr>
        <w:t>B</w:t>
      </w:r>
      <w:r w:rsidRPr="005B25E4">
        <w:rPr>
          <w:color w:val="000000" w:themeColor="text1"/>
        </w:rPr>
        <w:t>客户直接失效，误报率飙升</w:t>
      </w:r>
    </w:p>
    <w:p w14:paraId="119091DB" w14:textId="77777777" w:rsidR="005B25E4" w:rsidRPr="005B25E4" w:rsidRDefault="005B25E4" w:rsidP="005B25E4">
      <w:pPr>
        <w:numPr>
          <w:ilvl w:val="0"/>
          <w:numId w:val="13"/>
        </w:numPr>
        <w:rPr>
          <w:color w:val="000000" w:themeColor="text1"/>
        </w:rPr>
      </w:pPr>
      <w:r w:rsidRPr="005B25E4">
        <w:rPr>
          <w:b/>
          <w:bCs/>
          <w:color w:val="000000" w:themeColor="text1"/>
        </w:rPr>
        <w:t>解决方法：</w:t>
      </w:r>
      <w:r w:rsidRPr="005B25E4">
        <w:rPr>
          <w:color w:val="000000" w:themeColor="text1"/>
        </w:rPr>
        <w:t xml:space="preserve"> </w:t>
      </w:r>
      <w:r w:rsidRPr="005B25E4">
        <w:rPr>
          <w:color w:val="000000" w:themeColor="text1"/>
        </w:rPr>
        <w:t>针对每个客户做</w:t>
      </w:r>
      <w:r w:rsidRPr="005B25E4">
        <w:rPr>
          <w:color w:val="000000" w:themeColor="text1"/>
        </w:rPr>
        <w:t>site-specific tuning</w:t>
      </w:r>
      <w:r w:rsidRPr="005B25E4">
        <w:rPr>
          <w:color w:val="000000" w:themeColor="text1"/>
        </w:rPr>
        <w:t>（这正是</w:t>
      </w:r>
      <w:r w:rsidRPr="005B25E4">
        <w:rPr>
          <w:color w:val="000000" w:themeColor="text1"/>
        </w:rPr>
        <w:t>JD</w:t>
      </w:r>
      <w:r w:rsidRPr="005B25E4">
        <w:rPr>
          <w:color w:val="000000" w:themeColor="text1"/>
        </w:rPr>
        <w:t>里强调的核心技能），或者用迁移学习、在线学习持续更新模型</w:t>
      </w:r>
    </w:p>
    <w:p w14:paraId="723826F1" w14:textId="77777777" w:rsidR="005B25E4" w:rsidRDefault="005B25E4" w:rsidP="005B25E4">
      <w:pPr>
        <w:numPr>
          <w:ilvl w:val="0"/>
          <w:numId w:val="13"/>
        </w:numPr>
        <w:rPr>
          <w:color w:val="000000" w:themeColor="text1"/>
        </w:rPr>
      </w:pPr>
      <w:r w:rsidRPr="005B25E4">
        <w:rPr>
          <w:color w:val="000000" w:themeColor="text1"/>
        </w:rPr>
        <w:t>这也是为什么这个岗位需要</w:t>
      </w:r>
      <w:r w:rsidRPr="005B25E4">
        <w:rPr>
          <w:b/>
          <w:bCs/>
          <w:color w:val="000000" w:themeColor="text1"/>
        </w:rPr>
        <w:t>常驻客户现场</w:t>
      </w:r>
      <w:r w:rsidRPr="005B25E4">
        <w:rPr>
          <w:color w:val="000000" w:themeColor="text1"/>
        </w:rPr>
        <w:t>，而不是远程交付模型就完事。</w:t>
      </w:r>
    </w:p>
    <w:p w14:paraId="73E409C9" w14:textId="6FD8D2BA" w:rsidR="00B87193" w:rsidRDefault="00B87193" w:rsidP="00B87193">
      <w:pPr>
        <w:rPr>
          <w:color w:val="000000" w:themeColor="text1"/>
        </w:rPr>
      </w:pPr>
    </w:p>
    <w:p w14:paraId="17AA3933" w14:textId="77777777" w:rsidR="00B87193" w:rsidRDefault="00B87193" w:rsidP="00B87193">
      <w:pPr>
        <w:rPr>
          <w:color w:val="000000" w:themeColor="text1"/>
        </w:rPr>
      </w:pPr>
    </w:p>
    <w:p w14:paraId="418F8AC1" w14:textId="77777777" w:rsidR="00B87193" w:rsidRDefault="00B87193" w:rsidP="00B87193">
      <w:pPr>
        <w:rPr>
          <w:color w:val="000000" w:themeColor="text1"/>
        </w:rPr>
      </w:pPr>
    </w:p>
    <w:p w14:paraId="2B7F0F91" w14:textId="77777777" w:rsidR="006C433D" w:rsidRPr="006C433D" w:rsidRDefault="006C433D" w:rsidP="006C433D">
      <w:pPr>
        <w:rPr>
          <w:b/>
          <w:bCs/>
          <w:color w:val="FF0000"/>
        </w:rPr>
      </w:pPr>
      <w:r w:rsidRPr="006C433D">
        <w:rPr>
          <w:b/>
          <w:bCs/>
          <w:color w:val="FF0000"/>
        </w:rPr>
        <w:lastRenderedPageBreak/>
        <w:t>B</w:t>
      </w:r>
      <w:r w:rsidRPr="006C433D">
        <w:rPr>
          <w:b/>
          <w:bCs/>
          <w:color w:val="FF0000"/>
        </w:rPr>
        <w:t>类：代码与项目深挖（</w:t>
      </w:r>
      <w:r w:rsidRPr="006C433D">
        <w:rPr>
          <w:b/>
          <w:bCs/>
          <w:color w:val="FF0000"/>
        </w:rPr>
        <w:t>10</w:t>
      </w:r>
      <w:r w:rsidRPr="006C433D">
        <w:rPr>
          <w:b/>
          <w:bCs/>
          <w:color w:val="FF0000"/>
        </w:rPr>
        <w:t>题）</w:t>
      </w:r>
      <w:r w:rsidRPr="006C433D">
        <w:rPr>
          <w:rFonts w:ascii="Segoe UI Emoji" w:hAnsi="Segoe UI Emoji" w:cs="Segoe UI Emoji"/>
          <w:b/>
          <w:bCs/>
          <w:color w:val="FF0000"/>
        </w:rPr>
        <w:t>⭐⭐⭐</w:t>
      </w:r>
    </w:p>
    <w:p w14:paraId="4484EDBD" w14:textId="77777777" w:rsidR="006C433D" w:rsidRPr="006C433D" w:rsidRDefault="006C433D" w:rsidP="006C433D">
      <w:pPr>
        <w:rPr>
          <w:color w:val="000000" w:themeColor="text1"/>
        </w:rPr>
      </w:pPr>
      <w:r w:rsidRPr="006C433D">
        <w:rPr>
          <w:color w:val="FF0000"/>
        </w:rPr>
        <w:pict w14:anchorId="5DB55112">
          <v:rect id="_x0000_i1286" style="width:0;height:1.5pt" o:hralign="center" o:hrstd="t" o:hr="t" fillcolor="#a0a0a0" stroked="f"/>
        </w:pict>
      </w:r>
    </w:p>
    <w:p w14:paraId="3AA1511D" w14:textId="77777777" w:rsidR="006C433D" w:rsidRPr="006C433D" w:rsidRDefault="006C433D" w:rsidP="006C433D">
      <w:pPr>
        <w:rPr>
          <w:b/>
          <w:bCs/>
          <w:color w:val="000000" w:themeColor="text1"/>
        </w:rPr>
      </w:pPr>
      <w:r w:rsidRPr="006C433D">
        <w:rPr>
          <w:b/>
          <w:bCs/>
          <w:color w:val="000000" w:themeColor="text1"/>
        </w:rPr>
        <w:t xml:space="preserve">B1. </w:t>
      </w:r>
      <w:r w:rsidRPr="006C433D">
        <w:rPr>
          <w:b/>
          <w:bCs/>
          <w:color w:val="000000" w:themeColor="text1"/>
        </w:rPr>
        <w:t>你为什么选择</w:t>
      </w:r>
      <w:r w:rsidRPr="006C433D">
        <w:rPr>
          <w:b/>
          <w:bCs/>
          <w:color w:val="000000" w:themeColor="text1"/>
        </w:rPr>
        <w:t>CMAPSS</w:t>
      </w:r>
      <w:r w:rsidRPr="006C433D">
        <w:rPr>
          <w:b/>
          <w:bCs/>
          <w:color w:val="000000" w:themeColor="text1"/>
        </w:rPr>
        <w:t>数据集来做这个项目？它和真实</w:t>
      </w:r>
      <w:r w:rsidRPr="006C433D">
        <w:rPr>
          <w:b/>
          <w:bCs/>
          <w:color w:val="000000" w:themeColor="text1"/>
        </w:rPr>
        <w:t>Edwards</w:t>
      </w:r>
      <w:r w:rsidRPr="006C433D">
        <w:rPr>
          <w:b/>
          <w:bCs/>
          <w:color w:val="000000" w:themeColor="text1"/>
        </w:rPr>
        <w:t>真空泵数据有什么异同？</w:t>
      </w:r>
    </w:p>
    <w:p w14:paraId="59B19D20" w14:textId="77777777" w:rsidR="006C433D" w:rsidRPr="006C433D" w:rsidRDefault="006C433D" w:rsidP="006C433D">
      <w:pPr>
        <w:rPr>
          <w:color w:val="000000" w:themeColor="text1"/>
        </w:rPr>
      </w:pPr>
      <w:r w:rsidRPr="006C433D">
        <w:rPr>
          <w:b/>
          <w:bCs/>
          <w:color w:val="000000" w:themeColor="text1"/>
        </w:rPr>
        <w:t>答：</w:t>
      </w:r>
    </w:p>
    <w:p w14:paraId="0DE5BB6E" w14:textId="77777777" w:rsidR="006C433D" w:rsidRPr="006C433D" w:rsidRDefault="006C433D" w:rsidP="006C433D">
      <w:pPr>
        <w:numPr>
          <w:ilvl w:val="0"/>
          <w:numId w:val="14"/>
        </w:numPr>
        <w:rPr>
          <w:color w:val="000000" w:themeColor="text1"/>
        </w:rPr>
      </w:pPr>
      <w:r w:rsidRPr="006C433D">
        <w:rPr>
          <w:b/>
          <w:bCs/>
          <w:color w:val="000000" w:themeColor="text1"/>
        </w:rPr>
        <w:t>为什么选</w:t>
      </w:r>
      <w:r w:rsidRPr="006C433D">
        <w:rPr>
          <w:b/>
          <w:bCs/>
          <w:color w:val="000000" w:themeColor="text1"/>
        </w:rPr>
        <w:t>CMAPSS</w:t>
      </w:r>
      <w:r w:rsidRPr="006C433D">
        <w:rPr>
          <w:b/>
          <w:bCs/>
          <w:color w:val="000000" w:themeColor="text1"/>
        </w:rPr>
        <w:t>：</w:t>
      </w:r>
      <w:r w:rsidRPr="006C433D">
        <w:rPr>
          <w:color w:val="000000" w:themeColor="text1"/>
        </w:rPr>
        <w:t xml:space="preserve"> </w:t>
      </w:r>
      <w:r w:rsidRPr="006C433D">
        <w:rPr>
          <w:color w:val="000000" w:themeColor="text1"/>
        </w:rPr>
        <w:t>这是</w:t>
      </w:r>
      <w:r w:rsidRPr="006C433D">
        <w:rPr>
          <w:color w:val="000000" w:themeColor="text1"/>
        </w:rPr>
        <w:t>NASA</w:t>
      </w:r>
      <w:r w:rsidRPr="006C433D">
        <w:rPr>
          <w:color w:val="000000" w:themeColor="text1"/>
        </w:rPr>
        <w:t>发布的标准工业设备</w:t>
      </w:r>
      <w:r w:rsidRPr="006C433D">
        <w:rPr>
          <w:color w:val="000000" w:themeColor="text1"/>
        </w:rPr>
        <w:t>run-to-failure</w:t>
      </w:r>
      <w:r w:rsidRPr="006C433D">
        <w:rPr>
          <w:color w:val="000000" w:themeColor="text1"/>
        </w:rPr>
        <w:t>数据集，有完整的寿命周期标签，是预测性维护领域的</w:t>
      </w:r>
      <w:r w:rsidRPr="006C433D">
        <w:rPr>
          <w:color w:val="000000" w:themeColor="text1"/>
        </w:rPr>
        <w:t>benchmark</w:t>
      </w:r>
      <w:r w:rsidRPr="006C433D">
        <w:rPr>
          <w:color w:val="000000" w:themeColor="text1"/>
        </w:rPr>
        <w:t>，适合验证方法论。</w:t>
      </w:r>
    </w:p>
    <w:p w14:paraId="41542687" w14:textId="77777777" w:rsidR="006C433D" w:rsidRPr="006C433D" w:rsidRDefault="006C433D" w:rsidP="006C433D">
      <w:pPr>
        <w:numPr>
          <w:ilvl w:val="0"/>
          <w:numId w:val="14"/>
        </w:numPr>
        <w:rPr>
          <w:color w:val="000000" w:themeColor="text1"/>
        </w:rPr>
      </w:pPr>
      <w:r w:rsidRPr="006C433D">
        <w:rPr>
          <w:b/>
          <w:bCs/>
          <w:color w:val="000000" w:themeColor="text1"/>
        </w:rPr>
        <w:t>相同点：</w:t>
      </w:r>
    </w:p>
    <w:p w14:paraId="5456F264" w14:textId="77777777" w:rsidR="006C433D" w:rsidRPr="006C433D" w:rsidRDefault="006C433D" w:rsidP="006C433D">
      <w:pPr>
        <w:numPr>
          <w:ilvl w:val="1"/>
          <w:numId w:val="14"/>
        </w:numPr>
        <w:rPr>
          <w:color w:val="000000" w:themeColor="text1"/>
        </w:rPr>
      </w:pPr>
      <w:r w:rsidRPr="006C433D">
        <w:rPr>
          <w:color w:val="000000" w:themeColor="text1"/>
        </w:rPr>
        <w:t>都是多传感器时序数据（温度、压力、转速等）</w:t>
      </w:r>
    </w:p>
    <w:p w14:paraId="269DCF01" w14:textId="77777777" w:rsidR="006C433D" w:rsidRPr="006C433D" w:rsidRDefault="006C433D" w:rsidP="006C433D">
      <w:pPr>
        <w:numPr>
          <w:ilvl w:val="1"/>
          <w:numId w:val="14"/>
        </w:numPr>
        <w:rPr>
          <w:color w:val="000000" w:themeColor="text1"/>
        </w:rPr>
      </w:pPr>
      <w:r w:rsidRPr="006C433D">
        <w:rPr>
          <w:color w:val="000000" w:themeColor="text1"/>
        </w:rPr>
        <w:t>都有设备退化过程</w:t>
      </w:r>
    </w:p>
    <w:p w14:paraId="0F1B29B1" w14:textId="77777777" w:rsidR="006C433D" w:rsidRPr="006C433D" w:rsidRDefault="006C433D" w:rsidP="006C433D">
      <w:pPr>
        <w:numPr>
          <w:ilvl w:val="1"/>
          <w:numId w:val="14"/>
        </w:numPr>
        <w:rPr>
          <w:color w:val="000000" w:themeColor="text1"/>
        </w:rPr>
      </w:pPr>
      <w:r w:rsidRPr="006C433D">
        <w:rPr>
          <w:color w:val="000000" w:themeColor="text1"/>
        </w:rPr>
        <w:t>都需要</w:t>
      </w:r>
      <w:r w:rsidRPr="006C433D">
        <w:rPr>
          <w:color w:val="000000" w:themeColor="text1"/>
        </w:rPr>
        <w:t>RUL</w:t>
      </w:r>
      <w:r w:rsidRPr="006C433D">
        <w:rPr>
          <w:color w:val="000000" w:themeColor="text1"/>
        </w:rPr>
        <w:t>预测</w:t>
      </w:r>
    </w:p>
    <w:p w14:paraId="201B13FD" w14:textId="77777777" w:rsidR="006C433D" w:rsidRPr="006C433D" w:rsidRDefault="006C433D" w:rsidP="006C433D">
      <w:pPr>
        <w:numPr>
          <w:ilvl w:val="0"/>
          <w:numId w:val="14"/>
        </w:numPr>
        <w:rPr>
          <w:color w:val="000000" w:themeColor="text1"/>
        </w:rPr>
      </w:pPr>
      <w:r w:rsidRPr="006C433D">
        <w:rPr>
          <w:b/>
          <w:bCs/>
          <w:color w:val="000000" w:themeColor="text1"/>
        </w:rPr>
        <w:t>关键差异：</w:t>
      </w:r>
    </w:p>
    <w:p w14:paraId="49DA9C96" w14:textId="77777777" w:rsidR="006C433D" w:rsidRPr="006C433D" w:rsidRDefault="006C433D" w:rsidP="006C433D">
      <w:pPr>
        <w:numPr>
          <w:ilvl w:val="1"/>
          <w:numId w:val="14"/>
        </w:numPr>
        <w:rPr>
          <w:color w:val="000000" w:themeColor="text1"/>
        </w:rPr>
      </w:pPr>
      <w:r w:rsidRPr="006C433D">
        <w:rPr>
          <w:color w:val="000000" w:themeColor="text1"/>
        </w:rPr>
        <w:t>CMAPSS</w:t>
      </w:r>
      <w:r w:rsidRPr="006C433D">
        <w:rPr>
          <w:color w:val="000000" w:themeColor="text1"/>
        </w:rPr>
        <w:t>是航空发动机，</w:t>
      </w:r>
      <w:r w:rsidRPr="006C433D">
        <w:rPr>
          <w:color w:val="000000" w:themeColor="text1"/>
        </w:rPr>
        <w:t>Edwards</w:t>
      </w:r>
      <w:r w:rsidRPr="006C433D">
        <w:rPr>
          <w:color w:val="000000" w:themeColor="text1"/>
        </w:rPr>
        <w:t>是真空泵，物理机制不同</w:t>
      </w:r>
    </w:p>
    <w:p w14:paraId="62B611DD" w14:textId="77777777" w:rsidR="006C433D" w:rsidRPr="006C433D" w:rsidRDefault="006C433D" w:rsidP="006C433D">
      <w:pPr>
        <w:numPr>
          <w:ilvl w:val="1"/>
          <w:numId w:val="14"/>
        </w:numPr>
        <w:rPr>
          <w:color w:val="000000" w:themeColor="text1"/>
        </w:rPr>
      </w:pPr>
      <w:r w:rsidRPr="006C433D">
        <w:rPr>
          <w:color w:val="000000" w:themeColor="text1"/>
        </w:rPr>
        <w:t>CMAPSS</w:t>
      </w:r>
      <w:r w:rsidRPr="006C433D">
        <w:rPr>
          <w:color w:val="000000" w:themeColor="text1"/>
        </w:rPr>
        <w:t>数据干净完整，真实泵数据有缺失、噪声、传感器漂移</w:t>
      </w:r>
    </w:p>
    <w:p w14:paraId="7DD83049" w14:textId="77777777" w:rsidR="006C433D" w:rsidRPr="006C433D" w:rsidRDefault="006C433D" w:rsidP="006C433D">
      <w:pPr>
        <w:numPr>
          <w:ilvl w:val="1"/>
          <w:numId w:val="14"/>
        </w:numPr>
        <w:rPr>
          <w:color w:val="000000" w:themeColor="text1"/>
        </w:rPr>
      </w:pPr>
      <w:r w:rsidRPr="006C433D">
        <w:rPr>
          <w:color w:val="000000" w:themeColor="text1"/>
        </w:rPr>
        <w:t>CMAPSS</w:t>
      </w:r>
      <w:r w:rsidRPr="006C433D">
        <w:rPr>
          <w:color w:val="000000" w:themeColor="text1"/>
        </w:rPr>
        <w:t>有明确的故障终点，真实场景中故障定义本身就是难题</w:t>
      </w:r>
    </w:p>
    <w:p w14:paraId="69C15B06" w14:textId="77777777" w:rsidR="006C433D" w:rsidRPr="006C433D" w:rsidRDefault="006C433D" w:rsidP="006C433D">
      <w:pPr>
        <w:numPr>
          <w:ilvl w:val="1"/>
          <w:numId w:val="14"/>
        </w:numPr>
        <w:rPr>
          <w:color w:val="000000" w:themeColor="text1"/>
        </w:rPr>
      </w:pPr>
      <w:r w:rsidRPr="006C433D">
        <w:rPr>
          <w:color w:val="000000" w:themeColor="text1"/>
        </w:rPr>
        <w:t>CMAPSS</w:t>
      </w:r>
      <w:r w:rsidRPr="006C433D">
        <w:rPr>
          <w:color w:val="000000" w:themeColor="text1"/>
        </w:rPr>
        <w:t>没有原始振动信号，所以我用合成信号做了</w:t>
      </w:r>
      <w:r w:rsidRPr="006C433D">
        <w:rPr>
          <w:color w:val="000000" w:themeColor="text1"/>
        </w:rPr>
        <w:t>FFT</w:t>
      </w:r>
      <w:r w:rsidRPr="006C433D">
        <w:rPr>
          <w:color w:val="000000" w:themeColor="text1"/>
        </w:rPr>
        <w:t>演示</w:t>
      </w:r>
    </w:p>
    <w:p w14:paraId="39CDF4C9" w14:textId="77777777" w:rsidR="006C433D" w:rsidRPr="006C433D" w:rsidRDefault="006C433D" w:rsidP="006C433D">
      <w:pPr>
        <w:numPr>
          <w:ilvl w:val="0"/>
          <w:numId w:val="14"/>
        </w:numPr>
        <w:rPr>
          <w:color w:val="000000" w:themeColor="text1"/>
        </w:rPr>
      </w:pPr>
      <w:r w:rsidRPr="006C433D">
        <w:rPr>
          <w:b/>
          <w:bCs/>
          <w:color w:val="000000" w:themeColor="text1"/>
        </w:rPr>
        <w:t>一句话：</w:t>
      </w:r>
      <w:r w:rsidRPr="006C433D">
        <w:rPr>
          <w:color w:val="000000" w:themeColor="text1"/>
        </w:rPr>
        <w:t xml:space="preserve"> CMAPSS</w:t>
      </w:r>
      <w:r w:rsidRPr="006C433D">
        <w:rPr>
          <w:color w:val="000000" w:themeColor="text1"/>
        </w:rPr>
        <w:t>是方法论验证平台，真实部署时</w:t>
      </w:r>
      <w:r w:rsidRPr="006C433D">
        <w:rPr>
          <w:color w:val="000000" w:themeColor="text1"/>
        </w:rPr>
        <w:t>pipeline</w:t>
      </w:r>
      <w:r w:rsidRPr="006C433D">
        <w:rPr>
          <w:color w:val="000000" w:themeColor="text1"/>
        </w:rPr>
        <w:t>不变，但数据预处理和模型调优工作量会大很多。</w:t>
      </w:r>
    </w:p>
    <w:p w14:paraId="2D34834F" w14:textId="77777777" w:rsidR="006C433D" w:rsidRPr="006C433D" w:rsidRDefault="006C433D" w:rsidP="006C433D">
      <w:pPr>
        <w:rPr>
          <w:color w:val="000000" w:themeColor="text1"/>
        </w:rPr>
      </w:pPr>
      <w:r w:rsidRPr="006C433D">
        <w:rPr>
          <w:color w:val="000000" w:themeColor="text1"/>
        </w:rPr>
        <w:pict w14:anchorId="0FF40705">
          <v:rect id="_x0000_i1287" style="width:0;height:1.5pt" o:hralign="center" o:hrstd="t" o:hr="t" fillcolor="#a0a0a0" stroked="f"/>
        </w:pict>
      </w:r>
    </w:p>
    <w:p w14:paraId="529E41B1" w14:textId="77777777" w:rsidR="006C433D" w:rsidRPr="006C433D" w:rsidRDefault="006C433D" w:rsidP="006C433D">
      <w:pPr>
        <w:rPr>
          <w:b/>
          <w:bCs/>
          <w:color w:val="000000" w:themeColor="text1"/>
        </w:rPr>
      </w:pPr>
      <w:r w:rsidRPr="006C433D">
        <w:rPr>
          <w:b/>
          <w:bCs/>
          <w:color w:val="000000" w:themeColor="text1"/>
        </w:rPr>
        <w:t xml:space="preserve">B2. </w:t>
      </w:r>
      <w:r w:rsidRPr="006C433D">
        <w:rPr>
          <w:b/>
          <w:bCs/>
          <w:color w:val="000000" w:themeColor="text1"/>
        </w:rPr>
        <w:t>你的代码里用</w:t>
      </w:r>
      <w:r w:rsidRPr="006C433D">
        <w:rPr>
          <w:b/>
          <w:bCs/>
          <w:color w:val="000000" w:themeColor="text1"/>
        </w:rPr>
        <w:t>std&lt;0.01</w:t>
      </w:r>
      <w:r w:rsidRPr="006C433D">
        <w:rPr>
          <w:b/>
          <w:bCs/>
          <w:color w:val="000000" w:themeColor="text1"/>
        </w:rPr>
        <w:t>过滤传感器，这个阈值怎么来的？有没有更好的方法？</w:t>
      </w:r>
    </w:p>
    <w:p w14:paraId="1C4B14E5" w14:textId="77777777" w:rsidR="006C433D" w:rsidRPr="006C433D" w:rsidRDefault="006C433D" w:rsidP="006C433D">
      <w:pPr>
        <w:rPr>
          <w:color w:val="000000" w:themeColor="text1"/>
        </w:rPr>
      </w:pPr>
      <w:r w:rsidRPr="006C433D">
        <w:rPr>
          <w:b/>
          <w:bCs/>
          <w:color w:val="000000" w:themeColor="text1"/>
        </w:rPr>
        <w:t>答：</w:t>
      </w:r>
    </w:p>
    <w:p w14:paraId="076D56C2" w14:textId="77777777" w:rsidR="006C433D" w:rsidRPr="006C433D" w:rsidRDefault="006C433D" w:rsidP="006C433D">
      <w:pPr>
        <w:numPr>
          <w:ilvl w:val="0"/>
          <w:numId w:val="15"/>
        </w:numPr>
        <w:rPr>
          <w:color w:val="000000" w:themeColor="text1"/>
        </w:rPr>
      </w:pPr>
      <w:r w:rsidRPr="006C433D">
        <w:rPr>
          <w:b/>
          <w:bCs/>
          <w:color w:val="000000" w:themeColor="text1"/>
        </w:rPr>
        <w:t>std&lt;0.01</w:t>
      </w:r>
      <w:r w:rsidRPr="006C433D">
        <w:rPr>
          <w:b/>
          <w:bCs/>
          <w:color w:val="000000" w:themeColor="text1"/>
        </w:rPr>
        <w:t>的逻辑：</w:t>
      </w:r>
      <w:r w:rsidRPr="006C433D">
        <w:rPr>
          <w:color w:val="000000" w:themeColor="text1"/>
        </w:rPr>
        <w:t xml:space="preserve"> </w:t>
      </w:r>
      <w:r w:rsidRPr="006C433D">
        <w:rPr>
          <w:color w:val="000000" w:themeColor="text1"/>
        </w:rPr>
        <w:t>标准差极小意味着传感器读数几乎不变，对模型没有区分度，留着只会增加噪声。</w:t>
      </w:r>
    </w:p>
    <w:p w14:paraId="08A6017C" w14:textId="77777777" w:rsidR="006C433D" w:rsidRPr="006C433D" w:rsidRDefault="006C433D" w:rsidP="006C433D">
      <w:pPr>
        <w:numPr>
          <w:ilvl w:val="0"/>
          <w:numId w:val="15"/>
        </w:numPr>
        <w:rPr>
          <w:color w:val="000000" w:themeColor="text1"/>
        </w:rPr>
      </w:pPr>
      <w:r w:rsidRPr="006C433D">
        <w:rPr>
          <w:b/>
          <w:bCs/>
          <w:color w:val="000000" w:themeColor="text1"/>
        </w:rPr>
        <w:t>这个阈值的局限：</w:t>
      </w:r>
    </w:p>
    <w:p w14:paraId="63939D94" w14:textId="77777777" w:rsidR="006C433D" w:rsidRPr="006C433D" w:rsidRDefault="006C433D" w:rsidP="006C433D">
      <w:pPr>
        <w:numPr>
          <w:ilvl w:val="1"/>
          <w:numId w:val="15"/>
        </w:numPr>
        <w:rPr>
          <w:color w:val="000000" w:themeColor="text1"/>
        </w:rPr>
      </w:pPr>
      <w:r w:rsidRPr="006C433D">
        <w:rPr>
          <w:color w:val="000000" w:themeColor="text1"/>
        </w:rPr>
        <w:t>0.01</w:t>
      </w:r>
      <w:r w:rsidRPr="006C433D">
        <w:rPr>
          <w:color w:val="000000" w:themeColor="text1"/>
        </w:rPr>
        <w:t>是经验值，不同量纲的传感器不能直接比较（温度的</w:t>
      </w:r>
      <w:r w:rsidRPr="006C433D">
        <w:rPr>
          <w:color w:val="000000" w:themeColor="text1"/>
        </w:rPr>
        <w:t>std</w:t>
      </w:r>
      <w:r w:rsidRPr="006C433D">
        <w:rPr>
          <w:color w:val="000000" w:themeColor="text1"/>
        </w:rPr>
        <w:t>和压力的</w:t>
      </w:r>
      <w:r w:rsidRPr="006C433D">
        <w:rPr>
          <w:color w:val="000000" w:themeColor="text1"/>
        </w:rPr>
        <w:t>std</w:t>
      </w:r>
      <w:r w:rsidRPr="006C433D">
        <w:rPr>
          <w:color w:val="000000" w:themeColor="text1"/>
        </w:rPr>
        <w:t>单位不同）</w:t>
      </w:r>
    </w:p>
    <w:p w14:paraId="31112510" w14:textId="77777777" w:rsidR="006C433D" w:rsidRPr="006C433D" w:rsidRDefault="006C433D" w:rsidP="006C433D">
      <w:pPr>
        <w:numPr>
          <w:ilvl w:val="1"/>
          <w:numId w:val="15"/>
        </w:numPr>
        <w:rPr>
          <w:color w:val="000000" w:themeColor="text1"/>
        </w:rPr>
      </w:pPr>
      <w:r w:rsidRPr="006C433D">
        <w:rPr>
          <w:color w:val="000000" w:themeColor="text1"/>
        </w:rPr>
        <w:t>可能误删某些在故障前才突变的传感器</w:t>
      </w:r>
    </w:p>
    <w:p w14:paraId="79C798AC" w14:textId="77777777" w:rsidR="006C433D" w:rsidRPr="006C433D" w:rsidRDefault="006C433D" w:rsidP="006C433D">
      <w:pPr>
        <w:numPr>
          <w:ilvl w:val="0"/>
          <w:numId w:val="15"/>
        </w:numPr>
        <w:rPr>
          <w:color w:val="000000" w:themeColor="text1"/>
        </w:rPr>
      </w:pPr>
      <w:r w:rsidRPr="006C433D">
        <w:rPr>
          <w:b/>
          <w:bCs/>
          <w:color w:val="000000" w:themeColor="text1"/>
        </w:rPr>
        <w:t>更好的方法：</w:t>
      </w:r>
    </w:p>
    <w:p w14:paraId="7938F1B9" w14:textId="77777777" w:rsidR="006C433D" w:rsidRPr="006C433D" w:rsidRDefault="006C433D" w:rsidP="006C433D">
      <w:pPr>
        <w:numPr>
          <w:ilvl w:val="1"/>
          <w:numId w:val="16"/>
        </w:numPr>
        <w:rPr>
          <w:color w:val="000000" w:themeColor="text1"/>
        </w:rPr>
      </w:pPr>
      <w:r w:rsidRPr="006C433D">
        <w:rPr>
          <w:b/>
          <w:bCs/>
          <w:color w:val="000000" w:themeColor="text1"/>
        </w:rPr>
        <w:t>归一化后再过滤</w:t>
      </w:r>
      <w:r w:rsidRPr="006C433D">
        <w:rPr>
          <w:color w:val="000000" w:themeColor="text1"/>
        </w:rPr>
        <w:t>：先</w:t>
      </w:r>
      <w:proofErr w:type="spellStart"/>
      <w:r w:rsidRPr="006C433D">
        <w:rPr>
          <w:color w:val="000000" w:themeColor="text1"/>
        </w:rPr>
        <w:t>MinMaxScaler</w:t>
      </w:r>
      <w:proofErr w:type="spellEnd"/>
      <w:r w:rsidRPr="006C433D">
        <w:rPr>
          <w:color w:val="000000" w:themeColor="text1"/>
        </w:rPr>
        <w:t>，再看</w:t>
      </w:r>
      <w:r w:rsidRPr="006C433D">
        <w:rPr>
          <w:color w:val="000000" w:themeColor="text1"/>
        </w:rPr>
        <w:t>std</w:t>
      </w:r>
      <w:r w:rsidRPr="006C433D">
        <w:rPr>
          <w:color w:val="000000" w:themeColor="text1"/>
        </w:rPr>
        <w:t>，消除量纲影响</w:t>
      </w:r>
    </w:p>
    <w:p w14:paraId="189E2E23" w14:textId="77777777" w:rsidR="006C433D" w:rsidRPr="006C433D" w:rsidRDefault="006C433D" w:rsidP="006C433D">
      <w:pPr>
        <w:numPr>
          <w:ilvl w:val="1"/>
          <w:numId w:val="16"/>
        </w:numPr>
        <w:rPr>
          <w:color w:val="000000" w:themeColor="text1"/>
        </w:rPr>
      </w:pPr>
      <w:r w:rsidRPr="006C433D">
        <w:rPr>
          <w:b/>
          <w:bCs/>
          <w:color w:val="000000" w:themeColor="text1"/>
        </w:rPr>
        <w:t>相关性过滤</w:t>
      </w:r>
      <w:r w:rsidRPr="006C433D">
        <w:rPr>
          <w:color w:val="000000" w:themeColor="text1"/>
        </w:rPr>
        <w:t>：计算每个传感器与</w:t>
      </w:r>
      <w:r w:rsidRPr="006C433D">
        <w:rPr>
          <w:color w:val="000000" w:themeColor="text1"/>
        </w:rPr>
        <w:t>RUL</w:t>
      </w:r>
      <w:r w:rsidRPr="006C433D">
        <w:rPr>
          <w:color w:val="000000" w:themeColor="text1"/>
        </w:rPr>
        <w:t>的</w:t>
      </w:r>
      <w:r w:rsidRPr="006C433D">
        <w:rPr>
          <w:color w:val="000000" w:themeColor="text1"/>
        </w:rPr>
        <w:t>Pearson/Spearman</w:t>
      </w:r>
      <w:r w:rsidRPr="006C433D">
        <w:rPr>
          <w:color w:val="000000" w:themeColor="text1"/>
        </w:rPr>
        <w:t>相关系数，只保留相关性高的</w:t>
      </w:r>
    </w:p>
    <w:p w14:paraId="075CA5CC" w14:textId="77777777" w:rsidR="006C433D" w:rsidRPr="006C433D" w:rsidRDefault="006C433D" w:rsidP="006C433D">
      <w:pPr>
        <w:numPr>
          <w:ilvl w:val="1"/>
          <w:numId w:val="16"/>
        </w:numPr>
        <w:rPr>
          <w:color w:val="000000" w:themeColor="text1"/>
        </w:rPr>
      </w:pPr>
      <w:r w:rsidRPr="006C433D">
        <w:rPr>
          <w:b/>
          <w:bCs/>
          <w:color w:val="000000" w:themeColor="text1"/>
        </w:rPr>
        <w:t>互信息（</w:t>
      </w:r>
      <w:r w:rsidRPr="006C433D">
        <w:rPr>
          <w:b/>
          <w:bCs/>
          <w:color w:val="000000" w:themeColor="text1"/>
        </w:rPr>
        <w:t>Mutual Information</w:t>
      </w:r>
      <w:r w:rsidRPr="006C433D">
        <w:rPr>
          <w:b/>
          <w:bCs/>
          <w:color w:val="000000" w:themeColor="text1"/>
        </w:rPr>
        <w:t>）</w:t>
      </w:r>
      <w:r w:rsidRPr="006C433D">
        <w:rPr>
          <w:color w:val="000000" w:themeColor="text1"/>
        </w:rPr>
        <w:t>：捕捉非线性关系，比相关系数更全面</w:t>
      </w:r>
    </w:p>
    <w:p w14:paraId="0851359D" w14:textId="77777777" w:rsidR="006C433D" w:rsidRPr="006C433D" w:rsidRDefault="006C433D" w:rsidP="006C433D">
      <w:pPr>
        <w:numPr>
          <w:ilvl w:val="1"/>
          <w:numId w:val="16"/>
        </w:numPr>
        <w:rPr>
          <w:color w:val="000000" w:themeColor="text1"/>
        </w:rPr>
      </w:pPr>
      <w:r w:rsidRPr="006C433D">
        <w:rPr>
          <w:b/>
          <w:bCs/>
          <w:color w:val="000000" w:themeColor="text1"/>
        </w:rPr>
        <w:t>特征重要性</w:t>
      </w:r>
      <w:r w:rsidRPr="006C433D">
        <w:rPr>
          <w:color w:val="000000" w:themeColor="text1"/>
        </w:rPr>
        <w:t>：先跑一个</w:t>
      </w:r>
      <w:r w:rsidRPr="006C433D">
        <w:rPr>
          <w:color w:val="000000" w:themeColor="text1"/>
        </w:rPr>
        <w:t>Random Forest</w:t>
      </w:r>
      <w:r w:rsidRPr="006C433D">
        <w:rPr>
          <w:color w:val="000000" w:themeColor="text1"/>
        </w:rPr>
        <w:t>，用</w:t>
      </w:r>
      <w:r w:rsidRPr="006C433D">
        <w:rPr>
          <w:color w:val="000000" w:themeColor="text1"/>
        </w:rPr>
        <w:t>feature importance</w:t>
      </w:r>
      <w:r w:rsidRPr="006C433D">
        <w:rPr>
          <w:color w:val="000000" w:themeColor="text1"/>
        </w:rPr>
        <w:t>排序</w:t>
      </w:r>
    </w:p>
    <w:p w14:paraId="2E828BD9" w14:textId="77777777" w:rsidR="006C433D" w:rsidRPr="006C433D" w:rsidRDefault="006C433D" w:rsidP="006C433D">
      <w:pPr>
        <w:numPr>
          <w:ilvl w:val="0"/>
          <w:numId w:val="15"/>
        </w:numPr>
        <w:rPr>
          <w:color w:val="000000" w:themeColor="text1"/>
        </w:rPr>
      </w:pPr>
      <w:r w:rsidRPr="006C433D">
        <w:rPr>
          <w:color w:val="000000" w:themeColor="text1"/>
        </w:rPr>
        <w:t>你代码最终保留了</w:t>
      </w:r>
      <w:r w:rsidRPr="006C433D">
        <w:rPr>
          <w:color w:val="000000" w:themeColor="text1"/>
        </w:rPr>
        <w:t>14</w:t>
      </w:r>
      <w:r w:rsidRPr="006C433D">
        <w:rPr>
          <w:color w:val="000000" w:themeColor="text1"/>
        </w:rPr>
        <w:t>个传感器：</w:t>
      </w:r>
      <w:r w:rsidRPr="006C433D">
        <w:rPr>
          <w:color w:val="000000" w:themeColor="text1"/>
        </w:rPr>
        <w:t>sensor_2,3,4,7,8,9,11,12,13,14,15,17,20,21</w:t>
      </w:r>
      <w:r w:rsidRPr="006C433D">
        <w:rPr>
          <w:color w:val="000000" w:themeColor="text1"/>
        </w:rPr>
        <w:t>。</w:t>
      </w:r>
    </w:p>
    <w:p w14:paraId="613BC611" w14:textId="77777777" w:rsidR="006C433D" w:rsidRPr="006C433D" w:rsidRDefault="006C433D" w:rsidP="006C433D">
      <w:pPr>
        <w:rPr>
          <w:color w:val="000000" w:themeColor="text1"/>
        </w:rPr>
      </w:pPr>
      <w:r w:rsidRPr="006C433D">
        <w:rPr>
          <w:color w:val="000000" w:themeColor="text1"/>
        </w:rPr>
        <w:pict w14:anchorId="1FBDF860">
          <v:rect id="_x0000_i1288" style="width:0;height:1.5pt" o:hralign="center" o:hrstd="t" o:hr="t" fillcolor="#a0a0a0" stroked="f"/>
        </w:pict>
      </w:r>
    </w:p>
    <w:p w14:paraId="4D2A69E5" w14:textId="77777777" w:rsidR="006C433D" w:rsidRPr="006C433D" w:rsidRDefault="006C433D" w:rsidP="006C433D">
      <w:pPr>
        <w:rPr>
          <w:b/>
          <w:bCs/>
          <w:color w:val="000000" w:themeColor="text1"/>
        </w:rPr>
      </w:pPr>
      <w:r w:rsidRPr="006C433D">
        <w:rPr>
          <w:b/>
          <w:bCs/>
          <w:color w:val="000000" w:themeColor="text1"/>
        </w:rPr>
        <w:lastRenderedPageBreak/>
        <w:t xml:space="preserve">B3. </w:t>
      </w:r>
      <w:r w:rsidRPr="006C433D">
        <w:rPr>
          <w:b/>
          <w:bCs/>
          <w:color w:val="000000" w:themeColor="text1"/>
        </w:rPr>
        <w:t>你的</w:t>
      </w:r>
      <w:r w:rsidRPr="006C433D">
        <w:rPr>
          <w:b/>
          <w:bCs/>
          <w:color w:val="000000" w:themeColor="text1"/>
        </w:rPr>
        <w:t>LSTM</w:t>
      </w:r>
      <w:r w:rsidRPr="006C433D">
        <w:rPr>
          <w:b/>
          <w:bCs/>
          <w:color w:val="000000" w:themeColor="text1"/>
        </w:rPr>
        <w:t>模型的输入是什么形状？</w:t>
      </w:r>
      <w:r w:rsidRPr="006C433D">
        <w:rPr>
          <w:b/>
          <w:bCs/>
          <w:color w:val="000000" w:themeColor="text1"/>
        </w:rPr>
        <w:t>window size</w:t>
      </w:r>
      <w:r w:rsidRPr="006C433D">
        <w:rPr>
          <w:b/>
          <w:bCs/>
          <w:color w:val="000000" w:themeColor="text1"/>
        </w:rPr>
        <w:t>怎么选的？</w:t>
      </w:r>
    </w:p>
    <w:p w14:paraId="6F2D495C" w14:textId="77777777" w:rsidR="006C433D" w:rsidRPr="006C433D" w:rsidRDefault="006C433D" w:rsidP="006C433D">
      <w:pPr>
        <w:rPr>
          <w:color w:val="000000" w:themeColor="text1"/>
        </w:rPr>
      </w:pPr>
      <w:r w:rsidRPr="006C433D">
        <w:rPr>
          <w:b/>
          <w:bCs/>
          <w:color w:val="000000" w:themeColor="text1"/>
        </w:rPr>
        <w:t>答：</w:t>
      </w:r>
    </w:p>
    <w:p w14:paraId="37644017" w14:textId="77777777" w:rsidR="006C433D" w:rsidRPr="006C433D" w:rsidRDefault="006C433D" w:rsidP="006C433D">
      <w:pPr>
        <w:numPr>
          <w:ilvl w:val="0"/>
          <w:numId w:val="17"/>
        </w:numPr>
        <w:rPr>
          <w:color w:val="000000" w:themeColor="text1"/>
        </w:rPr>
      </w:pPr>
      <w:r w:rsidRPr="006C433D">
        <w:rPr>
          <w:b/>
          <w:bCs/>
          <w:color w:val="000000" w:themeColor="text1"/>
        </w:rPr>
        <w:t>输入形状：</w:t>
      </w:r>
      <w:r w:rsidRPr="006C433D">
        <w:rPr>
          <w:color w:val="000000" w:themeColor="text1"/>
        </w:rPr>
        <w:t>(</w:t>
      </w:r>
      <w:proofErr w:type="spellStart"/>
      <w:r w:rsidRPr="006C433D">
        <w:rPr>
          <w:color w:val="000000" w:themeColor="text1"/>
        </w:rPr>
        <w:t>batch_size</w:t>
      </w:r>
      <w:proofErr w:type="spellEnd"/>
      <w:r w:rsidRPr="006C433D">
        <w:rPr>
          <w:color w:val="000000" w:themeColor="text1"/>
        </w:rPr>
        <w:t xml:space="preserve">, </w:t>
      </w:r>
      <w:proofErr w:type="spellStart"/>
      <w:r w:rsidRPr="006C433D">
        <w:rPr>
          <w:color w:val="000000" w:themeColor="text1"/>
        </w:rPr>
        <w:t>window_size</w:t>
      </w:r>
      <w:proofErr w:type="spellEnd"/>
      <w:r w:rsidRPr="006C433D">
        <w:rPr>
          <w:color w:val="000000" w:themeColor="text1"/>
        </w:rPr>
        <w:t xml:space="preserve">, </w:t>
      </w:r>
      <w:proofErr w:type="spellStart"/>
      <w:r w:rsidRPr="006C433D">
        <w:rPr>
          <w:color w:val="000000" w:themeColor="text1"/>
        </w:rPr>
        <w:t>n_features</w:t>
      </w:r>
      <w:proofErr w:type="spellEnd"/>
      <w:r w:rsidRPr="006C433D">
        <w:rPr>
          <w:color w:val="000000" w:themeColor="text1"/>
        </w:rPr>
        <w:t>)</w:t>
      </w:r>
      <w:r w:rsidRPr="006C433D">
        <w:rPr>
          <w:color w:val="000000" w:themeColor="text1"/>
        </w:rPr>
        <w:t>，即三维张量</w:t>
      </w:r>
    </w:p>
    <w:p w14:paraId="1BFB7AF7" w14:textId="77777777" w:rsidR="006C433D" w:rsidRPr="006C433D" w:rsidRDefault="006C433D" w:rsidP="006C433D">
      <w:pPr>
        <w:numPr>
          <w:ilvl w:val="1"/>
          <w:numId w:val="17"/>
        </w:numPr>
        <w:rPr>
          <w:color w:val="000000" w:themeColor="text1"/>
        </w:rPr>
      </w:pPr>
      <w:proofErr w:type="spellStart"/>
      <w:r w:rsidRPr="006C433D">
        <w:rPr>
          <w:color w:val="000000" w:themeColor="text1"/>
        </w:rPr>
        <w:t>batch_size</w:t>
      </w:r>
      <w:proofErr w:type="spellEnd"/>
      <w:r w:rsidRPr="006C433D">
        <w:rPr>
          <w:color w:val="000000" w:themeColor="text1"/>
        </w:rPr>
        <w:t>：每批样本数</w:t>
      </w:r>
    </w:p>
    <w:p w14:paraId="19A90995" w14:textId="77777777" w:rsidR="006C433D" w:rsidRPr="006C433D" w:rsidRDefault="006C433D" w:rsidP="006C433D">
      <w:pPr>
        <w:numPr>
          <w:ilvl w:val="1"/>
          <w:numId w:val="17"/>
        </w:numPr>
        <w:rPr>
          <w:color w:val="000000" w:themeColor="text1"/>
        </w:rPr>
      </w:pPr>
      <w:proofErr w:type="spellStart"/>
      <w:r w:rsidRPr="006C433D">
        <w:rPr>
          <w:color w:val="000000" w:themeColor="text1"/>
        </w:rPr>
        <w:t>window_size</w:t>
      </w:r>
      <w:proofErr w:type="spellEnd"/>
      <w:r w:rsidRPr="006C433D">
        <w:rPr>
          <w:color w:val="000000" w:themeColor="text1"/>
        </w:rPr>
        <w:t>：时间窗口长度（看过去多少个</w:t>
      </w:r>
      <w:r w:rsidRPr="006C433D">
        <w:rPr>
          <w:color w:val="000000" w:themeColor="text1"/>
        </w:rPr>
        <w:t>cycle</w:t>
      </w:r>
      <w:r w:rsidRPr="006C433D">
        <w:rPr>
          <w:color w:val="000000" w:themeColor="text1"/>
        </w:rPr>
        <w:t>）</w:t>
      </w:r>
    </w:p>
    <w:p w14:paraId="04E16748" w14:textId="77777777" w:rsidR="006C433D" w:rsidRPr="006C433D" w:rsidRDefault="006C433D" w:rsidP="006C433D">
      <w:pPr>
        <w:numPr>
          <w:ilvl w:val="1"/>
          <w:numId w:val="17"/>
        </w:numPr>
        <w:rPr>
          <w:color w:val="000000" w:themeColor="text1"/>
        </w:rPr>
      </w:pPr>
      <w:proofErr w:type="spellStart"/>
      <w:r w:rsidRPr="006C433D">
        <w:rPr>
          <w:color w:val="000000" w:themeColor="text1"/>
        </w:rPr>
        <w:t>n_features</w:t>
      </w:r>
      <w:proofErr w:type="spellEnd"/>
      <w:r w:rsidRPr="006C433D">
        <w:rPr>
          <w:color w:val="000000" w:themeColor="text1"/>
        </w:rPr>
        <w:t>：传感器特征数（</w:t>
      </w:r>
      <w:r w:rsidRPr="006C433D">
        <w:rPr>
          <w:color w:val="000000" w:themeColor="text1"/>
        </w:rPr>
        <w:t>14</w:t>
      </w:r>
      <w:r w:rsidRPr="006C433D">
        <w:rPr>
          <w:color w:val="000000" w:themeColor="text1"/>
        </w:rPr>
        <w:t>个）</w:t>
      </w:r>
    </w:p>
    <w:p w14:paraId="5643F9F0" w14:textId="77777777" w:rsidR="006C433D" w:rsidRPr="006C433D" w:rsidRDefault="006C433D" w:rsidP="006C433D">
      <w:pPr>
        <w:numPr>
          <w:ilvl w:val="0"/>
          <w:numId w:val="17"/>
        </w:numPr>
        <w:rPr>
          <w:color w:val="000000" w:themeColor="text1"/>
        </w:rPr>
      </w:pPr>
      <w:r w:rsidRPr="006C433D">
        <w:rPr>
          <w:b/>
          <w:bCs/>
          <w:color w:val="000000" w:themeColor="text1"/>
        </w:rPr>
        <w:t>window size</w:t>
      </w:r>
      <w:r w:rsidRPr="006C433D">
        <w:rPr>
          <w:b/>
          <w:bCs/>
          <w:color w:val="000000" w:themeColor="text1"/>
        </w:rPr>
        <w:t>的选择逻辑：</w:t>
      </w:r>
    </w:p>
    <w:p w14:paraId="08D862A7" w14:textId="77777777" w:rsidR="006C433D" w:rsidRPr="006C433D" w:rsidRDefault="006C433D" w:rsidP="006C433D">
      <w:pPr>
        <w:numPr>
          <w:ilvl w:val="1"/>
          <w:numId w:val="17"/>
        </w:numPr>
        <w:rPr>
          <w:color w:val="000000" w:themeColor="text1"/>
        </w:rPr>
      </w:pPr>
      <w:r w:rsidRPr="006C433D">
        <w:rPr>
          <w:color w:val="000000" w:themeColor="text1"/>
        </w:rPr>
        <w:t>太小：模型看不到足够的时序趋势，预测不准</w:t>
      </w:r>
    </w:p>
    <w:p w14:paraId="704D5ACF" w14:textId="77777777" w:rsidR="006C433D" w:rsidRPr="006C433D" w:rsidRDefault="006C433D" w:rsidP="006C433D">
      <w:pPr>
        <w:numPr>
          <w:ilvl w:val="1"/>
          <w:numId w:val="17"/>
        </w:numPr>
        <w:rPr>
          <w:color w:val="000000" w:themeColor="text1"/>
        </w:rPr>
      </w:pPr>
      <w:r w:rsidRPr="006C433D">
        <w:rPr>
          <w:color w:val="000000" w:themeColor="text1"/>
        </w:rPr>
        <w:t>太大：包含太多早期健康期数据，稀释退化信号，且计算量大</w:t>
      </w:r>
    </w:p>
    <w:p w14:paraId="62A1B59A" w14:textId="77777777" w:rsidR="006C433D" w:rsidRPr="006C433D" w:rsidRDefault="006C433D" w:rsidP="006C433D">
      <w:pPr>
        <w:numPr>
          <w:ilvl w:val="1"/>
          <w:numId w:val="17"/>
        </w:numPr>
        <w:rPr>
          <w:color w:val="000000" w:themeColor="text1"/>
        </w:rPr>
      </w:pPr>
      <w:r w:rsidRPr="006C433D">
        <w:rPr>
          <w:color w:val="000000" w:themeColor="text1"/>
        </w:rPr>
        <w:t>实践中通常取</w:t>
      </w:r>
      <w:r w:rsidRPr="006C433D">
        <w:rPr>
          <w:color w:val="000000" w:themeColor="text1"/>
        </w:rPr>
        <w:t>30~50</w:t>
      </w:r>
      <w:r w:rsidRPr="006C433D">
        <w:rPr>
          <w:color w:val="000000" w:themeColor="text1"/>
        </w:rPr>
        <w:t>个</w:t>
      </w:r>
      <w:r w:rsidRPr="006C433D">
        <w:rPr>
          <w:color w:val="000000" w:themeColor="text1"/>
        </w:rPr>
        <w:t>cycle</w:t>
      </w:r>
      <w:r w:rsidRPr="006C433D">
        <w:rPr>
          <w:color w:val="000000" w:themeColor="text1"/>
        </w:rPr>
        <w:t>，对应设备退化的典型时间跨度</w:t>
      </w:r>
    </w:p>
    <w:p w14:paraId="70C0BF44" w14:textId="77777777" w:rsidR="006C433D" w:rsidRPr="006C433D" w:rsidRDefault="006C433D" w:rsidP="006C433D">
      <w:pPr>
        <w:numPr>
          <w:ilvl w:val="1"/>
          <w:numId w:val="17"/>
        </w:numPr>
        <w:rPr>
          <w:color w:val="000000" w:themeColor="text1"/>
        </w:rPr>
      </w:pPr>
      <w:r w:rsidRPr="006C433D">
        <w:rPr>
          <w:color w:val="000000" w:themeColor="text1"/>
        </w:rPr>
        <w:t>可以用交叉验证对比不同</w:t>
      </w:r>
      <w:r w:rsidRPr="006C433D">
        <w:rPr>
          <w:color w:val="000000" w:themeColor="text1"/>
        </w:rPr>
        <w:t>window size</w:t>
      </w:r>
      <w:r w:rsidRPr="006C433D">
        <w:rPr>
          <w:color w:val="000000" w:themeColor="text1"/>
        </w:rPr>
        <w:t>的</w:t>
      </w:r>
      <w:r w:rsidRPr="006C433D">
        <w:rPr>
          <w:color w:val="000000" w:themeColor="text1"/>
        </w:rPr>
        <w:t>RMSE</w:t>
      </w:r>
      <w:r w:rsidRPr="006C433D">
        <w:rPr>
          <w:color w:val="000000" w:themeColor="text1"/>
        </w:rPr>
        <w:t>来选最优值</w:t>
      </w:r>
    </w:p>
    <w:p w14:paraId="2D768A3E" w14:textId="77777777" w:rsidR="006C433D" w:rsidRPr="006C433D" w:rsidRDefault="006C433D" w:rsidP="006C433D">
      <w:pPr>
        <w:numPr>
          <w:ilvl w:val="0"/>
          <w:numId w:val="17"/>
        </w:numPr>
        <w:rPr>
          <w:color w:val="000000" w:themeColor="text1"/>
        </w:rPr>
      </w:pPr>
      <w:r w:rsidRPr="006C433D">
        <w:rPr>
          <w:b/>
          <w:bCs/>
          <w:color w:val="000000" w:themeColor="text1"/>
        </w:rPr>
        <w:t>Edwards</w:t>
      </w:r>
      <w:r w:rsidRPr="006C433D">
        <w:rPr>
          <w:b/>
          <w:bCs/>
          <w:color w:val="000000" w:themeColor="text1"/>
        </w:rPr>
        <w:t>真空泵的实际考虑：</w:t>
      </w:r>
      <w:r w:rsidRPr="006C433D">
        <w:rPr>
          <w:color w:val="000000" w:themeColor="text1"/>
        </w:rPr>
        <w:t xml:space="preserve"> </w:t>
      </w:r>
      <w:r w:rsidRPr="006C433D">
        <w:rPr>
          <w:color w:val="000000" w:themeColor="text1"/>
        </w:rPr>
        <w:t>泵的运行周期定义不同（可能是小时或压力循环次数），</w:t>
      </w:r>
      <w:r w:rsidRPr="006C433D">
        <w:rPr>
          <w:color w:val="000000" w:themeColor="text1"/>
        </w:rPr>
        <w:t>window size</w:t>
      </w:r>
      <w:r w:rsidRPr="006C433D">
        <w:rPr>
          <w:color w:val="000000" w:themeColor="text1"/>
        </w:rPr>
        <w:t>需要结合设备工程师的领域知识来定。</w:t>
      </w:r>
    </w:p>
    <w:p w14:paraId="37A22DC9" w14:textId="77777777" w:rsidR="006C433D" w:rsidRPr="006C433D" w:rsidRDefault="006C433D" w:rsidP="006C433D">
      <w:pPr>
        <w:rPr>
          <w:color w:val="000000" w:themeColor="text1"/>
        </w:rPr>
      </w:pPr>
      <w:r w:rsidRPr="006C433D">
        <w:rPr>
          <w:color w:val="000000" w:themeColor="text1"/>
        </w:rPr>
        <w:pict w14:anchorId="55EE3F22">
          <v:rect id="_x0000_i1289" style="width:0;height:1.5pt" o:hralign="center" o:hrstd="t" o:hr="t" fillcolor="#a0a0a0" stroked="f"/>
        </w:pict>
      </w:r>
    </w:p>
    <w:p w14:paraId="63C359E0" w14:textId="77777777" w:rsidR="006C433D" w:rsidRPr="006C433D" w:rsidRDefault="006C433D" w:rsidP="006C433D">
      <w:pPr>
        <w:rPr>
          <w:b/>
          <w:bCs/>
          <w:color w:val="000000" w:themeColor="text1"/>
        </w:rPr>
      </w:pPr>
      <w:r w:rsidRPr="006C433D">
        <w:rPr>
          <w:b/>
          <w:bCs/>
          <w:color w:val="000000" w:themeColor="text1"/>
        </w:rPr>
        <w:t xml:space="preserve">B4. </w:t>
      </w:r>
      <w:r w:rsidRPr="006C433D">
        <w:rPr>
          <w:b/>
          <w:bCs/>
          <w:color w:val="000000" w:themeColor="text1"/>
        </w:rPr>
        <w:t>你用了</w:t>
      </w:r>
      <w:proofErr w:type="spellStart"/>
      <w:r w:rsidRPr="006C433D">
        <w:rPr>
          <w:b/>
          <w:bCs/>
          <w:color w:val="000000" w:themeColor="text1"/>
        </w:rPr>
        <w:t>MinMaxScaler</w:t>
      </w:r>
      <w:proofErr w:type="spellEnd"/>
      <w:r w:rsidRPr="006C433D">
        <w:rPr>
          <w:b/>
          <w:bCs/>
          <w:color w:val="000000" w:themeColor="text1"/>
        </w:rPr>
        <w:t>做归一化，为什么不用</w:t>
      </w:r>
      <w:proofErr w:type="spellStart"/>
      <w:r w:rsidRPr="006C433D">
        <w:rPr>
          <w:b/>
          <w:bCs/>
          <w:color w:val="000000" w:themeColor="text1"/>
        </w:rPr>
        <w:t>StandardScaler</w:t>
      </w:r>
      <w:proofErr w:type="spellEnd"/>
      <w:r w:rsidRPr="006C433D">
        <w:rPr>
          <w:b/>
          <w:bCs/>
          <w:color w:val="000000" w:themeColor="text1"/>
        </w:rPr>
        <w:t>？</w:t>
      </w:r>
    </w:p>
    <w:p w14:paraId="585BC8C1" w14:textId="77777777" w:rsidR="006C433D" w:rsidRPr="006C433D" w:rsidRDefault="006C433D" w:rsidP="006C433D">
      <w:pPr>
        <w:rPr>
          <w:color w:val="000000" w:themeColor="text1"/>
        </w:rPr>
      </w:pPr>
      <w:r w:rsidRPr="006C433D">
        <w:rPr>
          <w:b/>
          <w:bCs/>
          <w:color w:val="000000" w:themeColor="text1"/>
        </w:rPr>
        <w:t>答：</w:t>
      </w:r>
    </w:p>
    <w:p w14:paraId="543180E9" w14:textId="77777777" w:rsidR="006C433D" w:rsidRPr="006C433D" w:rsidRDefault="006C433D" w:rsidP="006C433D">
      <w:pPr>
        <w:numPr>
          <w:ilvl w:val="0"/>
          <w:numId w:val="18"/>
        </w:numPr>
        <w:rPr>
          <w:color w:val="000000" w:themeColor="text1"/>
        </w:rPr>
      </w:pPr>
      <w:proofErr w:type="spellStart"/>
      <w:r w:rsidRPr="006C433D">
        <w:rPr>
          <w:b/>
          <w:bCs/>
          <w:color w:val="000000" w:themeColor="text1"/>
        </w:rPr>
        <w:t>MinMaxScaler</w:t>
      </w:r>
      <w:proofErr w:type="spellEnd"/>
      <w:r w:rsidRPr="006C433D">
        <w:rPr>
          <w:color w:val="000000" w:themeColor="text1"/>
        </w:rPr>
        <w:t>：把数据压缩到</w:t>
      </w:r>
      <w:r w:rsidRPr="006C433D">
        <w:rPr>
          <w:color w:val="000000" w:themeColor="text1"/>
        </w:rPr>
        <w:t>[0,1]</w:t>
      </w:r>
      <w:r w:rsidRPr="006C433D">
        <w:rPr>
          <w:color w:val="000000" w:themeColor="text1"/>
        </w:rPr>
        <w:t>，保留原始分布形状，对异常值敏感。</w:t>
      </w:r>
    </w:p>
    <w:p w14:paraId="0A2B3A99" w14:textId="77777777" w:rsidR="006C433D" w:rsidRPr="006C433D" w:rsidRDefault="006C433D" w:rsidP="006C433D">
      <w:pPr>
        <w:numPr>
          <w:ilvl w:val="0"/>
          <w:numId w:val="18"/>
        </w:numPr>
        <w:rPr>
          <w:color w:val="000000" w:themeColor="text1"/>
        </w:rPr>
      </w:pPr>
      <w:proofErr w:type="spellStart"/>
      <w:r w:rsidRPr="006C433D">
        <w:rPr>
          <w:b/>
          <w:bCs/>
          <w:color w:val="000000" w:themeColor="text1"/>
        </w:rPr>
        <w:t>StandardScaler</w:t>
      </w:r>
      <w:proofErr w:type="spellEnd"/>
      <w:r w:rsidRPr="006C433D">
        <w:rPr>
          <w:color w:val="000000" w:themeColor="text1"/>
        </w:rPr>
        <w:t>：均值</w:t>
      </w:r>
      <w:r w:rsidRPr="006C433D">
        <w:rPr>
          <w:color w:val="000000" w:themeColor="text1"/>
        </w:rPr>
        <w:t>0</w:t>
      </w:r>
      <w:r w:rsidRPr="006C433D">
        <w:rPr>
          <w:color w:val="000000" w:themeColor="text1"/>
        </w:rPr>
        <w:t>方差</w:t>
      </w:r>
      <w:r w:rsidRPr="006C433D">
        <w:rPr>
          <w:color w:val="000000" w:themeColor="text1"/>
        </w:rPr>
        <w:t>1</w:t>
      </w:r>
      <w:r w:rsidRPr="006C433D">
        <w:rPr>
          <w:color w:val="000000" w:themeColor="text1"/>
        </w:rPr>
        <w:t>，假设数据近似正态分布。</w:t>
      </w:r>
    </w:p>
    <w:p w14:paraId="3773ABCA" w14:textId="77777777" w:rsidR="006C433D" w:rsidRPr="006C433D" w:rsidRDefault="006C433D" w:rsidP="006C433D">
      <w:pPr>
        <w:numPr>
          <w:ilvl w:val="0"/>
          <w:numId w:val="18"/>
        </w:numPr>
        <w:rPr>
          <w:color w:val="000000" w:themeColor="text1"/>
        </w:rPr>
      </w:pPr>
      <w:r w:rsidRPr="006C433D">
        <w:rPr>
          <w:b/>
          <w:bCs/>
          <w:color w:val="000000" w:themeColor="text1"/>
        </w:rPr>
        <w:t>选</w:t>
      </w:r>
      <w:proofErr w:type="spellStart"/>
      <w:r w:rsidRPr="006C433D">
        <w:rPr>
          <w:b/>
          <w:bCs/>
          <w:color w:val="000000" w:themeColor="text1"/>
        </w:rPr>
        <w:t>MinMaxScaler</w:t>
      </w:r>
      <w:proofErr w:type="spellEnd"/>
      <w:r w:rsidRPr="006C433D">
        <w:rPr>
          <w:b/>
          <w:bCs/>
          <w:color w:val="000000" w:themeColor="text1"/>
        </w:rPr>
        <w:t>的原因：</w:t>
      </w:r>
    </w:p>
    <w:p w14:paraId="6B9244AA" w14:textId="77777777" w:rsidR="006C433D" w:rsidRPr="006C433D" w:rsidRDefault="006C433D" w:rsidP="006C433D">
      <w:pPr>
        <w:numPr>
          <w:ilvl w:val="1"/>
          <w:numId w:val="18"/>
        </w:numPr>
        <w:rPr>
          <w:color w:val="000000" w:themeColor="text1"/>
        </w:rPr>
      </w:pPr>
      <w:r w:rsidRPr="006C433D">
        <w:rPr>
          <w:color w:val="000000" w:themeColor="text1"/>
        </w:rPr>
        <w:t>LSTM/</w:t>
      </w:r>
      <w:r w:rsidRPr="006C433D">
        <w:rPr>
          <w:color w:val="000000" w:themeColor="text1"/>
        </w:rPr>
        <w:t>神经网络的激活函数（</w:t>
      </w:r>
      <w:r w:rsidRPr="006C433D">
        <w:rPr>
          <w:color w:val="000000" w:themeColor="text1"/>
        </w:rPr>
        <w:t>sigmoid</w:t>
      </w:r>
      <w:r w:rsidRPr="006C433D">
        <w:rPr>
          <w:color w:val="000000" w:themeColor="text1"/>
        </w:rPr>
        <w:t>、</w:t>
      </w:r>
      <w:r w:rsidRPr="006C433D">
        <w:rPr>
          <w:color w:val="000000" w:themeColor="text1"/>
        </w:rPr>
        <w:t>tanh</w:t>
      </w:r>
      <w:r w:rsidRPr="006C433D">
        <w:rPr>
          <w:color w:val="000000" w:themeColor="text1"/>
        </w:rPr>
        <w:t>）输出范围在</w:t>
      </w:r>
      <w:r w:rsidRPr="006C433D">
        <w:rPr>
          <w:color w:val="000000" w:themeColor="text1"/>
        </w:rPr>
        <w:t>[0,1]</w:t>
      </w:r>
      <w:r w:rsidRPr="006C433D">
        <w:rPr>
          <w:color w:val="000000" w:themeColor="text1"/>
        </w:rPr>
        <w:t>或</w:t>
      </w:r>
      <w:r w:rsidRPr="006C433D">
        <w:rPr>
          <w:color w:val="000000" w:themeColor="text1"/>
        </w:rPr>
        <w:t>[-1,1]</w:t>
      </w:r>
      <w:r w:rsidRPr="006C433D">
        <w:rPr>
          <w:color w:val="000000" w:themeColor="text1"/>
        </w:rPr>
        <w:t>，</w:t>
      </w:r>
      <w:proofErr w:type="spellStart"/>
      <w:r w:rsidRPr="006C433D">
        <w:rPr>
          <w:color w:val="000000" w:themeColor="text1"/>
        </w:rPr>
        <w:t>MinMaxScaler</w:t>
      </w:r>
      <w:proofErr w:type="spellEnd"/>
      <w:r w:rsidRPr="006C433D">
        <w:rPr>
          <w:color w:val="000000" w:themeColor="text1"/>
        </w:rPr>
        <w:t>的输出范围与之匹配，梯度更稳定</w:t>
      </w:r>
    </w:p>
    <w:p w14:paraId="65611741" w14:textId="77777777" w:rsidR="006C433D" w:rsidRPr="006C433D" w:rsidRDefault="006C433D" w:rsidP="006C433D">
      <w:pPr>
        <w:numPr>
          <w:ilvl w:val="1"/>
          <w:numId w:val="18"/>
        </w:numPr>
        <w:rPr>
          <w:color w:val="000000" w:themeColor="text1"/>
        </w:rPr>
      </w:pPr>
      <w:r w:rsidRPr="006C433D">
        <w:rPr>
          <w:color w:val="000000" w:themeColor="text1"/>
        </w:rPr>
        <w:t>传感器数据不一定是正态分布，</w:t>
      </w:r>
      <w:proofErr w:type="spellStart"/>
      <w:r w:rsidRPr="006C433D">
        <w:rPr>
          <w:color w:val="000000" w:themeColor="text1"/>
        </w:rPr>
        <w:t>StandardScaler</w:t>
      </w:r>
      <w:proofErr w:type="spellEnd"/>
      <w:r w:rsidRPr="006C433D">
        <w:rPr>
          <w:color w:val="000000" w:themeColor="text1"/>
        </w:rPr>
        <w:t>的假设不成立</w:t>
      </w:r>
    </w:p>
    <w:p w14:paraId="58C60F39" w14:textId="77777777" w:rsidR="006C433D" w:rsidRPr="006C433D" w:rsidRDefault="006C433D" w:rsidP="006C433D">
      <w:pPr>
        <w:numPr>
          <w:ilvl w:val="0"/>
          <w:numId w:val="18"/>
        </w:numPr>
        <w:rPr>
          <w:color w:val="000000" w:themeColor="text1"/>
        </w:rPr>
      </w:pPr>
      <w:r w:rsidRPr="006C433D">
        <w:rPr>
          <w:b/>
          <w:bCs/>
          <w:color w:val="000000" w:themeColor="text1"/>
        </w:rPr>
        <w:t>潜在风险：</w:t>
      </w:r>
      <w:r w:rsidRPr="006C433D">
        <w:rPr>
          <w:color w:val="000000" w:themeColor="text1"/>
        </w:rPr>
        <w:t xml:space="preserve"> </w:t>
      </w:r>
      <w:r w:rsidRPr="006C433D">
        <w:rPr>
          <w:color w:val="000000" w:themeColor="text1"/>
        </w:rPr>
        <w:t>测试集或新客户数据出现训练集范围之外的值时，</w:t>
      </w:r>
      <w:proofErr w:type="spellStart"/>
      <w:r w:rsidRPr="006C433D">
        <w:rPr>
          <w:color w:val="000000" w:themeColor="text1"/>
        </w:rPr>
        <w:t>MinMaxScaler</w:t>
      </w:r>
      <w:proofErr w:type="spellEnd"/>
      <w:r w:rsidRPr="006C433D">
        <w:rPr>
          <w:color w:val="000000" w:themeColor="text1"/>
        </w:rPr>
        <w:t>会产生超出</w:t>
      </w:r>
      <w:r w:rsidRPr="006C433D">
        <w:rPr>
          <w:color w:val="000000" w:themeColor="text1"/>
        </w:rPr>
        <w:t>[0,1]</w:t>
      </w:r>
      <w:r w:rsidRPr="006C433D">
        <w:rPr>
          <w:color w:val="000000" w:themeColor="text1"/>
        </w:rPr>
        <w:t>的输出，需要做</w:t>
      </w:r>
      <w:r w:rsidRPr="006C433D">
        <w:rPr>
          <w:color w:val="000000" w:themeColor="text1"/>
        </w:rPr>
        <w:t>clipping</w:t>
      </w:r>
      <w:r w:rsidRPr="006C433D">
        <w:rPr>
          <w:color w:val="000000" w:themeColor="text1"/>
        </w:rPr>
        <w:t>处理</w:t>
      </w:r>
    </w:p>
    <w:p w14:paraId="4142EC27" w14:textId="77777777" w:rsidR="006C433D" w:rsidRPr="006C433D" w:rsidRDefault="006C433D" w:rsidP="006C433D">
      <w:pPr>
        <w:numPr>
          <w:ilvl w:val="0"/>
          <w:numId w:val="18"/>
        </w:numPr>
        <w:rPr>
          <w:color w:val="000000" w:themeColor="text1"/>
        </w:rPr>
      </w:pPr>
      <w:r w:rsidRPr="006C433D">
        <w:rPr>
          <w:b/>
          <w:bCs/>
          <w:color w:val="000000" w:themeColor="text1"/>
        </w:rPr>
        <w:t>实际部署建议：</w:t>
      </w:r>
      <w:r w:rsidRPr="006C433D">
        <w:rPr>
          <w:color w:val="000000" w:themeColor="text1"/>
        </w:rPr>
        <w:t xml:space="preserve"> </w:t>
      </w:r>
      <w:r w:rsidRPr="006C433D">
        <w:rPr>
          <w:color w:val="000000" w:themeColor="text1"/>
        </w:rPr>
        <w:t>用训练集</w:t>
      </w:r>
      <w:r w:rsidRPr="006C433D">
        <w:rPr>
          <w:color w:val="000000" w:themeColor="text1"/>
        </w:rPr>
        <w:t>fit scaler</w:t>
      </w:r>
      <w:r w:rsidRPr="006C433D">
        <w:rPr>
          <w:color w:val="000000" w:themeColor="text1"/>
        </w:rPr>
        <w:t>，保存</w:t>
      </w:r>
      <w:r w:rsidRPr="006C433D">
        <w:rPr>
          <w:color w:val="000000" w:themeColor="text1"/>
        </w:rPr>
        <w:t>scaler</w:t>
      </w:r>
      <w:r w:rsidRPr="006C433D">
        <w:rPr>
          <w:color w:val="000000" w:themeColor="text1"/>
        </w:rPr>
        <w:t>参数，部署时用同一个</w:t>
      </w:r>
      <w:r w:rsidRPr="006C433D">
        <w:rPr>
          <w:color w:val="000000" w:themeColor="text1"/>
        </w:rPr>
        <w:t>scaler transform</w:t>
      </w:r>
      <w:r w:rsidRPr="006C433D">
        <w:rPr>
          <w:color w:val="000000" w:themeColor="text1"/>
        </w:rPr>
        <w:t>新数据，不能重新</w:t>
      </w:r>
      <w:r w:rsidRPr="006C433D">
        <w:rPr>
          <w:color w:val="000000" w:themeColor="text1"/>
        </w:rPr>
        <w:t>fit</w:t>
      </w:r>
      <w:r w:rsidRPr="006C433D">
        <w:rPr>
          <w:color w:val="000000" w:themeColor="text1"/>
        </w:rPr>
        <w:t>。</w:t>
      </w:r>
    </w:p>
    <w:p w14:paraId="3F6A63F8" w14:textId="77777777" w:rsidR="006C433D" w:rsidRPr="006C433D" w:rsidRDefault="006C433D" w:rsidP="006C433D">
      <w:pPr>
        <w:rPr>
          <w:color w:val="000000" w:themeColor="text1"/>
        </w:rPr>
      </w:pPr>
      <w:r w:rsidRPr="006C433D">
        <w:rPr>
          <w:color w:val="000000" w:themeColor="text1"/>
        </w:rPr>
        <w:pict w14:anchorId="2FF8E766">
          <v:rect id="_x0000_i1290" style="width:0;height:1.5pt" o:hralign="center" o:hrstd="t" o:hr="t" fillcolor="#a0a0a0" stroked="f"/>
        </w:pict>
      </w:r>
    </w:p>
    <w:p w14:paraId="6F89E5BA" w14:textId="77777777" w:rsidR="006C433D" w:rsidRPr="006C433D" w:rsidRDefault="006C433D" w:rsidP="006C433D">
      <w:pPr>
        <w:rPr>
          <w:b/>
          <w:bCs/>
          <w:color w:val="000000" w:themeColor="text1"/>
        </w:rPr>
      </w:pPr>
      <w:r w:rsidRPr="006C433D">
        <w:rPr>
          <w:b/>
          <w:bCs/>
          <w:color w:val="000000" w:themeColor="text1"/>
        </w:rPr>
        <w:t xml:space="preserve">B5. </w:t>
      </w:r>
      <w:r w:rsidRPr="006C433D">
        <w:rPr>
          <w:b/>
          <w:bCs/>
          <w:color w:val="000000" w:themeColor="text1"/>
        </w:rPr>
        <w:t>你的</w:t>
      </w:r>
      <w:r w:rsidRPr="006C433D">
        <w:rPr>
          <w:b/>
          <w:bCs/>
          <w:color w:val="000000" w:themeColor="text1"/>
        </w:rPr>
        <w:t>FFT</w:t>
      </w:r>
      <w:r w:rsidRPr="006C433D">
        <w:rPr>
          <w:b/>
          <w:bCs/>
          <w:color w:val="000000" w:themeColor="text1"/>
        </w:rPr>
        <w:t>代码里，</w:t>
      </w:r>
      <w:r w:rsidRPr="006C433D">
        <w:rPr>
          <w:b/>
          <w:bCs/>
          <w:color w:val="000000" w:themeColor="text1"/>
        </w:rPr>
        <w:t>BPFO</w:t>
      </w:r>
      <w:r w:rsidRPr="006C433D">
        <w:rPr>
          <w:b/>
          <w:bCs/>
          <w:color w:val="000000" w:themeColor="text1"/>
        </w:rPr>
        <w:t>设置为</w:t>
      </w:r>
      <w:r w:rsidRPr="006C433D">
        <w:rPr>
          <w:b/>
          <w:bCs/>
          <w:color w:val="000000" w:themeColor="text1"/>
        </w:rPr>
        <w:t>105Hz</w:t>
      </w:r>
      <w:r w:rsidRPr="006C433D">
        <w:rPr>
          <w:b/>
          <w:bCs/>
          <w:color w:val="000000" w:themeColor="text1"/>
        </w:rPr>
        <w:t>，这个数字怎么来的？</w:t>
      </w:r>
    </w:p>
    <w:p w14:paraId="183EF919" w14:textId="77777777" w:rsidR="006C433D" w:rsidRPr="006C433D" w:rsidRDefault="006C433D" w:rsidP="006C433D">
      <w:pPr>
        <w:rPr>
          <w:color w:val="000000" w:themeColor="text1"/>
        </w:rPr>
      </w:pPr>
      <w:r w:rsidRPr="006C433D">
        <w:rPr>
          <w:b/>
          <w:bCs/>
          <w:color w:val="000000" w:themeColor="text1"/>
        </w:rPr>
        <w:t>答：</w:t>
      </w:r>
    </w:p>
    <w:p w14:paraId="42E6F68B" w14:textId="5AE187C4" w:rsidR="006C433D" w:rsidRPr="006C433D" w:rsidRDefault="006C433D" w:rsidP="006C433D">
      <w:pPr>
        <w:numPr>
          <w:ilvl w:val="0"/>
          <w:numId w:val="19"/>
        </w:numPr>
        <w:rPr>
          <w:color w:val="000000" w:themeColor="text1"/>
        </w:rPr>
      </w:pPr>
      <w:r w:rsidRPr="006C433D">
        <w:rPr>
          <w:b/>
          <w:bCs/>
          <w:color w:val="000000" w:themeColor="text1"/>
        </w:rPr>
        <w:t>BPFO</w:t>
      </w:r>
      <w:r w:rsidRPr="006C433D">
        <w:rPr>
          <w:b/>
          <w:bCs/>
          <w:color w:val="000000" w:themeColor="text1"/>
        </w:rPr>
        <w:t>（</w:t>
      </w:r>
      <w:r w:rsidRPr="006C433D">
        <w:rPr>
          <w:b/>
          <w:bCs/>
          <w:color w:val="000000" w:themeColor="text1"/>
        </w:rPr>
        <w:t>Ball Pass Frequency Outer race</w:t>
      </w:r>
      <w:r w:rsidRPr="006C433D">
        <w:rPr>
          <w:b/>
          <w:bCs/>
          <w:color w:val="000000" w:themeColor="text1"/>
        </w:rPr>
        <w:t>）轴承外圈通过频率</w:t>
      </w:r>
      <w:r w:rsidRPr="006C433D">
        <w:rPr>
          <w:color w:val="000000" w:themeColor="text1"/>
        </w:rPr>
        <w:t>，计算公式：</w:t>
      </w:r>
      <w:r w:rsidRPr="006C433D">
        <w:rPr>
          <w:color w:val="000000" w:themeColor="text1"/>
        </w:rPr>
        <w:t xml:space="preserve"> </w:t>
      </w:r>
      <m:oMath>
        <m:r>
          <w:rPr>
            <w:rFonts w:ascii="Cambria Math" w:hAnsi="Cambria Math"/>
            <w:color w:val="000000" w:themeColor="text1"/>
          </w:rPr>
          <m:t>BPFO=</m:t>
        </m:r>
        <m:f>
          <m:fPr>
            <m:ctrlPr>
              <w:rPr>
                <w:rFonts w:ascii="Cambria Math" w:hAnsi="Cambria Math"/>
                <w:color w:val="000000" w:themeColor="text1"/>
              </w:rPr>
            </m:ctrlPr>
          </m:fPr>
          <m:num>
            <m:r>
              <w:rPr>
                <w:rFonts w:ascii="Cambria Math" w:hAnsi="Cambria Math"/>
                <w:color w:val="000000" w:themeColor="text1"/>
              </w:rPr>
              <m:t>n</m:t>
            </m:r>
          </m:num>
          <m:den>
            <m:r>
              <w:rPr>
                <w:rFonts w:ascii="Cambria Math" w:hAnsi="Cambria Math"/>
                <w:color w:val="000000" w:themeColor="text1"/>
              </w:rPr>
              <m:t>2</m:t>
            </m:r>
          </m:den>
        </m:f>
        <m:r>
          <w:rPr>
            <w:rFonts w:ascii="Cambria Math" w:hAnsi="Cambria Math"/>
            <w:color w:val="000000" w:themeColor="text1"/>
          </w:rPr>
          <m:t>⋅</m:t>
        </m:r>
        <m:sSub>
          <m:sSubPr>
            <m:ctrlPr>
              <w:rPr>
                <w:rFonts w:ascii="Cambria Math" w:hAnsi="Cambria Math"/>
                <w:color w:val="000000" w:themeColor="text1"/>
              </w:rPr>
            </m:ctrlPr>
          </m:sSubPr>
          <m:e>
            <m:r>
              <w:rPr>
                <w:rFonts w:ascii="Cambria Math" w:hAnsi="Cambria Math"/>
                <w:color w:val="000000" w:themeColor="text1"/>
              </w:rPr>
              <m:t>f</m:t>
            </m:r>
          </m:e>
          <m:sub>
            <m:r>
              <w:rPr>
                <w:rFonts w:ascii="Cambria Math" w:hAnsi="Cambria Math"/>
                <w:color w:val="000000" w:themeColor="text1"/>
              </w:rPr>
              <m:t>shaft</m:t>
            </m:r>
          </m:sub>
        </m:sSub>
        <m:r>
          <w:rPr>
            <w:rFonts w:ascii="Cambria Math" w:hAnsi="Cambria Math"/>
            <w:color w:val="000000" w:themeColor="text1"/>
          </w:rPr>
          <m:t>⋅</m:t>
        </m:r>
        <m:d>
          <m:dPr>
            <m:ctrlPr>
              <w:rPr>
                <w:rFonts w:ascii="Cambria Math" w:hAnsi="Cambria Math"/>
                <w:color w:val="000000" w:themeColor="text1"/>
              </w:rPr>
            </m:ctrlPr>
          </m:dPr>
          <m:e>
            <m:r>
              <w:rPr>
                <w:rFonts w:ascii="Cambria Math" w:hAnsi="Cambria Math"/>
                <w:color w:val="000000" w:themeColor="text1"/>
              </w:rPr>
              <m:t>1-</m:t>
            </m:r>
            <m:f>
              <m:fPr>
                <m:ctrlPr>
                  <w:rPr>
                    <w:rFonts w:ascii="Cambria Math" w:hAnsi="Cambria Math"/>
                    <w:color w:val="000000" w:themeColor="text1"/>
                  </w:rPr>
                </m:ctrlPr>
              </m:fPr>
              <m:num>
                <m:r>
                  <w:rPr>
                    <w:rFonts w:ascii="Cambria Math" w:hAnsi="Cambria Math"/>
                    <w:color w:val="000000" w:themeColor="text1"/>
                  </w:rPr>
                  <m:t>d</m:t>
                </m:r>
              </m:num>
              <m:den>
                <m:r>
                  <w:rPr>
                    <w:rFonts w:ascii="Cambria Math" w:hAnsi="Cambria Math"/>
                    <w:color w:val="000000" w:themeColor="text1"/>
                  </w:rPr>
                  <m:t>D</m:t>
                </m:r>
              </m:den>
            </m:f>
            <m:r>
              <m:rPr>
                <m:sty m:val="p"/>
              </m:rPr>
              <w:rPr>
                <w:rFonts w:ascii="Cambria Math" w:hAnsi="Cambria Math"/>
                <w:color w:val="000000" w:themeColor="text1"/>
              </w:rPr>
              <m:t>cos</m:t>
            </m:r>
            <m:r>
              <w:rPr>
                <w:rFonts w:ascii="Cambria Math" w:hAnsi="Cambria Math"/>
                <w:color w:val="000000" w:themeColor="text1"/>
              </w:rPr>
              <m:t>⁡α</m:t>
            </m:r>
          </m:e>
        </m:d>
      </m:oMath>
      <w:r w:rsidRPr="006C433D">
        <w:rPr>
          <w:color w:val="000000" w:themeColor="text1"/>
        </w:rPr>
        <w:t>BPFO=2n​</w:t>
      </w:r>
      <w:r w:rsidRPr="006C433D">
        <w:rPr>
          <w:rFonts w:ascii="Cambria Math" w:hAnsi="Cambria Math" w:cs="Cambria Math"/>
          <w:color w:val="000000" w:themeColor="text1"/>
        </w:rPr>
        <w:t>⋅</w:t>
      </w:r>
      <w:proofErr w:type="spellStart"/>
      <w:r w:rsidRPr="006C433D">
        <w:rPr>
          <w:color w:val="000000" w:themeColor="text1"/>
        </w:rPr>
        <w:t>fshaft</w:t>
      </w:r>
      <w:proofErr w:type="spellEnd"/>
      <w:r w:rsidRPr="006C433D">
        <w:rPr>
          <w:color w:val="000000" w:themeColor="text1"/>
        </w:rPr>
        <w:t>​</w:t>
      </w:r>
      <w:r w:rsidRPr="006C433D">
        <w:rPr>
          <w:rFonts w:ascii="Cambria Math" w:hAnsi="Cambria Math" w:cs="Cambria Math"/>
          <w:color w:val="000000" w:themeColor="text1"/>
        </w:rPr>
        <w:t>⋅</w:t>
      </w:r>
      <w:r w:rsidRPr="006C433D">
        <w:rPr>
          <w:color w:val="000000" w:themeColor="text1"/>
        </w:rPr>
        <w:t>(1−Dd​cosα)</w:t>
      </w:r>
    </w:p>
    <w:p w14:paraId="318D10C2" w14:textId="77777777" w:rsidR="006C433D" w:rsidRPr="006C433D" w:rsidRDefault="006C433D" w:rsidP="006C433D">
      <w:pPr>
        <w:numPr>
          <w:ilvl w:val="1"/>
          <w:numId w:val="19"/>
        </w:numPr>
        <w:rPr>
          <w:color w:val="000000" w:themeColor="text1"/>
        </w:rPr>
      </w:pPr>
      <w:r w:rsidRPr="006C433D">
        <w:rPr>
          <w:color w:val="000000" w:themeColor="text1"/>
        </w:rPr>
        <w:lastRenderedPageBreak/>
        <w:t xml:space="preserve">n = </w:t>
      </w:r>
      <w:r w:rsidRPr="006C433D">
        <w:rPr>
          <w:color w:val="000000" w:themeColor="text1"/>
        </w:rPr>
        <w:t>滚珠数量</w:t>
      </w:r>
    </w:p>
    <w:p w14:paraId="0BC8A94A" w14:textId="77777777" w:rsidR="006C433D" w:rsidRPr="006C433D" w:rsidRDefault="006C433D" w:rsidP="006C433D">
      <w:pPr>
        <w:numPr>
          <w:ilvl w:val="1"/>
          <w:numId w:val="19"/>
        </w:numPr>
        <w:rPr>
          <w:color w:val="000000" w:themeColor="text1"/>
        </w:rPr>
      </w:pPr>
      <w:proofErr w:type="spellStart"/>
      <w:r w:rsidRPr="006C433D">
        <w:rPr>
          <w:color w:val="000000" w:themeColor="text1"/>
        </w:rPr>
        <w:t>f_shaft</w:t>
      </w:r>
      <w:proofErr w:type="spellEnd"/>
      <w:r w:rsidRPr="006C433D">
        <w:rPr>
          <w:color w:val="000000" w:themeColor="text1"/>
        </w:rPr>
        <w:t xml:space="preserve"> = </w:t>
      </w:r>
      <w:r w:rsidRPr="006C433D">
        <w:rPr>
          <w:color w:val="000000" w:themeColor="text1"/>
        </w:rPr>
        <w:t>轴转频（</w:t>
      </w:r>
      <w:r w:rsidRPr="006C433D">
        <w:rPr>
          <w:color w:val="000000" w:themeColor="text1"/>
        </w:rPr>
        <w:t>Hz</w:t>
      </w:r>
      <w:r w:rsidRPr="006C433D">
        <w:rPr>
          <w:color w:val="000000" w:themeColor="text1"/>
        </w:rPr>
        <w:t>）</w:t>
      </w:r>
    </w:p>
    <w:p w14:paraId="2C1321F3" w14:textId="77777777" w:rsidR="006C433D" w:rsidRPr="006C433D" w:rsidRDefault="006C433D" w:rsidP="006C433D">
      <w:pPr>
        <w:numPr>
          <w:ilvl w:val="1"/>
          <w:numId w:val="19"/>
        </w:numPr>
        <w:rPr>
          <w:color w:val="000000" w:themeColor="text1"/>
        </w:rPr>
      </w:pPr>
      <w:r w:rsidRPr="006C433D">
        <w:rPr>
          <w:color w:val="000000" w:themeColor="text1"/>
        </w:rPr>
        <w:t xml:space="preserve">d = </w:t>
      </w:r>
      <w:r w:rsidRPr="006C433D">
        <w:rPr>
          <w:color w:val="000000" w:themeColor="text1"/>
        </w:rPr>
        <w:t>滚珠直径，</w:t>
      </w:r>
      <w:r w:rsidRPr="006C433D">
        <w:rPr>
          <w:color w:val="000000" w:themeColor="text1"/>
        </w:rPr>
        <w:t xml:space="preserve">D = </w:t>
      </w:r>
      <w:r w:rsidRPr="006C433D">
        <w:rPr>
          <w:color w:val="000000" w:themeColor="text1"/>
        </w:rPr>
        <w:t>节圆直径，</w:t>
      </w:r>
      <w:r w:rsidRPr="006C433D">
        <w:rPr>
          <w:color w:val="000000" w:themeColor="text1"/>
        </w:rPr>
        <w:t xml:space="preserve">α = </w:t>
      </w:r>
      <w:r w:rsidRPr="006C433D">
        <w:rPr>
          <w:color w:val="000000" w:themeColor="text1"/>
        </w:rPr>
        <w:t>接触角</w:t>
      </w:r>
    </w:p>
    <w:p w14:paraId="750A253D" w14:textId="77777777" w:rsidR="006C433D" w:rsidRPr="006C433D" w:rsidRDefault="006C433D" w:rsidP="006C433D">
      <w:pPr>
        <w:numPr>
          <w:ilvl w:val="0"/>
          <w:numId w:val="19"/>
        </w:numPr>
        <w:rPr>
          <w:color w:val="000000" w:themeColor="text1"/>
        </w:rPr>
      </w:pPr>
      <w:r w:rsidRPr="006C433D">
        <w:rPr>
          <w:b/>
          <w:bCs/>
          <w:color w:val="000000" w:themeColor="text1"/>
        </w:rPr>
        <w:t>代码里的简化：</w:t>
      </w:r>
      <w:r w:rsidRPr="006C433D">
        <w:rPr>
          <w:color w:val="000000" w:themeColor="text1"/>
        </w:rPr>
        <w:t xml:space="preserve"> </w:t>
      </w:r>
      <w:r w:rsidRPr="006C433D">
        <w:rPr>
          <w:color w:val="000000" w:themeColor="text1"/>
        </w:rPr>
        <w:t>轴频</w:t>
      </w:r>
      <w:r w:rsidRPr="006C433D">
        <w:rPr>
          <w:color w:val="000000" w:themeColor="text1"/>
        </w:rPr>
        <w:t>30Hz</w:t>
      </w:r>
      <w:r w:rsidRPr="006C433D">
        <w:rPr>
          <w:color w:val="000000" w:themeColor="text1"/>
        </w:rPr>
        <w:t>（</w:t>
      </w:r>
      <w:r w:rsidRPr="006C433D">
        <w:rPr>
          <w:color w:val="000000" w:themeColor="text1"/>
        </w:rPr>
        <w:t>1800RPM</w:t>
      </w:r>
      <w:r w:rsidRPr="006C433D">
        <w:rPr>
          <w:color w:val="000000" w:themeColor="text1"/>
        </w:rPr>
        <w:t>），</w:t>
      </w:r>
      <w:r w:rsidRPr="006C433D">
        <w:rPr>
          <w:color w:val="000000" w:themeColor="text1"/>
        </w:rPr>
        <w:t>6</w:t>
      </w:r>
      <w:r w:rsidRPr="006C433D">
        <w:rPr>
          <w:color w:val="000000" w:themeColor="text1"/>
        </w:rPr>
        <w:t>球轴承，</w:t>
      </w:r>
      <w:r w:rsidRPr="006C433D">
        <w:rPr>
          <w:color w:val="000000" w:themeColor="text1"/>
        </w:rPr>
        <w:t>BPFO ≈ 3.5 × 30Hz = 105Hz</w:t>
      </w:r>
      <w:r w:rsidRPr="006C433D">
        <w:rPr>
          <w:color w:val="000000" w:themeColor="text1"/>
        </w:rPr>
        <w:t>，这是一个典型工业轴承的近似值。</w:t>
      </w:r>
    </w:p>
    <w:p w14:paraId="21439DAF" w14:textId="77777777" w:rsidR="006C433D" w:rsidRPr="006C433D" w:rsidRDefault="006C433D" w:rsidP="006C433D">
      <w:pPr>
        <w:numPr>
          <w:ilvl w:val="0"/>
          <w:numId w:val="19"/>
        </w:numPr>
        <w:rPr>
          <w:color w:val="000000" w:themeColor="text1"/>
        </w:rPr>
      </w:pPr>
      <w:r w:rsidRPr="006C433D">
        <w:rPr>
          <w:b/>
          <w:bCs/>
          <w:color w:val="000000" w:themeColor="text1"/>
        </w:rPr>
        <w:t>物理意义：</w:t>
      </w:r>
      <w:r w:rsidRPr="006C433D">
        <w:rPr>
          <w:color w:val="000000" w:themeColor="text1"/>
        </w:rPr>
        <w:t xml:space="preserve"> </w:t>
      </w:r>
      <w:r w:rsidRPr="006C433D">
        <w:rPr>
          <w:color w:val="000000" w:themeColor="text1"/>
        </w:rPr>
        <w:t>当轴承外圈有损伤时，每个滚珠经过损伤点都会产生一次冲击，冲击频率就是</w:t>
      </w:r>
      <w:r w:rsidRPr="006C433D">
        <w:rPr>
          <w:color w:val="000000" w:themeColor="text1"/>
        </w:rPr>
        <w:t>BPFO</w:t>
      </w:r>
      <w:r w:rsidRPr="006C433D">
        <w:rPr>
          <w:color w:val="000000" w:themeColor="text1"/>
        </w:rPr>
        <w:t>。退化越严重，</w:t>
      </w:r>
      <w:r w:rsidRPr="006C433D">
        <w:rPr>
          <w:color w:val="000000" w:themeColor="text1"/>
        </w:rPr>
        <w:t>BPFO</w:t>
      </w:r>
      <w:r w:rsidRPr="006C433D">
        <w:rPr>
          <w:color w:val="000000" w:themeColor="text1"/>
        </w:rPr>
        <w:t>处的振动幅值越大。</w:t>
      </w:r>
    </w:p>
    <w:p w14:paraId="3A04F441" w14:textId="77777777" w:rsidR="006C433D" w:rsidRPr="006C433D" w:rsidRDefault="006C433D" w:rsidP="006C433D">
      <w:pPr>
        <w:numPr>
          <w:ilvl w:val="0"/>
          <w:numId w:val="19"/>
        </w:numPr>
        <w:rPr>
          <w:color w:val="000000" w:themeColor="text1"/>
        </w:rPr>
      </w:pPr>
      <w:r w:rsidRPr="006C433D">
        <w:rPr>
          <w:b/>
          <w:bCs/>
          <w:color w:val="000000" w:themeColor="text1"/>
        </w:rPr>
        <w:t>在</w:t>
      </w:r>
      <w:r w:rsidRPr="006C433D">
        <w:rPr>
          <w:b/>
          <w:bCs/>
          <w:color w:val="000000" w:themeColor="text1"/>
        </w:rPr>
        <w:t>Edwards</w:t>
      </w:r>
      <w:r w:rsidRPr="006C433D">
        <w:rPr>
          <w:b/>
          <w:bCs/>
          <w:color w:val="000000" w:themeColor="text1"/>
        </w:rPr>
        <w:t>真空泵上：</w:t>
      </w:r>
      <w:r w:rsidRPr="006C433D">
        <w:rPr>
          <w:color w:val="000000" w:themeColor="text1"/>
        </w:rPr>
        <w:t xml:space="preserve"> </w:t>
      </w:r>
      <w:r w:rsidRPr="006C433D">
        <w:rPr>
          <w:color w:val="000000" w:themeColor="text1"/>
        </w:rPr>
        <w:t>需要用实际轴承型号的几何参数和实际转速来计算真实</w:t>
      </w:r>
      <w:r w:rsidRPr="006C433D">
        <w:rPr>
          <w:color w:val="000000" w:themeColor="text1"/>
        </w:rPr>
        <w:t>BPFO</w:t>
      </w:r>
      <w:r w:rsidRPr="006C433D">
        <w:rPr>
          <w:color w:val="000000" w:themeColor="text1"/>
        </w:rPr>
        <w:t>，不能用这个近似值。</w:t>
      </w:r>
    </w:p>
    <w:p w14:paraId="6B1B257F" w14:textId="77777777" w:rsidR="006C433D" w:rsidRPr="006C433D" w:rsidRDefault="006C433D" w:rsidP="006C433D">
      <w:pPr>
        <w:rPr>
          <w:color w:val="000000" w:themeColor="text1"/>
        </w:rPr>
      </w:pPr>
      <w:r w:rsidRPr="006C433D">
        <w:rPr>
          <w:color w:val="000000" w:themeColor="text1"/>
        </w:rPr>
        <w:pict w14:anchorId="7AD20B0B">
          <v:rect id="_x0000_i1291" style="width:0;height:1.5pt" o:hralign="center" o:hrstd="t" o:hr="t" fillcolor="#a0a0a0" stroked="f"/>
        </w:pict>
      </w:r>
    </w:p>
    <w:p w14:paraId="0B7A68B5" w14:textId="77777777" w:rsidR="006C433D" w:rsidRPr="006C433D" w:rsidRDefault="006C433D" w:rsidP="006C433D">
      <w:pPr>
        <w:rPr>
          <w:b/>
          <w:bCs/>
          <w:color w:val="000000" w:themeColor="text1"/>
        </w:rPr>
      </w:pPr>
      <w:r w:rsidRPr="006C433D">
        <w:rPr>
          <w:b/>
          <w:bCs/>
          <w:color w:val="000000" w:themeColor="text1"/>
        </w:rPr>
        <w:t xml:space="preserve">B6. </w:t>
      </w:r>
      <w:r w:rsidRPr="006C433D">
        <w:rPr>
          <w:b/>
          <w:bCs/>
          <w:color w:val="000000" w:themeColor="text1"/>
        </w:rPr>
        <w:t>模型评估你用了</w:t>
      </w:r>
      <w:r w:rsidRPr="006C433D">
        <w:rPr>
          <w:b/>
          <w:bCs/>
          <w:color w:val="000000" w:themeColor="text1"/>
        </w:rPr>
        <w:t>RMSE</w:t>
      </w:r>
      <w:r w:rsidRPr="006C433D">
        <w:rPr>
          <w:b/>
          <w:bCs/>
          <w:color w:val="000000" w:themeColor="text1"/>
        </w:rPr>
        <w:t>、</w:t>
      </w:r>
      <w:r w:rsidRPr="006C433D">
        <w:rPr>
          <w:b/>
          <w:bCs/>
          <w:color w:val="000000" w:themeColor="text1"/>
        </w:rPr>
        <w:t>MAE</w:t>
      </w:r>
      <w:r w:rsidRPr="006C433D">
        <w:rPr>
          <w:b/>
          <w:bCs/>
          <w:color w:val="000000" w:themeColor="text1"/>
        </w:rPr>
        <w:t>、</w:t>
      </w:r>
      <w:r w:rsidRPr="006C433D">
        <w:rPr>
          <w:b/>
          <w:bCs/>
          <w:color w:val="000000" w:themeColor="text1"/>
        </w:rPr>
        <w:t>R²</w:t>
      </w:r>
      <w:r w:rsidRPr="006C433D">
        <w:rPr>
          <w:b/>
          <w:bCs/>
          <w:color w:val="000000" w:themeColor="text1"/>
        </w:rPr>
        <w:t>，三个指标各说明什么问题？在预测性维护里哪个最重要？</w:t>
      </w:r>
    </w:p>
    <w:p w14:paraId="720FAD0F" w14:textId="77777777" w:rsidR="006C433D" w:rsidRPr="006C433D" w:rsidRDefault="006C433D" w:rsidP="006C433D">
      <w:pPr>
        <w:rPr>
          <w:color w:val="000000" w:themeColor="text1"/>
        </w:rPr>
      </w:pPr>
      <w:r w:rsidRPr="006C433D">
        <w:rPr>
          <w:b/>
          <w:bCs/>
          <w:color w:val="000000" w:themeColor="text1"/>
        </w:rPr>
        <w:t>答：</w:t>
      </w:r>
    </w:p>
    <w:p w14:paraId="5E6F1953" w14:textId="77777777" w:rsidR="006C433D" w:rsidRPr="006C433D" w:rsidRDefault="006C433D" w:rsidP="006C433D">
      <w:pPr>
        <w:numPr>
          <w:ilvl w:val="0"/>
          <w:numId w:val="20"/>
        </w:numPr>
        <w:rPr>
          <w:color w:val="000000" w:themeColor="text1"/>
        </w:rPr>
      </w:pPr>
      <w:r w:rsidRPr="006C433D">
        <w:rPr>
          <w:b/>
          <w:bCs/>
          <w:color w:val="000000" w:themeColor="text1"/>
        </w:rPr>
        <w:t>RMSE</w:t>
      </w:r>
      <w:r w:rsidRPr="006C433D">
        <w:rPr>
          <w:b/>
          <w:bCs/>
          <w:color w:val="000000" w:themeColor="text1"/>
        </w:rPr>
        <w:t>（</w:t>
      </w:r>
      <w:r w:rsidRPr="006C433D">
        <w:rPr>
          <w:b/>
          <w:bCs/>
          <w:color w:val="000000" w:themeColor="text1"/>
        </w:rPr>
        <w:t>Root Mean Square Error</w:t>
      </w:r>
      <w:r w:rsidRPr="006C433D">
        <w:rPr>
          <w:b/>
          <w:bCs/>
          <w:color w:val="000000" w:themeColor="text1"/>
        </w:rPr>
        <w:t>）</w:t>
      </w:r>
      <w:r w:rsidRPr="006C433D">
        <w:rPr>
          <w:color w:val="000000" w:themeColor="text1"/>
        </w:rPr>
        <w:t>：对大误差惩罚更重，适合关注极端预测偏差的场景。</w:t>
      </w:r>
    </w:p>
    <w:p w14:paraId="672B6F2C" w14:textId="77777777" w:rsidR="006C433D" w:rsidRPr="006C433D" w:rsidRDefault="006C433D" w:rsidP="006C433D">
      <w:pPr>
        <w:numPr>
          <w:ilvl w:val="0"/>
          <w:numId w:val="20"/>
        </w:numPr>
        <w:rPr>
          <w:color w:val="000000" w:themeColor="text1"/>
        </w:rPr>
      </w:pPr>
      <w:r w:rsidRPr="006C433D">
        <w:rPr>
          <w:b/>
          <w:bCs/>
          <w:color w:val="000000" w:themeColor="text1"/>
        </w:rPr>
        <w:t>MAE</w:t>
      </w:r>
      <w:r w:rsidRPr="006C433D">
        <w:rPr>
          <w:b/>
          <w:bCs/>
          <w:color w:val="000000" w:themeColor="text1"/>
        </w:rPr>
        <w:t>（</w:t>
      </w:r>
      <w:r w:rsidRPr="006C433D">
        <w:rPr>
          <w:b/>
          <w:bCs/>
          <w:color w:val="000000" w:themeColor="text1"/>
        </w:rPr>
        <w:t>Mean Absolute Error</w:t>
      </w:r>
      <w:r w:rsidRPr="006C433D">
        <w:rPr>
          <w:b/>
          <w:bCs/>
          <w:color w:val="000000" w:themeColor="text1"/>
        </w:rPr>
        <w:t>）</w:t>
      </w:r>
      <w:r w:rsidRPr="006C433D">
        <w:rPr>
          <w:color w:val="000000" w:themeColor="text1"/>
        </w:rPr>
        <w:t>：平均绝对误差，直观，对异常值不敏感。</w:t>
      </w:r>
    </w:p>
    <w:p w14:paraId="0854EC04" w14:textId="77777777" w:rsidR="006C433D" w:rsidRPr="006C433D" w:rsidRDefault="006C433D" w:rsidP="006C433D">
      <w:pPr>
        <w:numPr>
          <w:ilvl w:val="0"/>
          <w:numId w:val="20"/>
        </w:numPr>
        <w:rPr>
          <w:color w:val="000000" w:themeColor="text1"/>
        </w:rPr>
      </w:pPr>
      <w:r w:rsidRPr="006C433D">
        <w:rPr>
          <w:b/>
          <w:bCs/>
          <w:color w:val="000000" w:themeColor="text1"/>
        </w:rPr>
        <w:t>R²</w:t>
      </w:r>
      <w:r w:rsidRPr="006C433D">
        <w:rPr>
          <w:color w:val="000000" w:themeColor="text1"/>
        </w:rPr>
        <w:t>：解释方差比例，</w:t>
      </w:r>
      <w:r w:rsidRPr="006C433D">
        <w:rPr>
          <w:color w:val="000000" w:themeColor="text1"/>
        </w:rPr>
        <w:t>1=</w:t>
      </w:r>
      <w:r w:rsidRPr="006C433D">
        <w:rPr>
          <w:color w:val="000000" w:themeColor="text1"/>
        </w:rPr>
        <w:t>完美，</w:t>
      </w:r>
      <w:r w:rsidRPr="006C433D">
        <w:rPr>
          <w:color w:val="000000" w:themeColor="text1"/>
        </w:rPr>
        <w:t>0=</w:t>
      </w:r>
      <w:r w:rsidRPr="006C433D">
        <w:rPr>
          <w:color w:val="000000" w:themeColor="text1"/>
        </w:rPr>
        <w:t>和均值预测一样，负数</w:t>
      </w:r>
      <w:r w:rsidRPr="006C433D">
        <w:rPr>
          <w:color w:val="000000" w:themeColor="text1"/>
        </w:rPr>
        <w:t>=</w:t>
      </w:r>
      <w:r w:rsidRPr="006C433D">
        <w:rPr>
          <w:color w:val="000000" w:themeColor="text1"/>
        </w:rPr>
        <w:t>比均值还差。</w:t>
      </w:r>
    </w:p>
    <w:p w14:paraId="3CEF00B0" w14:textId="77777777" w:rsidR="006C433D" w:rsidRPr="006C433D" w:rsidRDefault="006C433D" w:rsidP="006C433D">
      <w:pPr>
        <w:numPr>
          <w:ilvl w:val="0"/>
          <w:numId w:val="20"/>
        </w:numPr>
        <w:rPr>
          <w:color w:val="000000" w:themeColor="text1"/>
        </w:rPr>
      </w:pPr>
      <w:r w:rsidRPr="006C433D">
        <w:rPr>
          <w:b/>
          <w:bCs/>
          <w:color w:val="000000" w:themeColor="text1"/>
        </w:rPr>
        <w:t>在预测性维护里：</w:t>
      </w:r>
    </w:p>
    <w:p w14:paraId="37FA325C" w14:textId="77777777" w:rsidR="006C433D" w:rsidRPr="006C433D" w:rsidRDefault="006C433D" w:rsidP="006C433D">
      <w:pPr>
        <w:numPr>
          <w:ilvl w:val="1"/>
          <w:numId w:val="20"/>
        </w:numPr>
        <w:rPr>
          <w:color w:val="000000" w:themeColor="text1"/>
        </w:rPr>
      </w:pPr>
      <w:r w:rsidRPr="006C433D">
        <w:rPr>
          <w:color w:val="000000" w:themeColor="text1"/>
        </w:rPr>
        <w:t>最重要的是</w:t>
      </w:r>
      <w:r w:rsidRPr="006C433D">
        <w:rPr>
          <w:b/>
          <w:bCs/>
          <w:color w:val="000000" w:themeColor="text1"/>
        </w:rPr>
        <w:t>不对称误差</w:t>
      </w:r>
      <w:r w:rsidRPr="006C433D">
        <w:rPr>
          <w:color w:val="000000" w:themeColor="text1"/>
        </w:rPr>
        <w:t>的考量：预测</w:t>
      </w:r>
      <w:r w:rsidRPr="006C433D">
        <w:rPr>
          <w:color w:val="000000" w:themeColor="text1"/>
        </w:rPr>
        <w:t>RUL=50</w:t>
      </w:r>
      <w:r w:rsidRPr="006C433D">
        <w:rPr>
          <w:color w:val="000000" w:themeColor="text1"/>
        </w:rPr>
        <w:t>但实际</w:t>
      </w:r>
      <w:r w:rsidRPr="006C433D">
        <w:rPr>
          <w:color w:val="000000" w:themeColor="text1"/>
        </w:rPr>
        <w:t>RUL=10</w:t>
      </w:r>
      <w:r w:rsidRPr="006C433D">
        <w:rPr>
          <w:color w:val="000000" w:themeColor="text1"/>
        </w:rPr>
        <w:t>（漏报），比预测</w:t>
      </w:r>
      <w:r w:rsidRPr="006C433D">
        <w:rPr>
          <w:color w:val="000000" w:themeColor="text1"/>
        </w:rPr>
        <w:t>RUL=10</w:t>
      </w:r>
      <w:r w:rsidRPr="006C433D">
        <w:rPr>
          <w:color w:val="000000" w:themeColor="text1"/>
        </w:rPr>
        <w:t>但实际</w:t>
      </w:r>
      <w:r w:rsidRPr="006C433D">
        <w:rPr>
          <w:color w:val="000000" w:themeColor="text1"/>
        </w:rPr>
        <w:t>RUL=50</w:t>
      </w:r>
      <w:r w:rsidRPr="006C433D">
        <w:rPr>
          <w:color w:val="000000" w:themeColor="text1"/>
        </w:rPr>
        <w:t>（误报）危害大得多</w:t>
      </w:r>
    </w:p>
    <w:p w14:paraId="146AC5C5" w14:textId="77777777" w:rsidR="006C433D" w:rsidRPr="006C433D" w:rsidRDefault="006C433D" w:rsidP="006C433D">
      <w:pPr>
        <w:numPr>
          <w:ilvl w:val="1"/>
          <w:numId w:val="20"/>
        </w:numPr>
        <w:rPr>
          <w:color w:val="000000" w:themeColor="text1"/>
        </w:rPr>
      </w:pPr>
      <w:r w:rsidRPr="006C433D">
        <w:rPr>
          <w:color w:val="000000" w:themeColor="text1"/>
        </w:rPr>
        <w:t>所以实际工程中更推荐用</w:t>
      </w:r>
      <w:r w:rsidRPr="006C433D">
        <w:rPr>
          <w:b/>
          <w:bCs/>
          <w:color w:val="000000" w:themeColor="text1"/>
        </w:rPr>
        <w:t>自定义评分函数</w:t>
      </w:r>
      <w:r w:rsidRPr="006C433D">
        <w:rPr>
          <w:color w:val="000000" w:themeColor="text1"/>
        </w:rPr>
        <w:t>（如</w:t>
      </w:r>
      <w:r w:rsidRPr="006C433D">
        <w:rPr>
          <w:color w:val="000000" w:themeColor="text1"/>
        </w:rPr>
        <w:t>NASA</w:t>
      </w:r>
      <w:r w:rsidRPr="006C433D">
        <w:rPr>
          <w:color w:val="000000" w:themeColor="text1"/>
        </w:rPr>
        <w:t>的</w:t>
      </w:r>
      <w:r w:rsidRPr="006C433D">
        <w:rPr>
          <w:color w:val="000000" w:themeColor="text1"/>
        </w:rPr>
        <w:t>scoring function</w:t>
      </w:r>
      <w:r w:rsidRPr="006C433D">
        <w:rPr>
          <w:color w:val="000000" w:themeColor="text1"/>
        </w:rPr>
        <w:t>，对提前预测宽松，对滞后预测严惩）</w:t>
      </w:r>
    </w:p>
    <w:p w14:paraId="5F31E1F1" w14:textId="77777777" w:rsidR="006C433D" w:rsidRPr="006C433D" w:rsidRDefault="006C433D" w:rsidP="006C433D">
      <w:pPr>
        <w:numPr>
          <w:ilvl w:val="1"/>
          <w:numId w:val="20"/>
        </w:numPr>
        <w:rPr>
          <w:color w:val="000000" w:themeColor="text1"/>
        </w:rPr>
      </w:pPr>
      <w:r w:rsidRPr="006C433D">
        <w:rPr>
          <w:color w:val="000000" w:themeColor="text1"/>
        </w:rPr>
        <w:t>RMSE</w:t>
      </w:r>
      <w:r w:rsidRPr="006C433D">
        <w:rPr>
          <w:color w:val="000000" w:themeColor="text1"/>
        </w:rPr>
        <w:t>适合模型对比，</w:t>
      </w:r>
      <w:r w:rsidRPr="006C433D">
        <w:rPr>
          <w:color w:val="000000" w:themeColor="text1"/>
        </w:rPr>
        <w:t>MAE</w:t>
      </w:r>
      <w:r w:rsidRPr="006C433D">
        <w:rPr>
          <w:color w:val="000000" w:themeColor="text1"/>
        </w:rPr>
        <w:t>适合向客户汇报，</w:t>
      </w:r>
      <w:r w:rsidRPr="006C433D">
        <w:rPr>
          <w:color w:val="000000" w:themeColor="text1"/>
        </w:rPr>
        <w:t>R²</w:t>
      </w:r>
      <w:r w:rsidRPr="006C433D">
        <w:rPr>
          <w:color w:val="000000" w:themeColor="text1"/>
        </w:rPr>
        <w:t>适合快速判断模型是否有效</w:t>
      </w:r>
    </w:p>
    <w:p w14:paraId="17B5D06A" w14:textId="77777777" w:rsidR="006C433D" w:rsidRPr="006C433D" w:rsidRDefault="006C433D" w:rsidP="006C433D">
      <w:pPr>
        <w:rPr>
          <w:color w:val="000000" w:themeColor="text1"/>
        </w:rPr>
      </w:pPr>
      <w:r w:rsidRPr="006C433D">
        <w:rPr>
          <w:color w:val="000000" w:themeColor="text1"/>
        </w:rPr>
        <w:pict w14:anchorId="66FEA0C7">
          <v:rect id="_x0000_i1292" style="width:0;height:1.5pt" o:hralign="center" o:hrstd="t" o:hr="t" fillcolor="#a0a0a0" stroked="f"/>
        </w:pict>
      </w:r>
    </w:p>
    <w:p w14:paraId="350941A2" w14:textId="77777777" w:rsidR="006C433D" w:rsidRPr="006C433D" w:rsidRDefault="006C433D" w:rsidP="006C433D">
      <w:pPr>
        <w:rPr>
          <w:b/>
          <w:bCs/>
          <w:color w:val="000000" w:themeColor="text1"/>
        </w:rPr>
      </w:pPr>
      <w:r w:rsidRPr="006C433D">
        <w:rPr>
          <w:b/>
          <w:bCs/>
          <w:color w:val="000000" w:themeColor="text1"/>
        </w:rPr>
        <w:t xml:space="preserve">B7. </w:t>
      </w:r>
      <w:r w:rsidRPr="006C433D">
        <w:rPr>
          <w:b/>
          <w:bCs/>
          <w:color w:val="000000" w:themeColor="text1"/>
        </w:rPr>
        <w:t>你的代码里训练集和测试集是怎么划分的？这种划分方式有什么潜在问题？</w:t>
      </w:r>
    </w:p>
    <w:p w14:paraId="3F27B67F" w14:textId="77777777" w:rsidR="006C433D" w:rsidRPr="006C433D" w:rsidRDefault="006C433D" w:rsidP="006C433D">
      <w:pPr>
        <w:rPr>
          <w:color w:val="000000" w:themeColor="text1"/>
        </w:rPr>
      </w:pPr>
      <w:r w:rsidRPr="006C433D">
        <w:rPr>
          <w:b/>
          <w:bCs/>
          <w:color w:val="000000" w:themeColor="text1"/>
        </w:rPr>
        <w:t>答：</w:t>
      </w:r>
    </w:p>
    <w:p w14:paraId="71910D63" w14:textId="77777777" w:rsidR="006C433D" w:rsidRPr="006C433D" w:rsidRDefault="006C433D" w:rsidP="006C433D">
      <w:pPr>
        <w:numPr>
          <w:ilvl w:val="0"/>
          <w:numId w:val="21"/>
        </w:numPr>
        <w:rPr>
          <w:color w:val="000000" w:themeColor="text1"/>
        </w:rPr>
      </w:pPr>
      <w:r w:rsidRPr="006C433D">
        <w:rPr>
          <w:b/>
          <w:bCs/>
          <w:color w:val="000000" w:themeColor="text1"/>
        </w:rPr>
        <w:t>CMAPSS</w:t>
      </w:r>
      <w:r w:rsidRPr="006C433D">
        <w:rPr>
          <w:b/>
          <w:bCs/>
          <w:color w:val="000000" w:themeColor="text1"/>
        </w:rPr>
        <w:t>的划分方式：</w:t>
      </w:r>
      <w:r w:rsidRPr="006C433D">
        <w:rPr>
          <w:color w:val="000000" w:themeColor="text1"/>
        </w:rPr>
        <w:t xml:space="preserve"> </w:t>
      </w:r>
      <w:r w:rsidRPr="006C433D">
        <w:rPr>
          <w:color w:val="000000" w:themeColor="text1"/>
        </w:rPr>
        <w:t>训练集是完整的</w:t>
      </w:r>
      <w:r w:rsidRPr="006C433D">
        <w:rPr>
          <w:color w:val="000000" w:themeColor="text1"/>
        </w:rPr>
        <w:t>run-to-failure</w:t>
      </w:r>
      <w:r w:rsidRPr="006C433D">
        <w:rPr>
          <w:color w:val="000000" w:themeColor="text1"/>
        </w:rPr>
        <w:t>序列，测试集是截断的序列（不知道设备什么时候坏），用</w:t>
      </w:r>
      <w:r w:rsidRPr="006C433D">
        <w:rPr>
          <w:color w:val="000000" w:themeColor="text1"/>
        </w:rPr>
        <w:t>RUL_FD001.txt</w:t>
      </w:r>
      <w:r w:rsidRPr="006C433D">
        <w:rPr>
          <w:color w:val="000000" w:themeColor="text1"/>
        </w:rPr>
        <w:t>提供真实</w:t>
      </w:r>
      <w:r w:rsidRPr="006C433D">
        <w:rPr>
          <w:color w:val="000000" w:themeColor="text1"/>
        </w:rPr>
        <w:t>RUL</w:t>
      </w:r>
      <w:r w:rsidRPr="006C433D">
        <w:rPr>
          <w:color w:val="000000" w:themeColor="text1"/>
        </w:rPr>
        <w:t>标签做评估。</w:t>
      </w:r>
    </w:p>
    <w:p w14:paraId="64BB7457" w14:textId="77777777" w:rsidR="006C433D" w:rsidRPr="006C433D" w:rsidRDefault="006C433D" w:rsidP="006C433D">
      <w:pPr>
        <w:numPr>
          <w:ilvl w:val="0"/>
          <w:numId w:val="21"/>
        </w:numPr>
        <w:rPr>
          <w:color w:val="000000" w:themeColor="text1"/>
        </w:rPr>
      </w:pPr>
      <w:r w:rsidRPr="006C433D">
        <w:rPr>
          <w:b/>
          <w:bCs/>
          <w:color w:val="000000" w:themeColor="text1"/>
        </w:rPr>
        <w:t>潜在问题：</w:t>
      </w:r>
    </w:p>
    <w:p w14:paraId="066B24AC" w14:textId="77777777" w:rsidR="006C433D" w:rsidRPr="006C433D" w:rsidRDefault="006C433D" w:rsidP="006C433D">
      <w:pPr>
        <w:numPr>
          <w:ilvl w:val="1"/>
          <w:numId w:val="21"/>
        </w:numPr>
        <w:rPr>
          <w:color w:val="000000" w:themeColor="text1"/>
        </w:rPr>
      </w:pPr>
      <w:r w:rsidRPr="006C433D">
        <w:rPr>
          <w:b/>
          <w:bCs/>
          <w:color w:val="000000" w:themeColor="text1"/>
        </w:rPr>
        <w:t>时序泄露（</w:t>
      </w:r>
      <w:r w:rsidRPr="006C433D">
        <w:rPr>
          <w:b/>
          <w:bCs/>
          <w:color w:val="000000" w:themeColor="text1"/>
        </w:rPr>
        <w:t>Data Leakage</w:t>
      </w:r>
      <w:r w:rsidRPr="006C433D">
        <w:rPr>
          <w:b/>
          <w:bCs/>
          <w:color w:val="000000" w:themeColor="text1"/>
        </w:rPr>
        <w:t>）</w:t>
      </w:r>
      <w:r w:rsidRPr="006C433D">
        <w:rPr>
          <w:color w:val="000000" w:themeColor="text1"/>
        </w:rPr>
        <w:t>：如果用随机</w:t>
      </w:r>
      <w:r w:rsidRPr="006C433D">
        <w:rPr>
          <w:color w:val="000000" w:themeColor="text1"/>
        </w:rPr>
        <w:t>split</w:t>
      </w:r>
      <w:r w:rsidRPr="006C433D">
        <w:rPr>
          <w:color w:val="000000" w:themeColor="text1"/>
        </w:rPr>
        <w:t>，同一台设备的早期和晚期数据会分别进入训练集和测试集，模型</w:t>
      </w:r>
      <w:r w:rsidRPr="006C433D">
        <w:rPr>
          <w:color w:val="000000" w:themeColor="text1"/>
        </w:rPr>
        <w:t>"</w:t>
      </w:r>
      <w:r w:rsidRPr="006C433D">
        <w:rPr>
          <w:color w:val="000000" w:themeColor="text1"/>
        </w:rPr>
        <w:t>见过</w:t>
      </w:r>
      <w:r w:rsidRPr="006C433D">
        <w:rPr>
          <w:color w:val="000000" w:themeColor="text1"/>
        </w:rPr>
        <w:t>"</w:t>
      </w:r>
      <w:r w:rsidRPr="006C433D">
        <w:rPr>
          <w:color w:val="000000" w:themeColor="text1"/>
        </w:rPr>
        <w:t>同台设备，评估结果虚高</w:t>
      </w:r>
    </w:p>
    <w:p w14:paraId="576A7FA6" w14:textId="77777777" w:rsidR="006C433D" w:rsidRPr="006C433D" w:rsidRDefault="006C433D" w:rsidP="006C433D">
      <w:pPr>
        <w:numPr>
          <w:ilvl w:val="1"/>
          <w:numId w:val="21"/>
        </w:numPr>
        <w:rPr>
          <w:color w:val="000000" w:themeColor="text1"/>
        </w:rPr>
      </w:pPr>
      <w:r w:rsidRPr="006C433D">
        <w:rPr>
          <w:b/>
          <w:bCs/>
          <w:color w:val="000000" w:themeColor="text1"/>
        </w:rPr>
        <w:t>正确做法：</w:t>
      </w:r>
      <w:r w:rsidRPr="006C433D">
        <w:rPr>
          <w:color w:val="000000" w:themeColor="text1"/>
        </w:rPr>
        <w:t xml:space="preserve"> </w:t>
      </w:r>
      <w:r w:rsidRPr="006C433D">
        <w:rPr>
          <w:color w:val="000000" w:themeColor="text1"/>
        </w:rPr>
        <w:t>按设备</w:t>
      </w:r>
      <w:r w:rsidRPr="006C433D">
        <w:rPr>
          <w:color w:val="000000" w:themeColor="text1"/>
        </w:rPr>
        <w:t>ID</w:t>
      </w:r>
      <w:r w:rsidRPr="006C433D">
        <w:rPr>
          <w:color w:val="000000" w:themeColor="text1"/>
        </w:rPr>
        <w:t>划分，某些设备完整进训练集，其余设备完整进测试集</w:t>
      </w:r>
    </w:p>
    <w:p w14:paraId="2BAFE0BE" w14:textId="77777777" w:rsidR="006C433D" w:rsidRPr="006C433D" w:rsidRDefault="006C433D" w:rsidP="006C433D">
      <w:pPr>
        <w:numPr>
          <w:ilvl w:val="1"/>
          <w:numId w:val="21"/>
        </w:numPr>
        <w:rPr>
          <w:color w:val="000000" w:themeColor="text1"/>
        </w:rPr>
      </w:pPr>
      <w:r w:rsidRPr="006C433D">
        <w:rPr>
          <w:b/>
          <w:bCs/>
          <w:color w:val="000000" w:themeColor="text1"/>
        </w:rPr>
        <w:t>跨客户泛化问题：</w:t>
      </w:r>
      <w:r w:rsidRPr="006C433D">
        <w:rPr>
          <w:color w:val="000000" w:themeColor="text1"/>
        </w:rPr>
        <w:t xml:space="preserve"> </w:t>
      </w:r>
      <w:r w:rsidRPr="006C433D">
        <w:rPr>
          <w:color w:val="000000" w:themeColor="text1"/>
        </w:rPr>
        <w:t>在</w:t>
      </w:r>
      <w:r w:rsidRPr="006C433D">
        <w:rPr>
          <w:color w:val="000000" w:themeColor="text1"/>
        </w:rPr>
        <w:t>Edwards</w:t>
      </w:r>
      <w:r w:rsidRPr="006C433D">
        <w:rPr>
          <w:color w:val="000000" w:themeColor="text1"/>
        </w:rPr>
        <w:t>实际部署中，训练数据来自</w:t>
      </w:r>
      <w:r w:rsidRPr="006C433D">
        <w:rPr>
          <w:color w:val="000000" w:themeColor="text1"/>
        </w:rPr>
        <w:t>A</w:t>
      </w:r>
      <w:r w:rsidRPr="006C433D">
        <w:rPr>
          <w:color w:val="000000" w:themeColor="text1"/>
        </w:rPr>
        <w:t>客户，测试数据来自</w:t>
      </w:r>
      <w:r w:rsidRPr="006C433D">
        <w:rPr>
          <w:color w:val="000000" w:themeColor="text1"/>
        </w:rPr>
        <w:t>B</w:t>
      </w:r>
      <w:r w:rsidRPr="006C433D">
        <w:rPr>
          <w:color w:val="000000" w:themeColor="text1"/>
        </w:rPr>
        <w:t>客户，分布完全不同，这才是真正的挑战</w:t>
      </w:r>
    </w:p>
    <w:p w14:paraId="154D9FE9" w14:textId="77777777" w:rsidR="006C433D" w:rsidRPr="006C433D" w:rsidRDefault="006C433D" w:rsidP="006C433D">
      <w:pPr>
        <w:numPr>
          <w:ilvl w:val="0"/>
          <w:numId w:val="21"/>
        </w:numPr>
        <w:rPr>
          <w:color w:val="000000" w:themeColor="text1"/>
        </w:rPr>
      </w:pPr>
      <w:r w:rsidRPr="006C433D">
        <w:rPr>
          <w:b/>
          <w:bCs/>
          <w:color w:val="000000" w:themeColor="text1"/>
        </w:rPr>
        <w:t>一句话：</w:t>
      </w:r>
      <w:r w:rsidRPr="006C433D">
        <w:rPr>
          <w:color w:val="000000" w:themeColor="text1"/>
        </w:rPr>
        <w:t xml:space="preserve"> </w:t>
      </w:r>
      <w:r w:rsidRPr="006C433D">
        <w:rPr>
          <w:color w:val="000000" w:themeColor="text1"/>
        </w:rPr>
        <w:t>学术</w:t>
      </w:r>
      <w:r w:rsidRPr="006C433D">
        <w:rPr>
          <w:color w:val="000000" w:themeColor="text1"/>
        </w:rPr>
        <w:t>benchmark</w:t>
      </w:r>
      <w:r w:rsidRPr="006C433D">
        <w:rPr>
          <w:color w:val="000000" w:themeColor="text1"/>
        </w:rPr>
        <w:t>的划分方式在工业部署里往往过于乐观。</w:t>
      </w:r>
    </w:p>
    <w:p w14:paraId="5DFC5AAD" w14:textId="77777777" w:rsidR="006C433D" w:rsidRPr="006C433D" w:rsidRDefault="006C433D" w:rsidP="006C433D">
      <w:pPr>
        <w:rPr>
          <w:color w:val="000000" w:themeColor="text1"/>
        </w:rPr>
      </w:pPr>
      <w:r w:rsidRPr="006C433D">
        <w:rPr>
          <w:color w:val="000000" w:themeColor="text1"/>
        </w:rPr>
        <w:lastRenderedPageBreak/>
        <w:pict w14:anchorId="516ACED4">
          <v:rect id="_x0000_i1293" style="width:0;height:1.5pt" o:hralign="center" o:hrstd="t" o:hr="t" fillcolor="#a0a0a0" stroked="f"/>
        </w:pict>
      </w:r>
    </w:p>
    <w:p w14:paraId="352F7F0E" w14:textId="77777777" w:rsidR="006C433D" w:rsidRPr="006C433D" w:rsidRDefault="006C433D" w:rsidP="006C433D">
      <w:pPr>
        <w:rPr>
          <w:b/>
          <w:bCs/>
          <w:color w:val="000000" w:themeColor="text1"/>
        </w:rPr>
      </w:pPr>
      <w:r w:rsidRPr="006C433D">
        <w:rPr>
          <w:b/>
          <w:bCs/>
          <w:color w:val="000000" w:themeColor="text1"/>
        </w:rPr>
        <w:t xml:space="preserve">B8. </w:t>
      </w:r>
      <w:r w:rsidRPr="006C433D">
        <w:rPr>
          <w:b/>
          <w:bCs/>
          <w:color w:val="000000" w:themeColor="text1"/>
        </w:rPr>
        <w:t>如果一个新客户的真空泵完全没有历史故障数据，你的</w:t>
      </w:r>
      <w:r w:rsidRPr="006C433D">
        <w:rPr>
          <w:b/>
          <w:bCs/>
          <w:color w:val="000000" w:themeColor="text1"/>
        </w:rPr>
        <w:t>LSTM</w:t>
      </w:r>
      <w:r w:rsidRPr="006C433D">
        <w:rPr>
          <w:b/>
          <w:bCs/>
          <w:color w:val="000000" w:themeColor="text1"/>
        </w:rPr>
        <w:t>模型还能用吗？怎么办？</w:t>
      </w:r>
    </w:p>
    <w:p w14:paraId="7A2A1E9D" w14:textId="77777777" w:rsidR="006C433D" w:rsidRPr="006C433D" w:rsidRDefault="006C433D" w:rsidP="006C433D">
      <w:pPr>
        <w:rPr>
          <w:color w:val="000000" w:themeColor="text1"/>
        </w:rPr>
      </w:pPr>
      <w:r w:rsidRPr="006C433D">
        <w:rPr>
          <w:b/>
          <w:bCs/>
          <w:color w:val="000000" w:themeColor="text1"/>
        </w:rPr>
        <w:t>答：</w:t>
      </w:r>
    </w:p>
    <w:p w14:paraId="3CE567C5" w14:textId="77777777" w:rsidR="006C433D" w:rsidRPr="006C433D" w:rsidRDefault="006C433D" w:rsidP="006C433D">
      <w:pPr>
        <w:numPr>
          <w:ilvl w:val="0"/>
          <w:numId w:val="22"/>
        </w:numPr>
        <w:rPr>
          <w:color w:val="000000" w:themeColor="text1"/>
        </w:rPr>
      </w:pPr>
      <w:r w:rsidRPr="006C433D">
        <w:rPr>
          <w:b/>
          <w:bCs/>
          <w:color w:val="000000" w:themeColor="text1"/>
        </w:rPr>
        <w:t>直接用：不能。</w:t>
      </w:r>
      <w:r w:rsidRPr="006C433D">
        <w:rPr>
          <w:color w:val="000000" w:themeColor="text1"/>
        </w:rPr>
        <w:t xml:space="preserve"> LSTM</w:t>
      </w:r>
      <w:r w:rsidRPr="006C433D">
        <w:rPr>
          <w:color w:val="000000" w:themeColor="text1"/>
        </w:rPr>
        <w:t>是监督学习，需要有</w:t>
      </w:r>
      <w:r w:rsidRPr="006C433D">
        <w:rPr>
          <w:color w:val="000000" w:themeColor="text1"/>
        </w:rPr>
        <w:t>RUL</w:t>
      </w:r>
      <w:r w:rsidRPr="006C433D">
        <w:rPr>
          <w:color w:val="000000" w:themeColor="text1"/>
        </w:rPr>
        <w:t>标签的历史数据才能训练。</w:t>
      </w:r>
    </w:p>
    <w:p w14:paraId="47CAB86C" w14:textId="77777777" w:rsidR="006C433D" w:rsidRPr="006C433D" w:rsidRDefault="006C433D" w:rsidP="006C433D">
      <w:pPr>
        <w:numPr>
          <w:ilvl w:val="0"/>
          <w:numId w:val="22"/>
        </w:numPr>
        <w:rPr>
          <w:color w:val="000000" w:themeColor="text1"/>
        </w:rPr>
      </w:pPr>
      <w:r w:rsidRPr="006C433D">
        <w:rPr>
          <w:b/>
          <w:bCs/>
          <w:color w:val="000000" w:themeColor="text1"/>
        </w:rPr>
        <w:t>解决方案（按可行性排序）：</w:t>
      </w:r>
    </w:p>
    <w:p w14:paraId="4711E87E" w14:textId="77777777" w:rsidR="006C433D" w:rsidRPr="006C433D" w:rsidRDefault="006C433D" w:rsidP="006C433D">
      <w:pPr>
        <w:numPr>
          <w:ilvl w:val="1"/>
          <w:numId w:val="22"/>
        </w:numPr>
        <w:rPr>
          <w:color w:val="000000" w:themeColor="text1"/>
        </w:rPr>
      </w:pPr>
      <w:r w:rsidRPr="006C433D">
        <w:rPr>
          <w:b/>
          <w:bCs/>
          <w:color w:val="000000" w:themeColor="text1"/>
        </w:rPr>
        <w:t>异常检测（</w:t>
      </w:r>
      <w:r w:rsidRPr="006C433D">
        <w:rPr>
          <w:b/>
          <w:bCs/>
          <w:color w:val="000000" w:themeColor="text1"/>
        </w:rPr>
        <w:t>Anomaly Detection</w:t>
      </w:r>
      <w:r w:rsidRPr="006C433D">
        <w:rPr>
          <w:b/>
          <w:bCs/>
          <w:color w:val="000000" w:themeColor="text1"/>
        </w:rPr>
        <w:t>）</w:t>
      </w:r>
      <w:r w:rsidRPr="006C433D">
        <w:rPr>
          <w:color w:val="000000" w:themeColor="text1"/>
        </w:rPr>
        <w:t>：用</w:t>
      </w:r>
      <w:r w:rsidRPr="006C433D">
        <w:rPr>
          <w:color w:val="000000" w:themeColor="text1"/>
        </w:rPr>
        <w:t>Autoencoder</w:t>
      </w:r>
      <w:r w:rsidRPr="006C433D">
        <w:rPr>
          <w:color w:val="000000" w:themeColor="text1"/>
        </w:rPr>
        <w:t>或</w:t>
      </w:r>
      <w:r w:rsidRPr="006C433D">
        <w:rPr>
          <w:color w:val="000000" w:themeColor="text1"/>
        </w:rPr>
        <w:t>Isolation Forest</w:t>
      </w:r>
      <w:r w:rsidRPr="006C433D">
        <w:rPr>
          <w:color w:val="000000" w:themeColor="text1"/>
        </w:rPr>
        <w:t>，只需要正常运行数据，检测偏离</w:t>
      </w:r>
      <w:r w:rsidRPr="006C433D">
        <w:rPr>
          <w:color w:val="000000" w:themeColor="text1"/>
        </w:rPr>
        <w:t>baseline</w:t>
      </w:r>
      <w:r w:rsidRPr="006C433D">
        <w:rPr>
          <w:color w:val="000000" w:themeColor="text1"/>
        </w:rPr>
        <w:t>的异常。无需故障标签，可以立即部署。</w:t>
      </w:r>
    </w:p>
    <w:p w14:paraId="1510FAC6" w14:textId="77777777" w:rsidR="006C433D" w:rsidRPr="006C433D" w:rsidRDefault="006C433D" w:rsidP="006C433D">
      <w:pPr>
        <w:numPr>
          <w:ilvl w:val="1"/>
          <w:numId w:val="22"/>
        </w:numPr>
        <w:rPr>
          <w:color w:val="000000" w:themeColor="text1"/>
        </w:rPr>
      </w:pPr>
      <w:r w:rsidRPr="006C433D">
        <w:rPr>
          <w:b/>
          <w:bCs/>
          <w:color w:val="000000" w:themeColor="text1"/>
        </w:rPr>
        <w:t>迁移学习（</w:t>
      </w:r>
      <w:r w:rsidRPr="006C433D">
        <w:rPr>
          <w:b/>
          <w:bCs/>
          <w:color w:val="000000" w:themeColor="text1"/>
        </w:rPr>
        <w:t>Transfer Learning</w:t>
      </w:r>
      <w:r w:rsidRPr="006C433D">
        <w:rPr>
          <w:b/>
          <w:bCs/>
          <w:color w:val="000000" w:themeColor="text1"/>
        </w:rPr>
        <w:t>）</w:t>
      </w:r>
      <w:r w:rsidRPr="006C433D">
        <w:rPr>
          <w:color w:val="000000" w:themeColor="text1"/>
        </w:rPr>
        <w:t>：用其他客户或</w:t>
      </w:r>
      <w:r w:rsidRPr="006C433D">
        <w:rPr>
          <w:color w:val="000000" w:themeColor="text1"/>
        </w:rPr>
        <w:t>CMAPSS</w:t>
      </w:r>
      <w:r w:rsidRPr="006C433D">
        <w:rPr>
          <w:color w:val="000000" w:themeColor="text1"/>
        </w:rPr>
        <w:t>预训练的模型，在新客户的少量数据上</w:t>
      </w:r>
      <w:r w:rsidRPr="006C433D">
        <w:rPr>
          <w:color w:val="000000" w:themeColor="text1"/>
        </w:rPr>
        <w:t>fine-tune</w:t>
      </w:r>
      <w:r w:rsidRPr="006C433D">
        <w:rPr>
          <w:color w:val="000000" w:themeColor="text1"/>
        </w:rPr>
        <w:t>。</w:t>
      </w:r>
    </w:p>
    <w:p w14:paraId="47713EF8" w14:textId="77777777" w:rsidR="006C433D" w:rsidRPr="006C433D" w:rsidRDefault="006C433D" w:rsidP="006C433D">
      <w:pPr>
        <w:numPr>
          <w:ilvl w:val="1"/>
          <w:numId w:val="22"/>
        </w:numPr>
        <w:rPr>
          <w:color w:val="000000" w:themeColor="text1"/>
        </w:rPr>
      </w:pPr>
      <w:r w:rsidRPr="006C433D">
        <w:rPr>
          <w:b/>
          <w:bCs/>
          <w:color w:val="000000" w:themeColor="text1"/>
        </w:rPr>
        <w:t>相似度模型（</w:t>
      </w:r>
      <w:r w:rsidRPr="006C433D">
        <w:rPr>
          <w:b/>
          <w:bCs/>
          <w:color w:val="000000" w:themeColor="text1"/>
        </w:rPr>
        <w:t>Similarity-based</w:t>
      </w:r>
      <w:r w:rsidRPr="006C433D">
        <w:rPr>
          <w:b/>
          <w:bCs/>
          <w:color w:val="000000" w:themeColor="text1"/>
        </w:rPr>
        <w:t>）</w:t>
      </w:r>
      <w:r w:rsidRPr="006C433D">
        <w:rPr>
          <w:color w:val="000000" w:themeColor="text1"/>
        </w:rPr>
        <w:t>：你</w:t>
      </w:r>
      <w:r w:rsidRPr="006C433D">
        <w:rPr>
          <w:color w:val="000000" w:themeColor="text1"/>
        </w:rPr>
        <w:t>CV</w:t>
      </w:r>
      <w:r w:rsidRPr="006C433D">
        <w:rPr>
          <w:color w:val="000000" w:themeColor="text1"/>
        </w:rPr>
        <w:t>里提到的方法</w:t>
      </w:r>
      <w:r w:rsidRPr="006C433D">
        <w:rPr>
          <w:color w:val="000000" w:themeColor="text1"/>
        </w:rPr>
        <w:t>——</w:t>
      </w:r>
      <w:r w:rsidRPr="006C433D">
        <w:rPr>
          <w:color w:val="000000" w:themeColor="text1"/>
        </w:rPr>
        <w:t>找历史上最相似的设备运行轨迹，用它的</w:t>
      </w:r>
      <w:r w:rsidRPr="006C433D">
        <w:rPr>
          <w:color w:val="000000" w:themeColor="text1"/>
        </w:rPr>
        <w:t>RUL</w:t>
      </w:r>
      <w:r w:rsidRPr="006C433D">
        <w:rPr>
          <w:color w:val="000000" w:themeColor="text1"/>
        </w:rPr>
        <w:t>做参考。</w:t>
      </w:r>
    </w:p>
    <w:p w14:paraId="5E897D0B" w14:textId="77777777" w:rsidR="006C433D" w:rsidRPr="006C433D" w:rsidRDefault="006C433D" w:rsidP="006C433D">
      <w:pPr>
        <w:numPr>
          <w:ilvl w:val="1"/>
          <w:numId w:val="22"/>
        </w:numPr>
        <w:rPr>
          <w:color w:val="000000" w:themeColor="text1"/>
        </w:rPr>
      </w:pPr>
      <w:r w:rsidRPr="006C433D">
        <w:rPr>
          <w:b/>
          <w:bCs/>
          <w:color w:val="000000" w:themeColor="text1"/>
        </w:rPr>
        <w:t>积累数据后升级</w:t>
      </w:r>
      <w:r w:rsidRPr="006C433D">
        <w:rPr>
          <w:color w:val="000000" w:themeColor="text1"/>
        </w:rPr>
        <w:t>：先用异常检测，等积累到足够故障案例后，再训练监督模型。</w:t>
      </w:r>
    </w:p>
    <w:p w14:paraId="5B8EFDBD" w14:textId="77777777" w:rsidR="006C433D" w:rsidRPr="006C433D" w:rsidRDefault="006C433D" w:rsidP="006C433D">
      <w:pPr>
        <w:numPr>
          <w:ilvl w:val="0"/>
          <w:numId w:val="22"/>
        </w:numPr>
        <w:rPr>
          <w:color w:val="000000" w:themeColor="text1"/>
        </w:rPr>
      </w:pPr>
      <w:r w:rsidRPr="006C433D">
        <w:rPr>
          <w:b/>
          <w:bCs/>
          <w:color w:val="000000" w:themeColor="text1"/>
        </w:rPr>
        <w:t>这正是</w:t>
      </w:r>
      <w:r w:rsidRPr="006C433D">
        <w:rPr>
          <w:b/>
          <w:bCs/>
          <w:color w:val="000000" w:themeColor="text1"/>
        </w:rPr>
        <w:t>Edwards</w:t>
      </w:r>
      <w:r w:rsidRPr="006C433D">
        <w:rPr>
          <w:b/>
          <w:bCs/>
          <w:color w:val="000000" w:themeColor="text1"/>
        </w:rPr>
        <w:t>这个岗位的核心挑战</w:t>
      </w:r>
      <w:r w:rsidRPr="006C433D">
        <w:rPr>
          <w:color w:val="000000" w:themeColor="text1"/>
        </w:rPr>
        <w:t>，也是为什么需要有经验的</w:t>
      </w:r>
      <w:r w:rsidRPr="006C433D">
        <w:rPr>
          <w:color w:val="000000" w:themeColor="text1"/>
        </w:rPr>
        <w:t>Data Scientist</w:t>
      </w:r>
      <w:r w:rsidRPr="006C433D">
        <w:rPr>
          <w:color w:val="000000" w:themeColor="text1"/>
        </w:rPr>
        <w:t>常驻现场。</w:t>
      </w:r>
    </w:p>
    <w:p w14:paraId="17A92756" w14:textId="77777777" w:rsidR="006C433D" w:rsidRPr="006C433D" w:rsidRDefault="006C433D" w:rsidP="006C433D">
      <w:pPr>
        <w:rPr>
          <w:color w:val="000000" w:themeColor="text1"/>
        </w:rPr>
      </w:pPr>
      <w:r w:rsidRPr="006C433D">
        <w:rPr>
          <w:color w:val="000000" w:themeColor="text1"/>
        </w:rPr>
        <w:pict w14:anchorId="098D815F">
          <v:rect id="_x0000_i1294" style="width:0;height:1.5pt" o:hralign="center" o:hrstd="t" o:hr="t" fillcolor="#a0a0a0" stroked="f"/>
        </w:pict>
      </w:r>
    </w:p>
    <w:p w14:paraId="4F56C264" w14:textId="77777777" w:rsidR="006C433D" w:rsidRPr="006C433D" w:rsidRDefault="006C433D" w:rsidP="006C433D">
      <w:pPr>
        <w:rPr>
          <w:b/>
          <w:bCs/>
          <w:color w:val="000000" w:themeColor="text1"/>
        </w:rPr>
      </w:pPr>
      <w:r w:rsidRPr="006C433D">
        <w:rPr>
          <w:b/>
          <w:bCs/>
          <w:color w:val="000000" w:themeColor="text1"/>
        </w:rPr>
        <w:t xml:space="preserve">B9. </w:t>
      </w:r>
      <w:r w:rsidRPr="006C433D">
        <w:rPr>
          <w:b/>
          <w:bCs/>
          <w:color w:val="000000" w:themeColor="text1"/>
        </w:rPr>
        <w:t>你的</w:t>
      </w:r>
      <w:r w:rsidRPr="006C433D">
        <w:rPr>
          <w:b/>
          <w:bCs/>
          <w:color w:val="000000" w:themeColor="text1"/>
        </w:rPr>
        <w:t>FFT</w:t>
      </w:r>
      <w:r w:rsidRPr="006C433D">
        <w:rPr>
          <w:b/>
          <w:bCs/>
          <w:color w:val="000000" w:themeColor="text1"/>
        </w:rPr>
        <w:t>分析是基于合成数据，如果拿到真实振动数据，</w:t>
      </w:r>
      <w:r w:rsidRPr="006C433D">
        <w:rPr>
          <w:b/>
          <w:bCs/>
          <w:color w:val="000000" w:themeColor="text1"/>
        </w:rPr>
        <w:t>pipeline</w:t>
      </w:r>
      <w:r w:rsidRPr="006C433D">
        <w:rPr>
          <w:b/>
          <w:bCs/>
          <w:color w:val="000000" w:themeColor="text1"/>
        </w:rPr>
        <w:t>需要做哪些改动？</w:t>
      </w:r>
    </w:p>
    <w:p w14:paraId="4E6C605A" w14:textId="77777777" w:rsidR="006C433D" w:rsidRPr="006C433D" w:rsidRDefault="006C433D" w:rsidP="006C433D">
      <w:pPr>
        <w:rPr>
          <w:color w:val="000000" w:themeColor="text1"/>
        </w:rPr>
      </w:pPr>
      <w:r w:rsidRPr="006C433D">
        <w:rPr>
          <w:b/>
          <w:bCs/>
          <w:color w:val="000000" w:themeColor="text1"/>
        </w:rPr>
        <w:t>答：</w:t>
      </w:r>
    </w:p>
    <w:p w14:paraId="2EB9375C" w14:textId="77777777" w:rsidR="006C433D" w:rsidRPr="006C433D" w:rsidRDefault="006C433D" w:rsidP="006C433D">
      <w:pPr>
        <w:numPr>
          <w:ilvl w:val="0"/>
          <w:numId w:val="23"/>
        </w:numPr>
        <w:rPr>
          <w:color w:val="000000" w:themeColor="text1"/>
        </w:rPr>
      </w:pPr>
      <w:r w:rsidRPr="006C433D">
        <w:rPr>
          <w:b/>
          <w:bCs/>
          <w:color w:val="000000" w:themeColor="text1"/>
        </w:rPr>
        <w:t>合成数据的局限：</w:t>
      </w:r>
      <w:r w:rsidRPr="006C433D">
        <w:rPr>
          <w:color w:val="000000" w:themeColor="text1"/>
        </w:rPr>
        <w:t xml:space="preserve"> </w:t>
      </w:r>
      <w:r w:rsidRPr="006C433D">
        <w:rPr>
          <w:color w:val="000000" w:themeColor="text1"/>
        </w:rPr>
        <w:t>信号干净，只有轴频</w:t>
      </w:r>
      <w:r w:rsidRPr="006C433D">
        <w:rPr>
          <w:color w:val="000000" w:themeColor="text1"/>
        </w:rPr>
        <w:t>+BPFO+</w:t>
      </w:r>
      <w:r w:rsidRPr="006C433D">
        <w:rPr>
          <w:color w:val="000000" w:themeColor="text1"/>
        </w:rPr>
        <w:t>白噪声，真实信号复杂得多。</w:t>
      </w:r>
    </w:p>
    <w:p w14:paraId="128D9606" w14:textId="77777777" w:rsidR="006C433D" w:rsidRPr="006C433D" w:rsidRDefault="006C433D" w:rsidP="006C433D">
      <w:pPr>
        <w:numPr>
          <w:ilvl w:val="0"/>
          <w:numId w:val="23"/>
        </w:numPr>
        <w:rPr>
          <w:color w:val="000000" w:themeColor="text1"/>
        </w:rPr>
      </w:pPr>
      <w:r w:rsidRPr="006C433D">
        <w:rPr>
          <w:b/>
          <w:bCs/>
          <w:color w:val="000000" w:themeColor="text1"/>
        </w:rPr>
        <w:t>真实数据需要增加的步骤：</w:t>
      </w:r>
    </w:p>
    <w:p w14:paraId="5CC1103C" w14:textId="77777777" w:rsidR="006C433D" w:rsidRPr="006C433D" w:rsidRDefault="006C433D" w:rsidP="006C433D">
      <w:pPr>
        <w:numPr>
          <w:ilvl w:val="1"/>
          <w:numId w:val="23"/>
        </w:numPr>
        <w:rPr>
          <w:color w:val="000000" w:themeColor="text1"/>
        </w:rPr>
      </w:pPr>
      <w:r w:rsidRPr="006C433D">
        <w:rPr>
          <w:b/>
          <w:bCs/>
          <w:color w:val="000000" w:themeColor="text1"/>
        </w:rPr>
        <w:t>信号预处理：</w:t>
      </w:r>
      <w:r w:rsidRPr="006C433D">
        <w:rPr>
          <w:color w:val="000000" w:themeColor="text1"/>
        </w:rPr>
        <w:t xml:space="preserve"> </w:t>
      </w:r>
      <w:r w:rsidRPr="006C433D">
        <w:rPr>
          <w:color w:val="000000" w:themeColor="text1"/>
        </w:rPr>
        <w:t>去直流分量（</w:t>
      </w:r>
      <w:r w:rsidRPr="006C433D">
        <w:rPr>
          <w:color w:val="000000" w:themeColor="text1"/>
        </w:rPr>
        <w:t>detrending</w:t>
      </w:r>
      <w:r w:rsidRPr="006C433D">
        <w:rPr>
          <w:color w:val="000000" w:themeColor="text1"/>
        </w:rPr>
        <w:t>）、抗混叠滤波（</w:t>
      </w:r>
      <w:r w:rsidRPr="006C433D">
        <w:rPr>
          <w:color w:val="000000" w:themeColor="text1"/>
        </w:rPr>
        <w:t>anti-aliasing filter</w:t>
      </w:r>
      <w:r w:rsidRPr="006C433D">
        <w:rPr>
          <w:color w:val="000000" w:themeColor="text1"/>
        </w:rPr>
        <w:t>）</w:t>
      </w:r>
    </w:p>
    <w:p w14:paraId="7598C681" w14:textId="77777777" w:rsidR="006C433D" w:rsidRPr="006C433D" w:rsidRDefault="006C433D" w:rsidP="006C433D">
      <w:pPr>
        <w:numPr>
          <w:ilvl w:val="1"/>
          <w:numId w:val="23"/>
        </w:numPr>
        <w:rPr>
          <w:color w:val="000000" w:themeColor="text1"/>
        </w:rPr>
      </w:pPr>
      <w:r w:rsidRPr="006C433D">
        <w:rPr>
          <w:b/>
          <w:bCs/>
          <w:color w:val="000000" w:themeColor="text1"/>
        </w:rPr>
        <w:t>窗函数（</w:t>
      </w:r>
      <w:r w:rsidRPr="006C433D">
        <w:rPr>
          <w:b/>
          <w:bCs/>
          <w:color w:val="000000" w:themeColor="text1"/>
        </w:rPr>
        <w:t>Windowing</w:t>
      </w:r>
      <w:r w:rsidRPr="006C433D">
        <w:rPr>
          <w:b/>
          <w:bCs/>
          <w:color w:val="000000" w:themeColor="text1"/>
        </w:rPr>
        <w:t>）：</w:t>
      </w:r>
      <w:r w:rsidRPr="006C433D">
        <w:rPr>
          <w:color w:val="000000" w:themeColor="text1"/>
        </w:rPr>
        <w:t xml:space="preserve"> </w:t>
      </w:r>
      <w:r w:rsidRPr="006C433D">
        <w:rPr>
          <w:color w:val="000000" w:themeColor="text1"/>
        </w:rPr>
        <w:t>加</w:t>
      </w:r>
      <w:r w:rsidRPr="006C433D">
        <w:rPr>
          <w:color w:val="000000" w:themeColor="text1"/>
        </w:rPr>
        <w:t>Hanning</w:t>
      </w:r>
      <w:r w:rsidRPr="006C433D">
        <w:rPr>
          <w:color w:val="000000" w:themeColor="text1"/>
        </w:rPr>
        <w:t>或</w:t>
      </w:r>
      <w:r w:rsidRPr="006C433D">
        <w:rPr>
          <w:color w:val="000000" w:themeColor="text1"/>
        </w:rPr>
        <w:t>Hamming</w:t>
      </w:r>
      <w:r w:rsidRPr="006C433D">
        <w:rPr>
          <w:color w:val="000000" w:themeColor="text1"/>
        </w:rPr>
        <w:t>窗，减少频谱泄露</w:t>
      </w:r>
    </w:p>
    <w:p w14:paraId="0104349C" w14:textId="77777777" w:rsidR="006C433D" w:rsidRPr="006C433D" w:rsidRDefault="006C433D" w:rsidP="006C433D">
      <w:pPr>
        <w:numPr>
          <w:ilvl w:val="1"/>
          <w:numId w:val="23"/>
        </w:numPr>
        <w:rPr>
          <w:color w:val="000000" w:themeColor="text1"/>
        </w:rPr>
      </w:pPr>
      <w:r w:rsidRPr="006C433D">
        <w:rPr>
          <w:b/>
          <w:bCs/>
          <w:color w:val="000000" w:themeColor="text1"/>
        </w:rPr>
        <w:t>转速归一化：</w:t>
      </w:r>
      <w:r w:rsidRPr="006C433D">
        <w:rPr>
          <w:color w:val="000000" w:themeColor="text1"/>
        </w:rPr>
        <w:t xml:space="preserve"> </w:t>
      </w:r>
      <w:r w:rsidRPr="006C433D">
        <w:rPr>
          <w:color w:val="000000" w:themeColor="text1"/>
        </w:rPr>
        <w:t>真实泵转速会波动，需要做</w:t>
      </w:r>
      <w:r w:rsidRPr="006C433D">
        <w:rPr>
          <w:color w:val="000000" w:themeColor="text1"/>
        </w:rPr>
        <w:t>Order Analysis</w:t>
      </w:r>
      <w:r w:rsidRPr="006C433D">
        <w:rPr>
          <w:color w:val="000000" w:themeColor="text1"/>
        </w:rPr>
        <w:t>（阶次分析），把频率轴转换成转速的倍数，消除转速变化的影响</w:t>
      </w:r>
    </w:p>
    <w:p w14:paraId="1962EDF6" w14:textId="77777777" w:rsidR="006C433D" w:rsidRPr="006C433D" w:rsidRDefault="006C433D" w:rsidP="006C433D">
      <w:pPr>
        <w:numPr>
          <w:ilvl w:val="1"/>
          <w:numId w:val="23"/>
        </w:numPr>
        <w:rPr>
          <w:color w:val="000000" w:themeColor="text1"/>
        </w:rPr>
      </w:pPr>
      <w:r w:rsidRPr="006C433D">
        <w:rPr>
          <w:b/>
          <w:bCs/>
          <w:color w:val="000000" w:themeColor="text1"/>
        </w:rPr>
        <w:t>背景噪声基线：</w:t>
      </w:r>
      <w:r w:rsidRPr="006C433D">
        <w:rPr>
          <w:color w:val="000000" w:themeColor="text1"/>
        </w:rPr>
        <w:t xml:space="preserve"> </w:t>
      </w:r>
      <w:r w:rsidRPr="006C433D">
        <w:rPr>
          <w:color w:val="000000" w:themeColor="text1"/>
        </w:rPr>
        <w:t>建立每台泵的正常频谱</w:t>
      </w:r>
      <w:r w:rsidRPr="006C433D">
        <w:rPr>
          <w:color w:val="000000" w:themeColor="text1"/>
        </w:rPr>
        <w:t>baseline</w:t>
      </w:r>
      <w:r w:rsidRPr="006C433D">
        <w:rPr>
          <w:color w:val="000000" w:themeColor="text1"/>
        </w:rPr>
        <w:t>，用相对变化量而非绝对幅值做特征</w:t>
      </w:r>
    </w:p>
    <w:p w14:paraId="034FAD12" w14:textId="77777777" w:rsidR="006C433D" w:rsidRPr="006C433D" w:rsidRDefault="006C433D" w:rsidP="006C433D">
      <w:pPr>
        <w:numPr>
          <w:ilvl w:val="1"/>
          <w:numId w:val="23"/>
        </w:numPr>
        <w:rPr>
          <w:color w:val="000000" w:themeColor="text1"/>
        </w:rPr>
      </w:pPr>
      <w:r w:rsidRPr="006C433D">
        <w:rPr>
          <w:b/>
          <w:bCs/>
          <w:color w:val="000000" w:themeColor="text1"/>
        </w:rPr>
        <w:t>多故障频率监测：</w:t>
      </w:r>
      <w:r w:rsidRPr="006C433D">
        <w:rPr>
          <w:color w:val="000000" w:themeColor="text1"/>
        </w:rPr>
        <w:t xml:space="preserve"> </w:t>
      </w:r>
      <w:r w:rsidRPr="006C433D">
        <w:rPr>
          <w:color w:val="000000" w:themeColor="text1"/>
        </w:rPr>
        <w:t>除</w:t>
      </w:r>
      <w:r w:rsidRPr="006C433D">
        <w:rPr>
          <w:color w:val="000000" w:themeColor="text1"/>
        </w:rPr>
        <w:t>BPFO</w:t>
      </w:r>
      <w:r w:rsidRPr="006C433D">
        <w:rPr>
          <w:color w:val="000000" w:themeColor="text1"/>
        </w:rPr>
        <w:t>外，还需监测</w:t>
      </w:r>
      <w:r w:rsidRPr="006C433D">
        <w:rPr>
          <w:color w:val="000000" w:themeColor="text1"/>
        </w:rPr>
        <w:t>BPFI</w:t>
      </w:r>
      <w:r w:rsidRPr="006C433D">
        <w:rPr>
          <w:color w:val="000000" w:themeColor="text1"/>
        </w:rPr>
        <w:t>（内圈）、</w:t>
      </w:r>
      <w:r w:rsidRPr="006C433D">
        <w:rPr>
          <w:color w:val="000000" w:themeColor="text1"/>
        </w:rPr>
        <w:t>BSF</w:t>
      </w:r>
      <w:r w:rsidRPr="006C433D">
        <w:rPr>
          <w:color w:val="000000" w:themeColor="text1"/>
        </w:rPr>
        <w:t>（滚珠）、</w:t>
      </w:r>
      <w:r w:rsidRPr="006C433D">
        <w:rPr>
          <w:color w:val="000000" w:themeColor="text1"/>
        </w:rPr>
        <w:t>FTF</w:t>
      </w:r>
      <w:r w:rsidRPr="006C433D">
        <w:rPr>
          <w:color w:val="000000" w:themeColor="text1"/>
        </w:rPr>
        <w:t>（保持架）等多个故障频率</w:t>
      </w:r>
    </w:p>
    <w:p w14:paraId="22AF3B15" w14:textId="77777777" w:rsidR="006C433D" w:rsidRPr="006C433D" w:rsidRDefault="006C433D" w:rsidP="006C433D">
      <w:pPr>
        <w:numPr>
          <w:ilvl w:val="0"/>
          <w:numId w:val="23"/>
        </w:numPr>
        <w:rPr>
          <w:color w:val="000000" w:themeColor="text1"/>
        </w:rPr>
      </w:pPr>
      <w:r w:rsidRPr="006C433D">
        <w:rPr>
          <w:b/>
          <w:bCs/>
          <w:color w:val="000000" w:themeColor="text1"/>
        </w:rPr>
        <w:t>pipeline</w:t>
      </w:r>
      <w:r w:rsidRPr="006C433D">
        <w:rPr>
          <w:b/>
          <w:bCs/>
          <w:color w:val="000000" w:themeColor="text1"/>
        </w:rPr>
        <w:t>核心逻辑不变：</w:t>
      </w:r>
      <w:r w:rsidRPr="006C433D">
        <w:rPr>
          <w:color w:val="000000" w:themeColor="text1"/>
        </w:rPr>
        <w:t xml:space="preserve"> FFT → </w:t>
      </w:r>
      <w:r w:rsidRPr="006C433D">
        <w:rPr>
          <w:color w:val="000000" w:themeColor="text1"/>
        </w:rPr>
        <w:t>提取特征幅值</w:t>
      </w:r>
      <w:r w:rsidRPr="006C433D">
        <w:rPr>
          <w:color w:val="000000" w:themeColor="text1"/>
        </w:rPr>
        <w:t xml:space="preserve"> → </w:t>
      </w:r>
      <w:r w:rsidRPr="006C433D">
        <w:rPr>
          <w:color w:val="000000" w:themeColor="text1"/>
        </w:rPr>
        <w:t>与</w:t>
      </w:r>
      <w:r w:rsidRPr="006C433D">
        <w:rPr>
          <w:color w:val="000000" w:themeColor="text1"/>
        </w:rPr>
        <w:t>RUL</w:t>
      </w:r>
      <w:r w:rsidRPr="006C433D">
        <w:rPr>
          <w:color w:val="000000" w:themeColor="text1"/>
        </w:rPr>
        <w:t>关联</w:t>
      </w:r>
      <w:r w:rsidRPr="006C433D">
        <w:rPr>
          <w:color w:val="000000" w:themeColor="text1"/>
        </w:rPr>
        <w:t xml:space="preserve"> → </w:t>
      </w:r>
      <w:r w:rsidRPr="006C433D">
        <w:rPr>
          <w:color w:val="000000" w:themeColor="text1"/>
        </w:rPr>
        <w:t>这部分完全可以复用。</w:t>
      </w:r>
    </w:p>
    <w:p w14:paraId="377A64EB" w14:textId="77777777" w:rsidR="006C433D" w:rsidRPr="006C433D" w:rsidRDefault="006C433D" w:rsidP="006C433D">
      <w:pPr>
        <w:rPr>
          <w:color w:val="000000" w:themeColor="text1"/>
        </w:rPr>
      </w:pPr>
      <w:r w:rsidRPr="006C433D">
        <w:rPr>
          <w:color w:val="000000" w:themeColor="text1"/>
        </w:rPr>
        <w:pict w14:anchorId="14A8D1A3">
          <v:rect id="_x0000_i1295" style="width:0;height:1.5pt" o:hralign="center" o:hrstd="t" o:hr="t" fillcolor="#a0a0a0" stroked="f"/>
        </w:pict>
      </w:r>
    </w:p>
    <w:p w14:paraId="6D7E5AC1" w14:textId="77777777" w:rsidR="006C433D" w:rsidRPr="006C433D" w:rsidRDefault="006C433D" w:rsidP="006C433D">
      <w:pPr>
        <w:rPr>
          <w:b/>
          <w:bCs/>
          <w:color w:val="000000" w:themeColor="text1"/>
        </w:rPr>
      </w:pPr>
      <w:r w:rsidRPr="006C433D">
        <w:rPr>
          <w:b/>
          <w:bCs/>
          <w:color w:val="000000" w:themeColor="text1"/>
        </w:rPr>
        <w:t xml:space="preserve">B10. </w:t>
      </w:r>
      <w:r w:rsidRPr="006C433D">
        <w:rPr>
          <w:b/>
          <w:bCs/>
          <w:color w:val="000000" w:themeColor="text1"/>
        </w:rPr>
        <w:t>你在</w:t>
      </w:r>
      <w:r w:rsidRPr="006C433D">
        <w:rPr>
          <w:b/>
          <w:bCs/>
          <w:color w:val="000000" w:themeColor="text1"/>
        </w:rPr>
        <w:t>BASF</w:t>
      </w:r>
      <w:r w:rsidRPr="006C433D">
        <w:rPr>
          <w:b/>
          <w:bCs/>
          <w:color w:val="000000" w:themeColor="text1"/>
        </w:rPr>
        <w:t>做的</w:t>
      </w:r>
      <w:r w:rsidRPr="006C433D">
        <w:rPr>
          <w:b/>
          <w:bCs/>
          <w:color w:val="000000" w:themeColor="text1"/>
        </w:rPr>
        <w:t>reactor</w:t>
      </w:r>
      <w:r w:rsidRPr="006C433D">
        <w:rPr>
          <w:b/>
          <w:bCs/>
          <w:color w:val="000000" w:themeColor="text1"/>
        </w:rPr>
        <w:t>预测维护和这个岗位最大的区别是什么？你需要补什么？</w:t>
      </w:r>
    </w:p>
    <w:p w14:paraId="236C9C4B" w14:textId="77777777" w:rsidR="006C433D" w:rsidRPr="006C433D" w:rsidRDefault="006C433D" w:rsidP="006C433D">
      <w:pPr>
        <w:rPr>
          <w:color w:val="000000" w:themeColor="text1"/>
        </w:rPr>
      </w:pPr>
      <w:r w:rsidRPr="006C433D">
        <w:rPr>
          <w:b/>
          <w:bCs/>
          <w:color w:val="000000" w:themeColor="text1"/>
        </w:rPr>
        <w:t>答：</w:t>
      </w:r>
    </w:p>
    <w:p w14:paraId="18B4BE98" w14:textId="77777777" w:rsidR="006C433D" w:rsidRPr="006C433D" w:rsidRDefault="006C433D" w:rsidP="006C433D">
      <w:pPr>
        <w:numPr>
          <w:ilvl w:val="0"/>
          <w:numId w:val="24"/>
        </w:numPr>
        <w:rPr>
          <w:color w:val="000000" w:themeColor="text1"/>
        </w:rPr>
      </w:pPr>
      <w:r w:rsidRPr="006C433D">
        <w:rPr>
          <w:b/>
          <w:bCs/>
          <w:color w:val="000000" w:themeColor="text1"/>
        </w:rPr>
        <w:t>相同点（你的优势）：</w:t>
      </w:r>
    </w:p>
    <w:p w14:paraId="69007C6C" w14:textId="77777777" w:rsidR="006C433D" w:rsidRPr="006C433D" w:rsidRDefault="006C433D" w:rsidP="006C433D">
      <w:pPr>
        <w:numPr>
          <w:ilvl w:val="1"/>
          <w:numId w:val="24"/>
        </w:numPr>
        <w:rPr>
          <w:color w:val="000000" w:themeColor="text1"/>
        </w:rPr>
      </w:pPr>
      <w:r w:rsidRPr="006C433D">
        <w:rPr>
          <w:color w:val="000000" w:themeColor="text1"/>
        </w:rPr>
        <w:t>都是工业设备多传感器时序数据</w:t>
      </w:r>
    </w:p>
    <w:p w14:paraId="52B225B5" w14:textId="77777777" w:rsidR="006C433D" w:rsidRPr="006C433D" w:rsidRDefault="006C433D" w:rsidP="006C433D">
      <w:pPr>
        <w:numPr>
          <w:ilvl w:val="1"/>
          <w:numId w:val="24"/>
        </w:numPr>
        <w:rPr>
          <w:color w:val="000000" w:themeColor="text1"/>
        </w:rPr>
      </w:pPr>
      <w:r w:rsidRPr="006C433D">
        <w:rPr>
          <w:color w:val="000000" w:themeColor="text1"/>
        </w:rPr>
        <w:t>都做过</w:t>
      </w:r>
      <w:r w:rsidRPr="006C433D">
        <w:rPr>
          <w:color w:val="000000" w:themeColor="text1"/>
        </w:rPr>
        <w:t>RUL</w:t>
      </w:r>
      <w:r w:rsidRPr="006C433D">
        <w:rPr>
          <w:color w:val="000000" w:themeColor="text1"/>
        </w:rPr>
        <w:t>预测和</w:t>
      </w:r>
      <w:r w:rsidRPr="006C433D">
        <w:rPr>
          <w:color w:val="000000" w:themeColor="text1"/>
        </w:rPr>
        <w:t>Health Score</w:t>
      </w:r>
    </w:p>
    <w:p w14:paraId="175D6EDE" w14:textId="77777777" w:rsidR="006C433D" w:rsidRPr="006C433D" w:rsidRDefault="006C433D" w:rsidP="006C433D">
      <w:pPr>
        <w:numPr>
          <w:ilvl w:val="1"/>
          <w:numId w:val="24"/>
        </w:numPr>
        <w:rPr>
          <w:color w:val="000000" w:themeColor="text1"/>
        </w:rPr>
      </w:pPr>
      <w:r w:rsidRPr="006C433D">
        <w:rPr>
          <w:color w:val="000000" w:themeColor="text1"/>
        </w:rPr>
        <w:lastRenderedPageBreak/>
        <w:t>都做过</w:t>
      </w:r>
      <w:r w:rsidRPr="006C433D">
        <w:rPr>
          <w:color w:val="000000" w:themeColor="text1"/>
        </w:rPr>
        <w:t>site-specific tuning</w:t>
      </w:r>
      <w:r w:rsidRPr="006C433D">
        <w:rPr>
          <w:color w:val="000000" w:themeColor="text1"/>
        </w:rPr>
        <w:t>（多厂区适配）</w:t>
      </w:r>
    </w:p>
    <w:p w14:paraId="7672F384" w14:textId="77777777" w:rsidR="006C433D" w:rsidRPr="006C433D" w:rsidRDefault="006C433D" w:rsidP="006C433D">
      <w:pPr>
        <w:numPr>
          <w:ilvl w:val="1"/>
          <w:numId w:val="24"/>
        </w:numPr>
        <w:rPr>
          <w:color w:val="000000" w:themeColor="text1"/>
        </w:rPr>
      </w:pPr>
      <w:r w:rsidRPr="006C433D">
        <w:rPr>
          <w:color w:val="000000" w:themeColor="text1"/>
        </w:rPr>
        <w:t>都有向非技术</w:t>
      </w:r>
      <w:r w:rsidRPr="006C433D">
        <w:rPr>
          <w:color w:val="000000" w:themeColor="text1"/>
        </w:rPr>
        <w:t>stakeholder</w:t>
      </w:r>
      <w:r w:rsidRPr="006C433D">
        <w:rPr>
          <w:color w:val="000000" w:themeColor="text1"/>
        </w:rPr>
        <w:t>汇报的经验</w:t>
      </w:r>
    </w:p>
    <w:p w14:paraId="32F509FD" w14:textId="77777777" w:rsidR="006C433D" w:rsidRPr="006C433D" w:rsidRDefault="006C433D" w:rsidP="006C433D">
      <w:pPr>
        <w:numPr>
          <w:ilvl w:val="0"/>
          <w:numId w:val="24"/>
        </w:numPr>
        <w:rPr>
          <w:color w:val="000000" w:themeColor="text1"/>
        </w:rPr>
      </w:pPr>
      <w:r w:rsidRPr="006C433D">
        <w:rPr>
          <w:b/>
          <w:bCs/>
          <w:color w:val="000000" w:themeColor="text1"/>
        </w:rPr>
        <w:t>关键差异：</w:t>
      </w:r>
    </w:p>
    <w:p w14:paraId="7D8CEC46" w14:textId="77777777" w:rsidR="006C433D" w:rsidRPr="006C433D" w:rsidRDefault="006C433D" w:rsidP="006C433D">
      <w:pPr>
        <w:numPr>
          <w:ilvl w:val="1"/>
          <w:numId w:val="24"/>
        </w:numPr>
        <w:rPr>
          <w:color w:val="000000" w:themeColor="text1"/>
        </w:rPr>
      </w:pPr>
      <w:r w:rsidRPr="006C433D">
        <w:rPr>
          <w:color w:val="000000" w:themeColor="text1"/>
        </w:rPr>
        <w:t>BASF reactor</w:t>
      </w:r>
      <w:r w:rsidRPr="006C433D">
        <w:rPr>
          <w:color w:val="000000" w:themeColor="text1"/>
        </w:rPr>
        <w:t>是化工反应器，</w:t>
      </w:r>
      <w:r w:rsidRPr="006C433D">
        <w:rPr>
          <w:color w:val="000000" w:themeColor="text1"/>
        </w:rPr>
        <w:t>Edwards</w:t>
      </w:r>
      <w:r w:rsidRPr="006C433D">
        <w:rPr>
          <w:color w:val="000000" w:themeColor="text1"/>
        </w:rPr>
        <w:t>是真空泵，物理机制完全不同（旋转机械</w:t>
      </w:r>
      <w:r w:rsidRPr="006C433D">
        <w:rPr>
          <w:color w:val="000000" w:themeColor="text1"/>
        </w:rPr>
        <w:t xml:space="preserve"> vs </w:t>
      </w:r>
      <w:r w:rsidRPr="006C433D">
        <w:rPr>
          <w:color w:val="000000" w:themeColor="text1"/>
        </w:rPr>
        <w:t>化学过程）</w:t>
      </w:r>
    </w:p>
    <w:p w14:paraId="22513091" w14:textId="77777777" w:rsidR="006C433D" w:rsidRPr="006C433D" w:rsidRDefault="006C433D" w:rsidP="006C433D">
      <w:pPr>
        <w:numPr>
          <w:ilvl w:val="1"/>
          <w:numId w:val="24"/>
        </w:numPr>
        <w:rPr>
          <w:color w:val="000000" w:themeColor="text1"/>
        </w:rPr>
      </w:pPr>
      <w:r w:rsidRPr="006C433D">
        <w:rPr>
          <w:color w:val="000000" w:themeColor="text1"/>
        </w:rPr>
        <w:t>Edwards</w:t>
      </w:r>
      <w:r w:rsidRPr="006C433D">
        <w:rPr>
          <w:color w:val="000000" w:themeColor="text1"/>
        </w:rPr>
        <w:t>直接面对半导体</w:t>
      </w:r>
      <w:r w:rsidRPr="006C433D">
        <w:rPr>
          <w:color w:val="000000" w:themeColor="text1"/>
        </w:rPr>
        <w:t>fab</w:t>
      </w:r>
      <w:r w:rsidRPr="006C433D">
        <w:rPr>
          <w:color w:val="000000" w:themeColor="text1"/>
        </w:rPr>
        <w:t>客户，客户敏感度和要求远高于内部</w:t>
      </w:r>
      <w:r w:rsidRPr="006C433D">
        <w:rPr>
          <w:color w:val="000000" w:themeColor="text1"/>
        </w:rPr>
        <w:t>stakeholder</w:t>
      </w:r>
    </w:p>
    <w:p w14:paraId="1FC0FD53" w14:textId="77777777" w:rsidR="006C433D" w:rsidRPr="006C433D" w:rsidRDefault="006C433D" w:rsidP="006C433D">
      <w:pPr>
        <w:numPr>
          <w:ilvl w:val="1"/>
          <w:numId w:val="24"/>
        </w:numPr>
        <w:rPr>
          <w:color w:val="000000" w:themeColor="text1"/>
        </w:rPr>
      </w:pPr>
      <w:r w:rsidRPr="006C433D">
        <w:rPr>
          <w:color w:val="000000" w:themeColor="text1"/>
        </w:rPr>
        <w:t>Edwards</w:t>
      </w:r>
      <w:r w:rsidRPr="006C433D">
        <w:rPr>
          <w:color w:val="000000" w:themeColor="text1"/>
        </w:rPr>
        <w:t>有自己的预测维护软件产品，需要在产品框架内工作，而不是从零建模</w:t>
      </w:r>
    </w:p>
    <w:p w14:paraId="49C31A0A" w14:textId="77777777" w:rsidR="006C433D" w:rsidRPr="006C433D" w:rsidRDefault="006C433D" w:rsidP="006C433D">
      <w:pPr>
        <w:numPr>
          <w:ilvl w:val="1"/>
          <w:numId w:val="24"/>
        </w:numPr>
        <w:rPr>
          <w:color w:val="000000" w:themeColor="text1"/>
        </w:rPr>
      </w:pPr>
      <w:r w:rsidRPr="006C433D">
        <w:rPr>
          <w:color w:val="000000" w:themeColor="text1"/>
        </w:rPr>
        <w:t>Edwards</w:t>
      </w:r>
      <w:r w:rsidRPr="006C433D">
        <w:rPr>
          <w:color w:val="000000" w:themeColor="text1"/>
        </w:rPr>
        <w:t>的数据规模更大（</w:t>
      </w:r>
      <w:r w:rsidRPr="006C433D">
        <w:rPr>
          <w:color w:val="000000" w:themeColor="text1"/>
        </w:rPr>
        <w:t>70K~100K</w:t>
      </w:r>
      <w:r w:rsidRPr="006C433D">
        <w:rPr>
          <w:color w:val="000000" w:themeColor="text1"/>
        </w:rPr>
        <w:t>台泵），需要考虑</w:t>
      </w:r>
      <w:r w:rsidRPr="006C433D">
        <w:rPr>
          <w:color w:val="000000" w:themeColor="text1"/>
        </w:rPr>
        <w:t>scalability</w:t>
      </w:r>
    </w:p>
    <w:p w14:paraId="5CCAD702" w14:textId="77777777" w:rsidR="006C433D" w:rsidRPr="006C433D" w:rsidRDefault="006C433D" w:rsidP="006C433D">
      <w:pPr>
        <w:numPr>
          <w:ilvl w:val="0"/>
          <w:numId w:val="24"/>
        </w:numPr>
        <w:rPr>
          <w:color w:val="000000" w:themeColor="text1"/>
        </w:rPr>
      </w:pPr>
      <w:r w:rsidRPr="006C433D">
        <w:rPr>
          <w:b/>
          <w:bCs/>
          <w:color w:val="000000" w:themeColor="text1"/>
        </w:rPr>
        <w:t>你需要补的：</w:t>
      </w:r>
    </w:p>
    <w:p w14:paraId="6CA75EB6" w14:textId="77777777" w:rsidR="006C433D" w:rsidRPr="006C433D" w:rsidRDefault="006C433D" w:rsidP="006C433D">
      <w:pPr>
        <w:numPr>
          <w:ilvl w:val="1"/>
          <w:numId w:val="25"/>
        </w:numPr>
        <w:rPr>
          <w:color w:val="000000" w:themeColor="text1"/>
        </w:rPr>
      </w:pPr>
      <w:r w:rsidRPr="006C433D">
        <w:rPr>
          <w:color w:val="000000" w:themeColor="text1"/>
        </w:rPr>
        <w:t>真空泵的物理知识（转子、轴承、密封件的故障模式）</w:t>
      </w:r>
    </w:p>
    <w:p w14:paraId="6BE9570A" w14:textId="77777777" w:rsidR="006C433D" w:rsidRPr="006C433D" w:rsidRDefault="006C433D" w:rsidP="006C433D">
      <w:pPr>
        <w:numPr>
          <w:ilvl w:val="1"/>
          <w:numId w:val="25"/>
        </w:numPr>
        <w:rPr>
          <w:color w:val="000000" w:themeColor="text1"/>
        </w:rPr>
      </w:pPr>
      <w:r w:rsidRPr="006C433D">
        <w:rPr>
          <w:color w:val="000000" w:themeColor="text1"/>
        </w:rPr>
        <w:t>半导体</w:t>
      </w:r>
      <w:r w:rsidRPr="006C433D">
        <w:rPr>
          <w:color w:val="000000" w:themeColor="text1"/>
        </w:rPr>
        <w:t>fab</w:t>
      </w:r>
      <w:r w:rsidRPr="006C433D">
        <w:rPr>
          <w:color w:val="000000" w:themeColor="text1"/>
        </w:rPr>
        <w:t>的工艺背景（为什么不同工艺对泵的磨损不同）</w:t>
      </w:r>
    </w:p>
    <w:p w14:paraId="71BCFC43" w14:textId="77777777" w:rsidR="006C433D" w:rsidRPr="006C433D" w:rsidRDefault="006C433D" w:rsidP="006C433D">
      <w:pPr>
        <w:numPr>
          <w:ilvl w:val="1"/>
          <w:numId w:val="25"/>
        </w:numPr>
        <w:rPr>
          <w:color w:val="000000" w:themeColor="text1"/>
        </w:rPr>
      </w:pPr>
      <w:r w:rsidRPr="006C433D">
        <w:rPr>
          <w:color w:val="000000" w:themeColor="text1"/>
        </w:rPr>
        <w:t>Edwards</w:t>
      </w:r>
      <w:r w:rsidRPr="006C433D">
        <w:rPr>
          <w:color w:val="000000" w:themeColor="text1"/>
        </w:rPr>
        <w:t>自己的软件产品架构（面试时可以主动问</w:t>
      </w:r>
      <w:proofErr w:type="spellStart"/>
      <w:r w:rsidRPr="006C433D">
        <w:rPr>
          <w:color w:val="000000" w:themeColor="text1"/>
        </w:rPr>
        <w:t>Minjian</w:t>
      </w:r>
      <w:proofErr w:type="spellEnd"/>
      <w:r w:rsidRPr="006C433D">
        <w:rPr>
          <w:color w:val="000000" w:themeColor="text1"/>
        </w:rPr>
        <w:t>）</w:t>
      </w:r>
    </w:p>
    <w:p w14:paraId="7A268A40" w14:textId="77777777" w:rsidR="006C433D" w:rsidRPr="006C433D" w:rsidRDefault="006C433D" w:rsidP="006C433D">
      <w:pPr>
        <w:numPr>
          <w:ilvl w:val="0"/>
          <w:numId w:val="24"/>
        </w:numPr>
        <w:rPr>
          <w:color w:val="000000" w:themeColor="text1"/>
        </w:rPr>
      </w:pPr>
      <w:r w:rsidRPr="006C433D">
        <w:rPr>
          <w:b/>
          <w:bCs/>
          <w:color w:val="000000" w:themeColor="text1"/>
        </w:rPr>
        <w:t>关键态度：</w:t>
      </w:r>
      <w:r w:rsidRPr="006C433D">
        <w:rPr>
          <w:color w:val="000000" w:themeColor="text1"/>
        </w:rPr>
        <w:t xml:space="preserve"> </w:t>
      </w:r>
      <w:r w:rsidRPr="006C433D">
        <w:rPr>
          <w:color w:val="000000" w:themeColor="text1"/>
        </w:rPr>
        <w:t>坦诚承认</w:t>
      </w:r>
      <w:r w:rsidRPr="006C433D">
        <w:rPr>
          <w:color w:val="000000" w:themeColor="text1"/>
        </w:rPr>
        <w:t>gap</w:t>
      </w:r>
      <w:r w:rsidRPr="006C433D">
        <w:rPr>
          <w:color w:val="000000" w:themeColor="text1"/>
        </w:rPr>
        <w:t>，同时强调你的迁移能力</w:t>
      </w:r>
      <w:r w:rsidRPr="006C433D">
        <w:rPr>
          <w:color w:val="000000" w:themeColor="text1"/>
        </w:rPr>
        <w:t>——</w:t>
      </w:r>
      <w:r w:rsidRPr="006C433D">
        <w:rPr>
          <w:color w:val="000000" w:themeColor="text1"/>
        </w:rPr>
        <w:t>你在</w:t>
      </w:r>
      <w:r w:rsidRPr="006C433D">
        <w:rPr>
          <w:color w:val="000000" w:themeColor="text1"/>
        </w:rPr>
        <w:t>BASF</w:t>
      </w:r>
      <w:r w:rsidRPr="006C433D">
        <w:rPr>
          <w:color w:val="000000" w:themeColor="text1"/>
        </w:rPr>
        <w:t>做过跨厂区模型调优，这个能力直接可以迁移到跨客户调优。</w:t>
      </w:r>
    </w:p>
    <w:p w14:paraId="1650C062" w14:textId="77777777" w:rsidR="00B87193" w:rsidRPr="005B25E4" w:rsidRDefault="00B87193" w:rsidP="00B87193">
      <w:pPr>
        <w:rPr>
          <w:color w:val="000000" w:themeColor="text1"/>
        </w:rPr>
      </w:pPr>
    </w:p>
    <w:p w14:paraId="190666AC" w14:textId="77777777" w:rsidR="00F15EFD" w:rsidRPr="00E26C7D" w:rsidRDefault="00F15EFD" w:rsidP="009A1F56">
      <w:pPr>
        <w:rPr>
          <w:rFonts w:hint="eastAsia"/>
          <w:color w:val="000000" w:themeColor="text1"/>
        </w:rPr>
      </w:pPr>
    </w:p>
    <w:p w14:paraId="61EA5158" w14:textId="77777777" w:rsidR="00E26C7D" w:rsidRPr="00D3473B" w:rsidRDefault="00E26C7D" w:rsidP="00D3473B">
      <w:pPr>
        <w:rPr>
          <w:color w:val="000000" w:themeColor="text1"/>
        </w:rPr>
      </w:pPr>
    </w:p>
    <w:p w14:paraId="5C8EB034" w14:textId="77777777" w:rsidR="00A73F38" w:rsidRPr="00A73F38" w:rsidRDefault="00A73F38" w:rsidP="00A73F38">
      <w:pPr>
        <w:rPr>
          <w:b/>
          <w:bCs/>
          <w:color w:val="FF0000"/>
        </w:rPr>
      </w:pPr>
      <w:r w:rsidRPr="00A73F38">
        <w:rPr>
          <w:b/>
          <w:bCs/>
          <w:color w:val="FF0000"/>
        </w:rPr>
        <w:t>C</w:t>
      </w:r>
      <w:r w:rsidRPr="00A73F38">
        <w:rPr>
          <w:b/>
          <w:bCs/>
          <w:color w:val="FF0000"/>
        </w:rPr>
        <w:t>类：</w:t>
      </w:r>
      <w:r w:rsidRPr="00A73F38">
        <w:rPr>
          <w:b/>
          <w:bCs/>
          <w:color w:val="FF0000"/>
        </w:rPr>
        <w:t>Edwards</w:t>
      </w:r>
      <w:r w:rsidRPr="00A73F38">
        <w:rPr>
          <w:b/>
          <w:bCs/>
          <w:color w:val="FF0000"/>
        </w:rPr>
        <w:t>真空泵专项（</w:t>
      </w:r>
      <w:r w:rsidRPr="00A73F38">
        <w:rPr>
          <w:b/>
          <w:bCs/>
          <w:color w:val="FF0000"/>
        </w:rPr>
        <w:t>8</w:t>
      </w:r>
      <w:r w:rsidRPr="00A73F38">
        <w:rPr>
          <w:b/>
          <w:bCs/>
          <w:color w:val="FF0000"/>
        </w:rPr>
        <w:t>题）</w:t>
      </w:r>
      <w:r w:rsidRPr="00A73F38">
        <w:rPr>
          <w:rFonts w:ascii="Segoe UI Emoji" w:hAnsi="Segoe UI Emoji" w:cs="Segoe UI Emoji"/>
          <w:b/>
          <w:bCs/>
          <w:color w:val="FF0000"/>
        </w:rPr>
        <w:t>⭐⭐⭐</w:t>
      </w:r>
    </w:p>
    <w:p w14:paraId="690A9A92" w14:textId="77777777" w:rsidR="00A73F38" w:rsidRPr="00A73F38" w:rsidRDefault="00A73F38" w:rsidP="00A73F38">
      <w:pPr>
        <w:rPr>
          <w:color w:val="000000" w:themeColor="text1"/>
        </w:rPr>
      </w:pPr>
      <w:r w:rsidRPr="00A73F38">
        <w:rPr>
          <w:color w:val="000000" w:themeColor="text1"/>
        </w:rPr>
        <w:pict w14:anchorId="7ACF032E">
          <v:rect id="_x0000_i1355" style="width:0;height:1.5pt" o:hralign="center" o:hrstd="t" o:hr="t" fillcolor="#a0a0a0" stroked="f"/>
        </w:pict>
      </w:r>
    </w:p>
    <w:p w14:paraId="56D8D184" w14:textId="77777777" w:rsidR="00A73F38" w:rsidRPr="00A73F38" w:rsidRDefault="00A73F38" w:rsidP="00A73F38">
      <w:pPr>
        <w:rPr>
          <w:b/>
          <w:bCs/>
          <w:color w:val="000000" w:themeColor="text1"/>
        </w:rPr>
      </w:pPr>
      <w:r w:rsidRPr="00A73F38">
        <w:rPr>
          <w:b/>
          <w:bCs/>
          <w:color w:val="000000" w:themeColor="text1"/>
        </w:rPr>
        <w:t>C1. Edwards</w:t>
      </w:r>
      <w:r w:rsidRPr="00A73F38">
        <w:rPr>
          <w:b/>
          <w:bCs/>
          <w:color w:val="000000" w:themeColor="text1"/>
        </w:rPr>
        <w:t>真空泵在半导体</w:t>
      </w:r>
      <w:r w:rsidRPr="00A73F38">
        <w:rPr>
          <w:b/>
          <w:bCs/>
          <w:color w:val="000000" w:themeColor="text1"/>
        </w:rPr>
        <w:t>fab</w:t>
      </w:r>
      <w:r w:rsidRPr="00A73F38">
        <w:rPr>
          <w:b/>
          <w:bCs/>
          <w:color w:val="000000" w:themeColor="text1"/>
        </w:rPr>
        <w:t>里是做什么用的？为什么它的健康状态对</w:t>
      </w:r>
      <w:r w:rsidRPr="00A73F38">
        <w:rPr>
          <w:b/>
          <w:bCs/>
          <w:color w:val="000000" w:themeColor="text1"/>
        </w:rPr>
        <w:t>fab</w:t>
      </w:r>
      <w:r w:rsidRPr="00A73F38">
        <w:rPr>
          <w:b/>
          <w:bCs/>
          <w:color w:val="000000" w:themeColor="text1"/>
        </w:rPr>
        <w:t>客户如此关键？</w:t>
      </w:r>
    </w:p>
    <w:p w14:paraId="56EAA62B" w14:textId="77777777" w:rsidR="00A73F38" w:rsidRPr="00A73F38" w:rsidRDefault="00A73F38" w:rsidP="00A73F38">
      <w:pPr>
        <w:rPr>
          <w:color w:val="000000" w:themeColor="text1"/>
        </w:rPr>
      </w:pPr>
      <w:r w:rsidRPr="00A73F38">
        <w:rPr>
          <w:b/>
          <w:bCs/>
          <w:color w:val="000000" w:themeColor="text1"/>
        </w:rPr>
        <w:t>答：</w:t>
      </w:r>
    </w:p>
    <w:p w14:paraId="02F5AB13" w14:textId="77777777" w:rsidR="00A73F38" w:rsidRPr="00A73F38" w:rsidRDefault="00A73F38" w:rsidP="00A73F38">
      <w:pPr>
        <w:numPr>
          <w:ilvl w:val="0"/>
          <w:numId w:val="26"/>
        </w:numPr>
        <w:rPr>
          <w:color w:val="000000" w:themeColor="text1"/>
        </w:rPr>
      </w:pPr>
      <w:r w:rsidRPr="00A73F38">
        <w:rPr>
          <w:b/>
          <w:bCs/>
          <w:color w:val="000000" w:themeColor="text1"/>
        </w:rPr>
        <w:t>真空泵的作用：</w:t>
      </w:r>
      <w:r w:rsidRPr="00A73F38">
        <w:rPr>
          <w:color w:val="000000" w:themeColor="text1"/>
        </w:rPr>
        <w:t xml:space="preserve"> </w:t>
      </w:r>
      <w:r w:rsidRPr="00A73F38">
        <w:rPr>
          <w:color w:val="000000" w:themeColor="text1"/>
        </w:rPr>
        <w:t>在半导体制造中，真空泵负责为工艺腔体（</w:t>
      </w:r>
      <w:r w:rsidRPr="00A73F38">
        <w:rPr>
          <w:color w:val="000000" w:themeColor="text1"/>
        </w:rPr>
        <w:t>process chamber</w:t>
      </w:r>
      <w:r w:rsidRPr="00A73F38">
        <w:rPr>
          <w:color w:val="000000" w:themeColor="text1"/>
        </w:rPr>
        <w:t>）提供并维持真空环境。没有真空，</w:t>
      </w:r>
      <w:r w:rsidRPr="00A73F38">
        <w:rPr>
          <w:color w:val="000000" w:themeColor="text1"/>
        </w:rPr>
        <w:t>CVD</w:t>
      </w:r>
      <w:r w:rsidRPr="00A73F38">
        <w:rPr>
          <w:color w:val="000000" w:themeColor="text1"/>
        </w:rPr>
        <w:t>（化学气相沉积）、</w:t>
      </w:r>
      <w:r w:rsidRPr="00A73F38">
        <w:rPr>
          <w:color w:val="000000" w:themeColor="text1"/>
        </w:rPr>
        <w:t>PVD</w:t>
      </w:r>
      <w:r w:rsidRPr="00A73F38">
        <w:rPr>
          <w:color w:val="000000" w:themeColor="text1"/>
        </w:rPr>
        <w:t>（物理气相沉积）、</w:t>
      </w:r>
      <w:r w:rsidRPr="00A73F38">
        <w:rPr>
          <w:color w:val="000000" w:themeColor="text1"/>
        </w:rPr>
        <w:t>Etch</w:t>
      </w:r>
      <w:r w:rsidRPr="00A73F38">
        <w:rPr>
          <w:color w:val="000000" w:themeColor="text1"/>
        </w:rPr>
        <w:t>（刻蚀）等核心工艺无法进行。</w:t>
      </w:r>
    </w:p>
    <w:p w14:paraId="25B09726" w14:textId="77777777" w:rsidR="00A73F38" w:rsidRPr="00A73F38" w:rsidRDefault="00A73F38" w:rsidP="00A73F38">
      <w:pPr>
        <w:numPr>
          <w:ilvl w:val="0"/>
          <w:numId w:val="26"/>
        </w:numPr>
        <w:rPr>
          <w:color w:val="000000" w:themeColor="text1"/>
        </w:rPr>
      </w:pPr>
      <w:r w:rsidRPr="00A73F38">
        <w:rPr>
          <w:b/>
          <w:bCs/>
          <w:color w:val="000000" w:themeColor="text1"/>
        </w:rPr>
        <w:t>为什么关键：</w:t>
      </w:r>
    </w:p>
    <w:p w14:paraId="02A35CD6" w14:textId="77777777" w:rsidR="00A73F38" w:rsidRPr="00A73F38" w:rsidRDefault="00A73F38" w:rsidP="00A73F38">
      <w:pPr>
        <w:numPr>
          <w:ilvl w:val="1"/>
          <w:numId w:val="26"/>
        </w:numPr>
        <w:rPr>
          <w:color w:val="000000" w:themeColor="text1"/>
        </w:rPr>
      </w:pPr>
      <w:r w:rsidRPr="00A73F38">
        <w:rPr>
          <w:color w:val="000000" w:themeColor="text1"/>
        </w:rPr>
        <w:t>真空泵是</w:t>
      </w:r>
      <w:r w:rsidRPr="00A73F38">
        <w:rPr>
          <w:color w:val="000000" w:themeColor="text1"/>
        </w:rPr>
        <w:t>fab</w:t>
      </w:r>
      <w:r w:rsidRPr="00A73F38">
        <w:rPr>
          <w:color w:val="000000" w:themeColor="text1"/>
        </w:rPr>
        <w:t>生产线的</w:t>
      </w:r>
      <w:r w:rsidRPr="00A73F38">
        <w:rPr>
          <w:b/>
          <w:bCs/>
          <w:color w:val="000000" w:themeColor="text1"/>
        </w:rPr>
        <w:t>基础设施</w:t>
      </w:r>
      <w:r w:rsidRPr="00A73F38">
        <w:rPr>
          <w:color w:val="000000" w:themeColor="text1"/>
        </w:rPr>
        <w:t>，不是可选件</w:t>
      </w:r>
    </w:p>
    <w:p w14:paraId="502D218F" w14:textId="77777777" w:rsidR="00A73F38" w:rsidRPr="00A73F38" w:rsidRDefault="00A73F38" w:rsidP="00A73F38">
      <w:pPr>
        <w:numPr>
          <w:ilvl w:val="1"/>
          <w:numId w:val="26"/>
        </w:numPr>
        <w:rPr>
          <w:color w:val="000000" w:themeColor="text1"/>
        </w:rPr>
      </w:pPr>
      <w:r w:rsidRPr="00A73F38">
        <w:rPr>
          <w:color w:val="000000" w:themeColor="text1"/>
        </w:rPr>
        <w:t>一台泵突然停机</w:t>
      </w:r>
      <w:r w:rsidRPr="00A73F38">
        <w:rPr>
          <w:color w:val="000000" w:themeColor="text1"/>
        </w:rPr>
        <w:t xml:space="preserve"> → </w:t>
      </w:r>
      <w:r w:rsidRPr="00A73F38">
        <w:rPr>
          <w:color w:val="000000" w:themeColor="text1"/>
        </w:rPr>
        <w:t>对应工艺腔体停产</w:t>
      </w:r>
      <w:r w:rsidRPr="00A73F38">
        <w:rPr>
          <w:color w:val="000000" w:themeColor="text1"/>
        </w:rPr>
        <w:t xml:space="preserve"> → </w:t>
      </w:r>
      <w:r w:rsidRPr="00A73F38">
        <w:rPr>
          <w:color w:val="000000" w:themeColor="text1"/>
        </w:rPr>
        <w:t>整条产线可能被迫暂停</w:t>
      </w:r>
    </w:p>
    <w:p w14:paraId="6E6D3E0B" w14:textId="77777777" w:rsidR="00A73F38" w:rsidRPr="00A73F38" w:rsidRDefault="00A73F38" w:rsidP="00A73F38">
      <w:pPr>
        <w:numPr>
          <w:ilvl w:val="1"/>
          <w:numId w:val="26"/>
        </w:numPr>
        <w:rPr>
          <w:color w:val="000000" w:themeColor="text1"/>
        </w:rPr>
      </w:pPr>
      <w:r w:rsidRPr="00A73F38">
        <w:rPr>
          <w:color w:val="000000" w:themeColor="text1"/>
        </w:rPr>
        <w:t>半导体</w:t>
      </w:r>
      <w:r w:rsidRPr="00A73F38">
        <w:rPr>
          <w:color w:val="000000" w:themeColor="text1"/>
        </w:rPr>
        <w:t>fab</w:t>
      </w:r>
      <w:r w:rsidRPr="00A73F38">
        <w:rPr>
          <w:color w:val="000000" w:themeColor="text1"/>
        </w:rPr>
        <w:t>的单小时停产损失可达</w:t>
      </w:r>
      <w:r w:rsidRPr="00A73F38">
        <w:rPr>
          <w:b/>
          <w:bCs/>
          <w:color w:val="000000" w:themeColor="text1"/>
        </w:rPr>
        <w:t>数十万美元</w:t>
      </w:r>
      <w:r w:rsidRPr="00A73F38">
        <w:rPr>
          <w:color w:val="000000" w:themeColor="text1"/>
        </w:rPr>
        <w:t>，顶级</w:t>
      </w:r>
      <w:r w:rsidRPr="00A73F38">
        <w:rPr>
          <w:color w:val="000000" w:themeColor="text1"/>
        </w:rPr>
        <w:t>fab</w:t>
      </w:r>
      <w:r w:rsidRPr="00A73F38">
        <w:rPr>
          <w:color w:val="000000" w:themeColor="text1"/>
        </w:rPr>
        <w:t>甚至更高</w:t>
      </w:r>
    </w:p>
    <w:p w14:paraId="6FF22DB2" w14:textId="77777777" w:rsidR="00A73F38" w:rsidRPr="00A73F38" w:rsidRDefault="00A73F38" w:rsidP="00A73F38">
      <w:pPr>
        <w:numPr>
          <w:ilvl w:val="1"/>
          <w:numId w:val="26"/>
        </w:numPr>
        <w:rPr>
          <w:color w:val="000000" w:themeColor="text1"/>
        </w:rPr>
      </w:pPr>
      <w:r w:rsidRPr="00A73F38">
        <w:rPr>
          <w:color w:val="000000" w:themeColor="text1"/>
        </w:rPr>
        <w:t>泵的性能退化（抽速下降、压力不稳）即使不停机，也会影响工艺一致性，导致晶圆良率下降</w:t>
      </w:r>
    </w:p>
    <w:p w14:paraId="38CFEFB0" w14:textId="77777777" w:rsidR="00A73F38" w:rsidRPr="00A73F38" w:rsidRDefault="00A73F38" w:rsidP="00A73F38">
      <w:pPr>
        <w:numPr>
          <w:ilvl w:val="0"/>
          <w:numId w:val="26"/>
        </w:numPr>
        <w:rPr>
          <w:color w:val="000000" w:themeColor="text1"/>
        </w:rPr>
      </w:pPr>
      <w:r w:rsidRPr="00A73F38">
        <w:rPr>
          <w:b/>
          <w:bCs/>
          <w:color w:val="000000" w:themeColor="text1"/>
        </w:rPr>
        <w:t>一句话：</w:t>
      </w:r>
      <w:r w:rsidRPr="00A73F38">
        <w:rPr>
          <w:color w:val="000000" w:themeColor="text1"/>
        </w:rPr>
        <w:t xml:space="preserve"> </w:t>
      </w:r>
      <w:r w:rsidRPr="00A73F38">
        <w:rPr>
          <w:color w:val="000000" w:themeColor="text1"/>
        </w:rPr>
        <w:t>真空泵不是辅助设备，它是</w:t>
      </w:r>
      <w:r w:rsidRPr="00A73F38">
        <w:rPr>
          <w:color w:val="000000" w:themeColor="text1"/>
        </w:rPr>
        <w:t>fab</w:t>
      </w:r>
      <w:r w:rsidRPr="00A73F38">
        <w:rPr>
          <w:color w:val="000000" w:themeColor="text1"/>
        </w:rPr>
        <w:t>能否正常生产的前提条件，任何非计划停机都是灾难性的。</w:t>
      </w:r>
    </w:p>
    <w:p w14:paraId="1C2B0DAE" w14:textId="77777777" w:rsidR="00A73F38" w:rsidRPr="00A73F38" w:rsidRDefault="00A73F38" w:rsidP="00A73F38">
      <w:pPr>
        <w:rPr>
          <w:color w:val="000000" w:themeColor="text1"/>
        </w:rPr>
      </w:pPr>
      <w:r w:rsidRPr="00A73F38">
        <w:rPr>
          <w:color w:val="000000" w:themeColor="text1"/>
        </w:rPr>
        <w:pict w14:anchorId="72BA0354">
          <v:rect id="_x0000_i1356" style="width:0;height:1.5pt" o:hralign="center" o:hrstd="t" o:hr="t" fillcolor="#a0a0a0" stroked="f"/>
        </w:pict>
      </w:r>
    </w:p>
    <w:p w14:paraId="3AB87E6A" w14:textId="77777777" w:rsidR="00A73F38" w:rsidRPr="00A73F38" w:rsidRDefault="00A73F38" w:rsidP="00A73F38">
      <w:pPr>
        <w:rPr>
          <w:b/>
          <w:bCs/>
          <w:color w:val="000000" w:themeColor="text1"/>
        </w:rPr>
      </w:pPr>
      <w:r w:rsidRPr="00A73F38">
        <w:rPr>
          <w:b/>
          <w:bCs/>
          <w:color w:val="000000" w:themeColor="text1"/>
        </w:rPr>
        <w:t xml:space="preserve">C2. </w:t>
      </w:r>
      <w:r w:rsidRPr="00A73F38">
        <w:rPr>
          <w:b/>
          <w:bCs/>
          <w:color w:val="000000" w:themeColor="text1"/>
        </w:rPr>
        <w:t>真空泵有哪些常见故障模式？每种故障在传感器数据上会有什么表现？</w:t>
      </w:r>
    </w:p>
    <w:p w14:paraId="52D676CF" w14:textId="77777777" w:rsidR="00A73F38" w:rsidRPr="00A73F38" w:rsidRDefault="00A73F38" w:rsidP="00A73F38">
      <w:pPr>
        <w:rPr>
          <w:color w:val="000000" w:themeColor="text1"/>
        </w:rPr>
      </w:pPr>
      <w:r w:rsidRPr="00A73F38">
        <w:rPr>
          <w:b/>
          <w:bCs/>
          <w:color w:val="000000" w:themeColor="text1"/>
        </w:rPr>
        <w:t>答：</w:t>
      </w:r>
    </w:p>
    <w:p w14:paraId="0898B5EC" w14:textId="77777777" w:rsidR="00A73F38" w:rsidRPr="00A73F38" w:rsidRDefault="00A73F38" w:rsidP="00A73F38">
      <w:pPr>
        <w:numPr>
          <w:ilvl w:val="0"/>
          <w:numId w:val="27"/>
        </w:numPr>
        <w:rPr>
          <w:color w:val="000000" w:themeColor="text1"/>
        </w:rPr>
      </w:pPr>
      <w:r w:rsidRPr="00A73F38">
        <w:rPr>
          <w:b/>
          <w:bCs/>
          <w:color w:val="000000" w:themeColor="text1"/>
        </w:rPr>
        <w:lastRenderedPageBreak/>
        <w:t>轴承磨损（</w:t>
      </w:r>
      <w:r w:rsidRPr="00A73F38">
        <w:rPr>
          <w:b/>
          <w:bCs/>
          <w:color w:val="000000" w:themeColor="text1"/>
        </w:rPr>
        <w:t>Bearing Wear</w:t>
      </w:r>
      <w:r w:rsidRPr="00A73F38">
        <w:rPr>
          <w:b/>
          <w:bCs/>
          <w:color w:val="000000" w:themeColor="text1"/>
        </w:rPr>
        <w:t>）：</w:t>
      </w:r>
    </w:p>
    <w:p w14:paraId="6587E697" w14:textId="77777777" w:rsidR="00A73F38" w:rsidRPr="00A73F38" w:rsidRDefault="00A73F38" w:rsidP="00A73F38">
      <w:pPr>
        <w:numPr>
          <w:ilvl w:val="1"/>
          <w:numId w:val="27"/>
        </w:numPr>
        <w:rPr>
          <w:color w:val="000000" w:themeColor="text1"/>
        </w:rPr>
      </w:pPr>
      <w:r w:rsidRPr="00A73F38">
        <w:rPr>
          <w:color w:val="000000" w:themeColor="text1"/>
        </w:rPr>
        <w:t>最常见故障，旋转机械的通病</w:t>
      </w:r>
    </w:p>
    <w:p w14:paraId="29A6101D" w14:textId="77777777" w:rsidR="00A73F38" w:rsidRPr="00A73F38" w:rsidRDefault="00A73F38" w:rsidP="00A73F38">
      <w:pPr>
        <w:numPr>
          <w:ilvl w:val="1"/>
          <w:numId w:val="27"/>
        </w:numPr>
        <w:rPr>
          <w:color w:val="000000" w:themeColor="text1"/>
        </w:rPr>
      </w:pPr>
      <w:r w:rsidRPr="00A73F38">
        <w:rPr>
          <w:color w:val="000000" w:themeColor="text1"/>
        </w:rPr>
        <w:t>传感器表现：振动幅值上升，</w:t>
      </w:r>
      <w:r w:rsidRPr="00A73F38">
        <w:rPr>
          <w:color w:val="000000" w:themeColor="text1"/>
        </w:rPr>
        <w:t>BPFO/BPFI</w:t>
      </w:r>
      <w:r w:rsidRPr="00A73F38">
        <w:rPr>
          <w:color w:val="000000" w:themeColor="text1"/>
        </w:rPr>
        <w:t>频率成分增强，温度缓慢升高</w:t>
      </w:r>
    </w:p>
    <w:p w14:paraId="62C4F988" w14:textId="77777777" w:rsidR="00A73F38" w:rsidRPr="00A73F38" w:rsidRDefault="00A73F38" w:rsidP="00A73F38">
      <w:pPr>
        <w:numPr>
          <w:ilvl w:val="0"/>
          <w:numId w:val="27"/>
        </w:numPr>
        <w:rPr>
          <w:color w:val="000000" w:themeColor="text1"/>
        </w:rPr>
      </w:pPr>
      <w:r w:rsidRPr="00A73F38">
        <w:rPr>
          <w:b/>
          <w:bCs/>
          <w:color w:val="000000" w:themeColor="text1"/>
        </w:rPr>
        <w:t>密封件泄漏（</w:t>
      </w:r>
      <w:r w:rsidRPr="00A73F38">
        <w:rPr>
          <w:b/>
          <w:bCs/>
          <w:color w:val="000000" w:themeColor="text1"/>
        </w:rPr>
        <w:t>Seal Leakage</w:t>
      </w:r>
      <w:r w:rsidRPr="00A73F38">
        <w:rPr>
          <w:b/>
          <w:bCs/>
          <w:color w:val="000000" w:themeColor="text1"/>
        </w:rPr>
        <w:t>）：</w:t>
      </w:r>
    </w:p>
    <w:p w14:paraId="39A5BDCF" w14:textId="77777777" w:rsidR="00A73F38" w:rsidRPr="00A73F38" w:rsidRDefault="00A73F38" w:rsidP="00A73F38">
      <w:pPr>
        <w:numPr>
          <w:ilvl w:val="1"/>
          <w:numId w:val="27"/>
        </w:numPr>
        <w:rPr>
          <w:color w:val="000000" w:themeColor="text1"/>
        </w:rPr>
      </w:pPr>
      <w:r w:rsidRPr="00A73F38">
        <w:rPr>
          <w:color w:val="000000" w:themeColor="text1"/>
        </w:rPr>
        <w:t>真空泵特有，密封失效导致漏气</w:t>
      </w:r>
    </w:p>
    <w:p w14:paraId="266F7B27" w14:textId="77777777" w:rsidR="00A73F38" w:rsidRPr="00A73F38" w:rsidRDefault="00A73F38" w:rsidP="00A73F38">
      <w:pPr>
        <w:numPr>
          <w:ilvl w:val="1"/>
          <w:numId w:val="27"/>
        </w:numPr>
        <w:rPr>
          <w:color w:val="000000" w:themeColor="text1"/>
        </w:rPr>
      </w:pPr>
      <w:r w:rsidRPr="00A73F38">
        <w:rPr>
          <w:color w:val="000000" w:themeColor="text1"/>
        </w:rPr>
        <w:t>传感器表现：真空度（压力）异常，抽速下降，电机电流上升（泵要更努力才能维持真空）</w:t>
      </w:r>
    </w:p>
    <w:p w14:paraId="1DD44F8D" w14:textId="77777777" w:rsidR="00A73F38" w:rsidRPr="00A73F38" w:rsidRDefault="00A73F38" w:rsidP="00A73F38">
      <w:pPr>
        <w:numPr>
          <w:ilvl w:val="0"/>
          <w:numId w:val="27"/>
        </w:numPr>
        <w:rPr>
          <w:color w:val="000000" w:themeColor="text1"/>
        </w:rPr>
      </w:pPr>
      <w:r w:rsidRPr="00A73F38">
        <w:rPr>
          <w:b/>
          <w:bCs/>
          <w:color w:val="000000" w:themeColor="text1"/>
        </w:rPr>
        <w:t>转子积垢（</w:t>
      </w:r>
      <w:r w:rsidRPr="00A73F38">
        <w:rPr>
          <w:b/>
          <w:bCs/>
          <w:color w:val="000000" w:themeColor="text1"/>
        </w:rPr>
        <w:t>Rotor Fouling</w:t>
      </w:r>
      <w:r w:rsidRPr="00A73F38">
        <w:rPr>
          <w:b/>
          <w:bCs/>
          <w:color w:val="000000" w:themeColor="text1"/>
        </w:rPr>
        <w:t>）：</w:t>
      </w:r>
    </w:p>
    <w:p w14:paraId="74FC9987" w14:textId="77777777" w:rsidR="00A73F38" w:rsidRPr="00A73F38" w:rsidRDefault="00A73F38" w:rsidP="00A73F38">
      <w:pPr>
        <w:numPr>
          <w:ilvl w:val="1"/>
          <w:numId w:val="27"/>
        </w:numPr>
        <w:rPr>
          <w:color w:val="000000" w:themeColor="text1"/>
        </w:rPr>
      </w:pPr>
      <w:r w:rsidRPr="00A73F38">
        <w:rPr>
          <w:color w:val="000000" w:themeColor="text1"/>
        </w:rPr>
        <w:t>工艺副产物（粉末、聚合物）沉积在转子上</w:t>
      </w:r>
    </w:p>
    <w:p w14:paraId="199AD0EC" w14:textId="77777777" w:rsidR="00A73F38" w:rsidRPr="00A73F38" w:rsidRDefault="00A73F38" w:rsidP="00A73F38">
      <w:pPr>
        <w:numPr>
          <w:ilvl w:val="1"/>
          <w:numId w:val="27"/>
        </w:numPr>
        <w:rPr>
          <w:color w:val="000000" w:themeColor="text1"/>
        </w:rPr>
      </w:pPr>
      <w:r w:rsidRPr="00A73F38">
        <w:rPr>
          <w:color w:val="000000" w:themeColor="text1"/>
        </w:rPr>
        <w:t>传感器表现：电机电流逐渐上升，振动模式改变，温度升高</w:t>
      </w:r>
    </w:p>
    <w:p w14:paraId="634DB165" w14:textId="77777777" w:rsidR="00A73F38" w:rsidRPr="00A73F38" w:rsidRDefault="00A73F38" w:rsidP="00A73F38">
      <w:pPr>
        <w:numPr>
          <w:ilvl w:val="0"/>
          <w:numId w:val="27"/>
        </w:numPr>
        <w:rPr>
          <w:color w:val="000000" w:themeColor="text1"/>
        </w:rPr>
      </w:pPr>
      <w:r w:rsidRPr="00A73F38">
        <w:rPr>
          <w:b/>
          <w:bCs/>
          <w:color w:val="000000" w:themeColor="text1"/>
        </w:rPr>
        <w:t>油路问题（</w:t>
      </w:r>
      <w:r w:rsidRPr="00A73F38">
        <w:rPr>
          <w:b/>
          <w:bCs/>
          <w:color w:val="000000" w:themeColor="text1"/>
        </w:rPr>
        <w:t>Oil System</w:t>
      </w:r>
      <w:r w:rsidRPr="00A73F38">
        <w:rPr>
          <w:b/>
          <w:bCs/>
          <w:color w:val="000000" w:themeColor="text1"/>
        </w:rPr>
        <w:t>）：</w:t>
      </w:r>
    </w:p>
    <w:p w14:paraId="369B4A5B" w14:textId="77777777" w:rsidR="00A73F38" w:rsidRPr="00A73F38" w:rsidRDefault="00A73F38" w:rsidP="00A73F38">
      <w:pPr>
        <w:numPr>
          <w:ilvl w:val="1"/>
          <w:numId w:val="27"/>
        </w:numPr>
        <w:rPr>
          <w:color w:val="000000" w:themeColor="text1"/>
        </w:rPr>
      </w:pPr>
      <w:r w:rsidRPr="00A73F38">
        <w:rPr>
          <w:color w:val="000000" w:themeColor="text1"/>
        </w:rPr>
        <w:t>油位不足或油品劣化</w:t>
      </w:r>
    </w:p>
    <w:p w14:paraId="7E8056A7" w14:textId="77777777" w:rsidR="00A73F38" w:rsidRPr="00A73F38" w:rsidRDefault="00A73F38" w:rsidP="00A73F38">
      <w:pPr>
        <w:numPr>
          <w:ilvl w:val="1"/>
          <w:numId w:val="27"/>
        </w:numPr>
        <w:rPr>
          <w:color w:val="000000" w:themeColor="text1"/>
        </w:rPr>
      </w:pPr>
      <w:r w:rsidRPr="00A73F38">
        <w:rPr>
          <w:color w:val="000000" w:themeColor="text1"/>
        </w:rPr>
        <w:t>传感器表现：温度异常升高，振动加剧，严重时轴承直接损坏</w:t>
      </w:r>
    </w:p>
    <w:p w14:paraId="1C893D74" w14:textId="77777777" w:rsidR="00A73F38" w:rsidRPr="00A73F38" w:rsidRDefault="00A73F38" w:rsidP="00A73F38">
      <w:pPr>
        <w:numPr>
          <w:ilvl w:val="0"/>
          <w:numId w:val="27"/>
        </w:numPr>
        <w:rPr>
          <w:color w:val="000000" w:themeColor="text1"/>
        </w:rPr>
      </w:pPr>
      <w:r w:rsidRPr="00A73F38">
        <w:rPr>
          <w:b/>
          <w:bCs/>
          <w:color w:val="000000" w:themeColor="text1"/>
        </w:rPr>
        <w:t>电机退化（</w:t>
      </w:r>
      <w:r w:rsidRPr="00A73F38">
        <w:rPr>
          <w:b/>
          <w:bCs/>
          <w:color w:val="000000" w:themeColor="text1"/>
        </w:rPr>
        <w:t>Motor Degradation</w:t>
      </w:r>
      <w:r w:rsidRPr="00A73F38">
        <w:rPr>
          <w:b/>
          <w:bCs/>
          <w:color w:val="000000" w:themeColor="text1"/>
        </w:rPr>
        <w:t>）：</w:t>
      </w:r>
    </w:p>
    <w:p w14:paraId="58075D7C" w14:textId="77777777" w:rsidR="00A73F38" w:rsidRPr="00A73F38" w:rsidRDefault="00A73F38" w:rsidP="00A73F38">
      <w:pPr>
        <w:numPr>
          <w:ilvl w:val="1"/>
          <w:numId w:val="27"/>
        </w:numPr>
        <w:rPr>
          <w:color w:val="000000" w:themeColor="text1"/>
        </w:rPr>
      </w:pPr>
      <w:r w:rsidRPr="00A73F38">
        <w:rPr>
          <w:color w:val="000000" w:themeColor="text1"/>
        </w:rPr>
        <w:t>传感器表现：电流波动，功率因数变化，温度异常</w:t>
      </w:r>
    </w:p>
    <w:p w14:paraId="2D9A4FCA" w14:textId="77777777" w:rsidR="00A73F38" w:rsidRPr="00A73F38" w:rsidRDefault="00A73F38" w:rsidP="00A73F38">
      <w:pPr>
        <w:numPr>
          <w:ilvl w:val="0"/>
          <w:numId w:val="27"/>
        </w:numPr>
        <w:rPr>
          <w:color w:val="000000" w:themeColor="text1"/>
        </w:rPr>
      </w:pPr>
      <w:r w:rsidRPr="00A73F38">
        <w:rPr>
          <w:b/>
          <w:bCs/>
          <w:color w:val="000000" w:themeColor="text1"/>
        </w:rPr>
        <w:t>关键认知：</w:t>
      </w:r>
      <w:r w:rsidRPr="00A73F38">
        <w:rPr>
          <w:color w:val="000000" w:themeColor="text1"/>
        </w:rPr>
        <w:t xml:space="preserve"> </w:t>
      </w:r>
      <w:r w:rsidRPr="00A73F38">
        <w:rPr>
          <w:color w:val="000000" w:themeColor="text1"/>
        </w:rPr>
        <w:t>不同工艺（如</w:t>
      </w:r>
      <w:r w:rsidRPr="00A73F38">
        <w:rPr>
          <w:color w:val="000000" w:themeColor="text1"/>
        </w:rPr>
        <w:t>Etch</w:t>
      </w:r>
      <w:r w:rsidRPr="00A73F38">
        <w:rPr>
          <w:color w:val="000000" w:themeColor="text1"/>
        </w:rPr>
        <w:t>用腐蚀性气体，</w:t>
      </w:r>
      <w:r w:rsidRPr="00A73F38">
        <w:rPr>
          <w:color w:val="000000" w:themeColor="text1"/>
        </w:rPr>
        <w:t>CVD</w:t>
      </w:r>
      <w:r w:rsidRPr="00A73F38">
        <w:rPr>
          <w:color w:val="000000" w:themeColor="text1"/>
        </w:rPr>
        <w:t>产生粉末）对泵的磨损机制完全不同，这就是为什么模型必须针对客户工艺做</w:t>
      </w:r>
      <w:r w:rsidRPr="00A73F38">
        <w:rPr>
          <w:color w:val="000000" w:themeColor="text1"/>
        </w:rPr>
        <w:t>site-specific tuning</w:t>
      </w:r>
      <w:r w:rsidRPr="00A73F38">
        <w:rPr>
          <w:color w:val="000000" w:themeColor="text1"/>
        </w:rPr>
        <w:t>。</w:t>
      </w:r>
    </w:p>
    <w:p w14:paraId="13F3C7E2" w14:textId="77777777" w:rsidR="00A73F38" w:rsidRPr="00A73F38" w:rsidRDefault="00A73F38" w:rsidP="00A73F38">
      <w:pPr>
        <w:rPr>
          <w:color w:val="000000" w:themeColor="text1"/>
        </w:rPr>
      </w:pPr>
      <w:r w:rsidRPr="00A73F38">
        <w:rPr>
          <w:color w:val="000000" w:themeColor="text1"/>
        </w:rPr>
        <w:pict w14:anchorId="651EA506">
          <v:rect id="_x0000_i1357" style="width:0;height:1.5pt" o:hralign="center" o:hrstd="t" o:hr="t" fillcolor="#a0a0a0" stroked="f"/>
        </w:pict>
      </w:r>
    </w:p>
    <w:p w14:paraId="0A47F83B" w14:textId="77777777" w:rsidR="00A73F38" w:rsidRPr="00A73F38" w:rsidRDefault="00A73F38" w:rsidP="00A73F38">
      <w:pPr>
        <w:rPr>
          <w:b/>
          <w:bCs/>
          <w:color w:val="000000" w:themeColor="text1"/>
        </w:rPr>
      </w:pPr>
      <w:r w:rsidRPr="00A73F38">
        <w:rPr>
          <w:b/>
          <w:bCs/>
          <w:color w:val="000000" w:themeColor="text1"/>
        </w:rPr>
        <w:t xml:space="preserve">C3. </w:t>
      </w:r>
      <w:r w:rsidRPr="00A73F38">
        <w:rPr>
          <w:b/>
          <w:bCs/>
          <w:color w:val="000000" w:themeColor="text1"/>
        </w:rPr>
        <w:t>什么是</w:t>
      </w:r>
      <w:r w:rsidRPr="00A73F38">
        <w:rPr>
          <w:b/>
          <w:bCs/>
          <w:color w:val="000000" w:themeColor="text1"/>
        </w:rPr>
        <w:t>EMS</w:t>
      </w:r>
      <w:r w:rsidRPr="00A73F38">
        <w:rPr>
          <w:b/>
          <w:bCs/>
          <w:color w:val="000000" w:themeColor="text1"/>
        </w:rPr>
        <w:t>？它和真空泵的预测维护有什么关系？</w:t>
      </w:r>
    </w:p>
    <w:p w14:paraId="060A9BB8" w14:textId="77777777" w:rsidR="00A73F38" w:rsidRPr="00A73F38" w:rsidRDefault="00A73F38" w:rsidP="00A73F38">
      <w:pPr>
        <w:rPr>
          <w:color w:val="000000" w:themeColor="text1"/>
        </w:rPr>
      </w:pPr>
      <w:r w:rsidRPr="00A73F38">
        <w:rPr>
          <w:b/>
          <w:bCs/>
          <w:color w:val="000000" w:themeColor="text1"/>
        </w:rPr>
        <w:t>答：</w:t>
      </w:r>
    </w:p>
    <w:p w14:paraId="6004A2BB" w14:textId="77777777" w:rsidR="00A73F38" w:rsidRPr="00A73F38" w:rsidRDefault="00A73F38" w:rsidP="00A73F38">
      <w:pPr>
        <w:numPr>
          <w:ilvl w:val="0"/>
          <w:numId w:val="28"/>
        </w:numPr>
        <w:rPr>
          <w:color w:val="000000" w:themeColor="text1"/>
        </w:rPr>
      </w:pPr>
      <w:r w:rsidRPr="00A73F38">
        <w:rPr>
          <w:b/>
          <w:bCs/>
          <w:color w:val="000000" w:themeColor="text1"/>
        </w:rPr>
        <w:t>EMS</w:t>
      </w:r>
      <w:r w:rsidRPr="00A73F38">
        <w:rPr>
          <w:b/>
          <w:bCs/>
          <w:color w:val="000000" w:themeColor="text1"/>
        </w:rPr>
        <w:t>（</w:t>
      </w:r>
      <w:r w:rsidRPr="00A73F38">
        <w:rPr>
          <w:b/>
          <w:bCs/>
          <w:color w:val="000000" w:themeColor="text1"/>
        </w:rPr>
        <w:t>Edwards Monitoring System</w:t>
      </w:r>
      <w:r w:rsidRPr="00A73F38">
        <w:rPr>
          <w:b/>
          <w:bCs/>
          <w:color w:val="000000" w:themeColor="text1"/>
        </w:rPr>
        <w:t>）：</w:t>
      </w:r>
      <w:r w:rsidRPr="00A73F38">
        <w:rPr>
          <w:color w:val="000000" w:themeColor="text1"/>
        </w:rPr>
        <w:t xml:space="preserve"> Edwards</w:t>
      </w:r>
      <w:r w:rsidRPr="00A73F38">
        <w:rPr>
          <w:color w:val="000000" w:themeColor="text1"/>
        </w:rPr>
        <w:t>自己开发的设备监控系统，负责实时采集真空泵的传感器数据（压力、温度、电流、振动等）并上传到云端。</w:t>
      </w:r>
    </w:p>
    <w:p w14:paraId="2CE3C550" w14:textId="77777777" w:rsidR="00A73F38" w:rsidRPr="00A73F38" w:rsidRDefault="00A73F38" w:rsidP="00A73F38">
      <w:pPr>
        <w:numPr>
          <w:ilvl w:val="0"/>
          <w:numId w:val="28"/>
        </w:numPr>
        <w:rPr>
          <w:color w:val="000000" w:themeColor="text1"/>
        </w:rPr>
      </w:pPr>
      <w:r w:rsidRPr="00A73F38">
        <w:rPr>
          <w:b/>
          <w:bCs/>
          <w:color w:val="000000" w:themeColor="text1"/>
        </w:rPr>
        <w:t>和预测维护的关系：</w:t>
      </w:r>
    </w:p>
    <w:p w14:paraId="39155EB0" w14:textId="77777777" w:rsidR="00A73F38" w:rsidRPr="00A73F38" w:rsidRDefault="00A73F38" w:rsidP="00A73F38">
      <w:pPr>
        <w:numPr>
          <w:ilvl w:val="1"/>
          <w:numId w:val="28"/>
        </w:numPr>
        <w:rPr>
          <w:color w:val="000000" w:themeColor="text1"/>
        </w:rPr>
      </w:pPr>
      <w:r w:rsidRPr="00A73F38">
        <w:rPr>
          <w:color w:val="000000" w:themeColor="text1"/>
        </w:rPr>
        <w:t>EMS</w:t>
      </w:r>
      <w:r w:rsidRPr="00A73F38">
        <w:rPr>
          <w:color w:val="000000" w:themeColor="text1"/>
        </w:rPr>
        <w:t>是数据采集层，预测维护模型是分析层，两者是上下游关系</w:t>
      </w:r>
    </w:p>
    <w:p w14:paraId="03DE4A80" w14:textId="77777777" w:rsidR="00A73F38" w:rsidRPr="00A73F38" w:rsidRDefault="00A73F38" w:rsidP="00A73F38">
      <w:pPr>
        <w:numPr>
          <w:ilvl w:val="1"/>
          <w:numId w:val="28"/>
        </w:numPr>
        <w:rPr>
          <w:color w:val="000000" w:themeColor="text1"/>
        </w:rPr>
      </w:pPr>
      <w:r w:rsidRPr="00A73F38">
        <w:rPr>
          <w:color w:val="000000" w:themeColor="text1"/>
        </w:rPr>
        <w:t>没有</w:t>
      </w:r>
      <w:r w:rsidRPr="00A73F38">
        <w:rPr>
          <w:color w:val="000000" w:themeColor="text1"/>
        </w:rPr>
        <w:t>EMS</w:t>
      </w:r>
      <w:r w:rsidRPr="00A73F38">
        <w:rPr>
          <w:color w:val="000000" w:themeColor="text1"/>
        </w:rPr>
        <w:t>的稳定数据采集，预测模型就没有输入</w:t>
      </w:r>
    </w:p>
    <w:p w14:paraId="01DCCBB3" w14:textId="77777777" w:rsidR="00A73F38" w:rsidRPr="00A73F38" w:rsidRDefault="00A73F38" w:rsidP="00A73F38">
      <w:pPr>
        <w:numPr>
          <w:ilvl w:val="1"/>
          <w:numId w:val="28"/>
        </w:numPr>
        <w:rPr>
          <w:color w:val="000000" w:themeColor="text1"/>
        </w:rPr>
      </w:pPr>
      <w:r w:rsidRPr="00A73F38">
        <w:rPr>
          <w:color w:val="000000" w:themeColor="text1"/>
        </w:rPr>
        <w:t>JD</w:t>
      </w:r>
      <w:r w:rsidRPr="00A73F38">
        <w:rPr>
          <w:color w:val="000000" w:themeColor="text1"/>
        </w:rPr>
        <w:t>里提到的</w:t>
      </w:r>
      <w:r w:rsidRPr="00A73F38">
        <w:rPr>
          <w:color w:val="000000" w:themeColor="text1"/>
        </w:rPr>
        <w:t>6</w:t>
      </w:r>
      <w:del w:id="1" w:author="Unknown">
        <w:r w:rsidRPr="00A73F38">
          <w:rPr>
            <w:color w:val="000000" w:themeColor="text1"/>
          </w:rPr>
          <w:delText>7K EMS install base</w:delText>
        </w:r>
        <w:r w:rsidRPr="00A73F38">
          <w:rPr>
            <w:color w:val="000000" w:themeColor="text1"/>
          </w:rPr>
          <w:delText>，意味着有</w:delText>
        </w:r>
        <w:r w:rsidRPr="00A73F38">
          <w:rPr>
            <w:color w:val="000000" w:themeColor="text1"/>
          </w:rPr>
          <w:delText>6</w:delText>
        </w:r>
      </w:del>
      <w:r w:rsidRPr="00A73F38">
        <w:rPr>
          <w:color w:val="000000" w:themeColor="text1"/>
        </w:rPr>
        <w:t>7</w:t>
      </w:r>
      <w:r w:rsidRPr="00A73F38">
        <w:rPr>
          <w:color w:val="000000" w:themeColor="text1"/>
        </w:rPr>
        <w:t>千台泵已经接入了监控系统，这是模型训练和部署的数据基础</w:t>
      </w:r>
    </w:p>
    <w:p w14:paraId="0E7F322D" w14:textId="77777777" w:rsidR="00A73F38" w:rsidRPr="00A73F38" w:rsidRDefault="00A73F38" w:rsidP="00A73F38">
      <w:pPr>
        <w:numPr>
          <w:ilvl w:val="1"/>
          <w:numId w:val="28"/>
        </w:numPr>
        <w:rPr>
          <w:color w:val="000000" w:themeColor="text1"/>
        </w:rPr>
      </w:pPr>
      <w:r w:rsidRPr="00A73F38">
        <w:rPr>
          <w:color w:val="000000" w:themeColor="text1"/>
        </w:rPr>
        <w:t>70K~100K</w:t>
      </w:r>
      <w:r w:rsidRPr="00A73F38">
        <w:rPr>
          <w:color w:val="000000" w:themeColor="text1"/>
        </w:rPr>
        <w:t>台泵的</w:t>
      </w:r>
      <w:r w:rsidRPr="00A73F38">
        <w:rPr>
          <w:color w:val="000000" w:themeColor="text1"/>
        </w:rPr>
        <w:t>install base</w:t>
      </w:r>
      <w:r w:rsidRPr="00A73F38">
        <w:rPr>
          <w:color w:val="000000" w:themeColor="text1"/>
        </w:rPr>
        <w:t>中，</w:t>
      </w:r>
      <w:r w:rsidRPr="00A73F38">
        <w:rPr>
          <w:color w:val="000000" w:themeColor="text1"/>
        </w:rPr>
        <w:t>EMS</w:t>
      </w:r>
      <w:r w:rsidRPr="00A73F38">
        <w:rPr>
          <w:color w:val="000000" w:themeColor="text1"/>
        </w:rPr>
        <w:t>覆盖率还不到</w:t>
      </w:r>
      <w:r w:rsidRPr="00A73F38">
        <w:rPr>
          <w:color w:val="000000" w:themeColor="text1"/>
        </w:rPr>
        <w:t>10%</w:t>
      </w:r>
      <w:r w:rsidRPr="00A73F38">
        <w:rPr>
          <w:color w:val="000000" w:themeColor="text1"/>
        </w:rPr>
        <w:t>，说明还有大量扩展空间</w:t>
      </w:r>
    </w:p>
    <w:p w14:paraId="40B498E7" w14:textId="77777777" w:rsidR="00A73F38" w:rsidRPr="00A73F38" w:rsidRDefault="00A73F38" w:rsidP="00A73F38">
      <w:pPr>
        <w:numPr>
          <w:ilvl w:val="0"/>
          <w:numId w:val="28"/>
        </w:numPr>
        <w:rPr>
          <w:color w:val="000000" w:themeColor="text1"/>
        </w:rPr>
      </w:pPr>
      <w:r w:rsidRPr="00A73F38">
        <w:rPr>
          <w:b/>
          <w:bCs/>
          <w:color w:val="000000" w:themeColor="text1"/>
        </w:rPr>
        <w:t>你在面试时可以主动问</w:t>
      </w:r>
      <w:proofErr w:type="spellStart"/>
      <w:r w:rsidRPr="00A73F38">
        <w:rPr>
          <w:b/>
          <w:bCs/>
          <w:color w:val="000000" w:themeColor="text1"/>
        </w:rPr>
        <w:t>Minjian</w:t>
      </w:r>
      <w:proofErr w:type="spellEnd"/>
      <w:r w:rsidRPr="00A73F38">
        <w:rPr>
          <w:b/>
          <w:bCs/>
          <w:color w:val="000000" w:themeColor="text1"/>
        </w:rPr>
        <w:t>：</w:t>
      </w:r>
      <w:r w:rsidRPr="00A73F38">
        <w:rPr>
          <w:color w:val="000000" w:themeColor="text1"/>
        </w:rPr>
        <w:t xml:space="preserve"> EMS</w:t>
      </w:r>
      <w:r w:rsidRPr="00A73F38">
        <w:rPr>
          <w:color w:val="000000" w:themeColor="text1"/>
        </w:rPr>
        <w:t>采集的数据频率是多少？数据存储在哪里（本地还是云端）？这会帮你理解模型部署的实际约束。</w:t>
      </w:r>
    </w:p>
    <w:p w14:paraId="6B5ABB5E" w14:textId="77777777" w:rsidR="00A73F38" w:rsidRPr="00A73F38" w:rsidRDefault="00A73F38" w:rsidP="00A73F38">
      <w:pPr>
        <w:rPr>
          <w:color w:val="000000" w:themeColor="text1"/>
        </w:rPr>
      </w:pPr>
      <w:r w:rsidRPr="00A73F38">
        <w:rPr>
          <w:color w:val="000000" w:themeColor="text1"/>
        </w:rPr>
        <w:pict w14:anchorId="63ADCC97">
          <v:rect id="_x0000_i1358" style="width:0;height:1.5pt" o:hralign="center" o:hrstd="t" o:hr="t" fillcolor="#a0a0a0" stroked="f"/>
        </w:pict>
      </w:r>
    </w:p>
    <w:p w14:paraId="12D3031B" w14:textId="77777777" w:rsidR="00A73F38" w:rsidRPr="00A73F38" w:rsidRDefault="00A73F38" w:rsidP="00A73F38">
      <w:pPr>
        <w:rPr>
          <w:b/>
          <w:bCs/>
          <w:color w:val="000000" w:themeColor="text1"/>
        </w:rPr>
      </w:pPr>
      <w:r w:rsidRPr="00A73F38">
        <w:rPr>
          <w:b/>
          <w:bCs/>
          <w:color w:val="000000" w:themeColor="text1"/>
        </w:rPr>
        <w:t xml:space="preserve">C4. </w:t>
      </w:r>
      <w:r w:rsidRPr="00A73F38">
        <w:rPr>
          <w:b/>
          <w:bCs/>
          <w:color w:val="000000" w:themeColor="text1"/>
        </w:rPr>
        <w:t>不同半导体工艺（</w:t>
      </w:r>
      <w:r w:rsidRPr="00A73F38">
        <w:rPr>
          <w:b/>
          <w:bCs/>
          <w:color w:val="000000" w:themeColor="text1"/>
        </w:rPr>
        <w:t>Etch</w:t>
      </w:r>
      <w:r w:rsidRPr="00A73F38">
        <w:rPr>
          <w:b/>
          <w:bCs/>
          <w:color w:val="000000" w:themeColor="text1"/>
        </w:rPr>
        <w:t>、</w:t>
      </w:r>
      <w:r w:rsidRPr="00A73F38">
        <w:rPr>
          <w:b/>
          <w:bCs/>
          <w:color w:val="000000" w:themeColor="text1"/>
        </w:rPr>
        <w:t>CVD</w:t>
      </w:r>
      <w:r w:rsidRPr="00A73F38">
        <w:rPr>
          <w:b/>
          <w:bCs/>
          <w:color w:val="000000" w:themeColor="text1"/>
        </w:rPr>
        <w:t>、扩散等）对真空泵的磨损方式有什么不同？为什么这对你的模型很重要？</w:t>
      </w:r>
    </w:p>
    <w:p w14:paraId="442AE352" w14:textId="77777777" w:rsidR="00A73F38" w:rsidRPr="00A73F38" w:rsidRDefault="00A73F38" w:rsidP="00A73F38">
      <w:pPr>
        <w:rPr>
          <w:color w:val="000000" w:themeColor="text1"/>
        </w:rPr>
      </w:pPr>
      <w:r w:rsidRPr="00A73F38">
        <w:rPr>
          <w:b/>
          <w:bCs/>
          <w:color w:val="000000" w:themeColor="text1"/>
        </w:rPr>
        <w:lastRenderedPageBreak/>
        <w:t>答：</w:t>
      </w:r>
    </w:p>
    <w:p w14:paraId="3C5FA9B0" w14:textId="77777777" w:rsidR="00A73F38" w:rsidRPr="00A73F38" w:rsidRDefault="00A73F38" w:rsidP="00A73F38">
      <w:pPr>
        <w:numPr>
          <w:ilvl w:val="0"/>
          <w:numId w:val="29"/>
        </w:numPr>
        <w:rPr>
          <w:color w:val="000000" w:themeColor="text1"/>
        </w:rPr>
      </w:pPr>
      <w:r w:rsidRPr="00A73F38">
        <w:rPr>
          <w:b/>
          <w:bCs/>
          <w:color w:val="000000" w:themeColor="text1"/>
        </w:rPr>
        <w:t>Etch</w:t>
      </w:r>
      <w:r w:rsidRPr="00A73F38">
        <w:rPr>
          <w:b/>
          <w:bCs/>
          <w:color w:val="000000" w:themeColor="text1"/>
        </w:rPr>
        <w:t>（刻蚀）工艺：</w:t>
      </w:r>
    </w:p>
    <w:p w14:paraId="3CFDAA2B" w14:textId="77777777" w:rsidR="00A73F38" w:rsidRPr="00A73F38" w:rsidRDefault="00A73F38" w:rsidP="00A73F38">
      <w:pPr>
        <w:numPr>
          <w:ilvl w:val="1"/>
          <w:numId w:val="29"/>
        </w:numPr>
        <w:rPr>
          <w:color w:val="000000" w:themeColor="text1"/>
        </w:rPr>
      </w:pPr>
      <w:r w:rsidRPr="00A73F38">
        <w:rPr>
          <w:color w:val="000000" w:themeColor="text1"/>
        </w:rPr>
        <w:t>使用腐蚀性气体（如</w:t>
      </w:r>
      <w:r w:rsidRPr="00A73F38">
        <w:rPr>
          <w:color w:val="000000" w:themeColor="text1"/>
        </w:rPr>
        <w:t>HF</w:t>
      </w:r>
      <w:r w:rsidRPr="00A73F38">
        <w:rPr>
          <w:color w:val="000000" w:themeColor="text1"/>
        </w:rPr>
        <w:t>、</w:t>
      </w:r>
      <w:r w:rsidRPr="00A73F38">
        <w:rPr>
          <w:color w:val="000000" w:themeColor="text1"/>
        </w:rPr>
        <w:t>Cl</w:t>
      </w:r>
      <w:r w:rsidRPr="00A73F38">
        <w:rPr>
          <w:rFonts w:ascii="Cambria Math" w:hAnsi="Cambria Math" w:cs="Cambria Math"/>
          <w:color w:val="000000" w:themeColor="text1"/>
        </w:rPr>
        <w:t>₂</w:t>
      </w:r>
      <w:r w:rsidRPr="00A73F38">
        <w:rPr>
          <w:color w:val="000000" w:themeColor="text1"/>
        </w:rPr>
        <w:t>、</w:t>
      </w:r>
      <w:r w:rsidRPr="00A73F38">
        <w:rPr>
          <w:color w:val="000000" w:themeColor="text1"/>
        </w:rPr>
        <w:t>F</w:t>
      </w:r>
      <w:r w:rsidRPr="00A73F38">
        <w:rPr>
          <w:color w:val="000000" w:themeColor="text1"/>
        </w:rPr>
        <w:t>基气体）</w:t>
      </w:r>
    </w:p>
    <w:p w14:paraId="6A75F64E" w14:textId="77777777" w:rsidR="00A73F38" w:rsidRPr="00A73F38" w:rsidRDefault="00A73F38" w:rsidP="00A73F38">
      <w:pPr>
        <w:numPr>
          <w:ilvl w:val="1"/>
          <w:numId w:val="29"/>
        </w:numPr>
        <w:rPr>
          <w:color w:val="000000" w:themeColor="text1"/>
        </w:rPr>
      </w:pPr>
      <w:r w:rsidRPr="00A73F38">
        <w:rPr>
          <w:color w:val="000000" w:themeColor="text1"/>
        </w:rPr>
        <w:t>对泵的腐蚀性极强，密封件和内壁材料加速退化</w:t>
      </w:r>
    </w:p>
    <w:p w14:paraId="4A770180" w14:textId="77777777" w:rsidR="00A73F38" w:rsidRPr="00A73F38" w:rsidRDefault="00A73F38" w:rsidP="00A73F38">
      <w:pPr>
        <w:numPr>
          <w:ilvl w:val="1"/>
          <w:numId w:val="29"/>
        </w:numPr>
        <w:rPr>
          <w:color w:val="000000" w:themeColor="text1"/>
        </w:rPr>
      </w:pPr>
      <w:r w:rsidRPr="00A73F38">
        <w:rPr>
          <w:color w:val="000000" w:themeColor="text1"/>
        </w:rPr>
        <w:t>模型特征：密封泄漏信号出现更早，寿命曲线更陡</w:t>
      </w:r>
    </w:p>
    <w:p w14:paraId="52816C4E" w14:textId="77777777" w:rsidR="00A73F38" w:rsidRPr="00A73F38" w:rsidRDefault="00A73F38" w:rsidP="00A73F38">
      <w:pPr>
        <w:numPr>
          <w:ilvl w:val="0"/>
          <w:numId w:val="29"/>
        </w:numPr>
        <w:rPr>
          <w:color w:val="000000" w:themeColor="text1"/>
        </w:rPr>
      </w:pPr>
      <w:r w:rsidRPr="00A73F38">
        <w:rPr>
          <w:b/>
          <w:bCs/>
          <w:color w:val="000000" w:themeColor="text1"/>
        </w:rPr>
        <w:t>CVD</w:t>
      </w:r>
      <w:r w:rsidRPr="00A73F38">
        <w:rPr>
          <w:b/>
          <w:bCs/>
          <w:color w:val="000000" w:themeColor="text1"/>
        </w:rPr>
        <w:t>（化学气相沉积）工艺：</w:t>
      </w:r>
    </w:p>
    <w:p w14:paraId="4A24E040" w14:textId="77777777" w:rsidR="00A73F38" w:rsidRPr="00A73F38" w:rsidRDefault="00A73F38" w:rsidP="00A73F38">
      <w:pPr>
        <w:numPr>
          <w:ilvl w:val="1"/>
          <w:numId w:val="29"/>
        </w:numPr>
        <w:rPr>
          <w:color w:val="000000" w:themeColor="text1"/>
        </w:rPr>
      </w:pPr>
      <w:r w:rsidRPr="00A73F38">
        <w:rPr>
          <w:color w:val="000000" w:themeColor="text1"/>
        </w:rPr>
        <w:t>产生大量固体副产物（粉末、聚合物）</w:t>
      </w:r>
    </w:p>
    <w:p w14:paraId="03BBD105" w14:textId="77777777" w:rsidR="00A73F38" w:rsidRPr="00A73F38" w:rsidRDefault="00A73F38" w:rsidP="00A73F38">
      <w:pPr>
        <w:numPr>
          <w:ilvl w:val="1"/>
          <w:numId w:val="29"/>
        </w:numPr>
        <w:rPr>
          <w:color w:val="000000" w:themeColor="text1"/>
        </w:rPr>
      </w:pPr>
      <w:r w:rsidRPr="00A73F38">
        <w:rPr>
          <w:color w:val="000000" w:themeColor="text1"/>
        </w:rPr>
        <w:t>容易造成转子积垢，堵塞管路</w:t>
      </w:r>
    </w:p>
    <w:p w14:paraId="574E5128" w14:textId="77777777" w:rsidR="00A73F38" w:rsidRPr="00A73F38" w:rsidRDefault="00A73F38" w:rsidP="00A73F38">
      <w:pPr>
        <w:numPr>
          <w:ilvl w:val="1"/>
          <w:numId w:val="29"/>
        </w:numPr>
        <w:rPr>
          <w:color w:val="000000" w:themeColor="text1"/>
        </w:rPr>
      </w:pPr>
      <w:r w:rsidRPr="00A73F38">
        <w:rPr>
          <w:color w:val="000000" w:themeColor="text1"/>
        </w:rPr>
        <w:t>模型特征：电流缓慢爬升是主要退化信号，振动模式与积垢厚度相关</w:t>
      </w:r>
    </w:p>
    <w:p w14:paraId="728C490A" w14:textId="77777777" w:rsidR="00A73F38" w:rsidRPr="00A73F38" w:rsidRDefault="00A73F38" w:rsidP="00A73F38">
      <w:pPr>
        <w:numPr>
          <w:ilvl w:val="0"/>
          <w:numId w:val="29"/>
        </w:numPr>
        <w:rPr>
          <w:color w:val="000000" w:themeColor="text1"/>
        </w:rPr>
      </w:pPr>
      <w:r w:rsidRPr="00A73F38">
        <w:rPr>
          <w:b/>
          <w:bCs/>
          <w:color w:val="000000" w:themeColor="text1"/>
        </w:rPr>
        <w:t>扩散</w:t>
      </w:r>
      <w:r w:rsidRPr="00A73F38">
        <w:rPr>
          <w:b/>
          <w:bCs/>
          <w:color w:val="000000" w:themeColor="text1"/>
        </w:rPr>
        <w:t>/</w:t>
      </w:r>
      <w:r w:rsidRPr="00A73F38">
        <w:rPr>
          <w:b/>
          <w:bCs/>
          <w:color w:val="000000" w:themeColor="text1"/>
        </w:rPr>
        <w:t>氧化工艺：</w:t>
      </w:r>
    </w:p>
    <w:p w14:paraId="0ADAF8DA" w14:textId="77777777" w:rsidR="00A73F38" w:rsidRPr="00A73F38" w:rsidRDefault="00A73F38" w:rsidP="00A73F38">
      <w:pPr>
        <w:numPr>
          <w:ilvl w:val="1"/>
          <w:numId w:val="29"/>
        </w:numPr>
        <w:rPr>
          <w:color w:val="000000" w:themeColor="text1"/>
        </w:rPr>
      </w:pPr>
      <w:r w:rsidRPr="00A73F38">
        <w:rPr>
          <w:color w:val="000000" w:themeColor="text1"/>
        </w:rPr>
        <w:t>相对温和，但高温环境对油品影响大</w:t>
      </w:r>
    </w:p>
    <w:p w14:paraId="0D896C2F" w14:textId="77777777" w:rsidR="00A73F38" w:rsidRPr="00A73F38" w:rsidRDefault="00A73F38" w:rsidP="00A73F38">
      <w:pPr>
        <w:numPr>
          <w:ilvl w:val="1"/>
          <w:numId w:val="29"/>
        </w:numPr>
        <w:rPr>
          <w:color w:val="000000" w:themeColor="text1"/>
        </w:rPr>
      </w:pPr>
      <w:r w:rsidRPr="00A73F38">
        <w:rPr>
          <w:color w:val="000000" w:themeColor="text1"/>
        </w:rPr>
        <w:t>模型特征：温度传感器是主要监测点</w:t>
      </w:r>
    </w:p>
    <w:p w14:paraId="6C080842" w14:textId="77777777" w:rsidR="00A73F38" w:rsidRPr="00A73F38" w:rsidRDefault="00A73F38" w:rsidP="00A73F38">
      <w:pPr>
        <w:numPr>
          <w:ilvl w:val="0"/>
          <w:numId w:val="29"/>
        </w:numPr>
        <w:rPr>
          <w:color w:val="000000" w:themeColor="text1"/>
        </w:rPr>
      </w:pPr>
      <w:r w:rsidRPr="00A73F38">
        <w:rPr>
          <w:b/>
          <w:bCs/>
          <w:color w:val="000000" w:themeColor="text1"/>
        </w:rPr>
        <w:t>为什么对模型重要：</w:t>
      </w:r>
    </w:p>
    <w:p w14:paraId="0B31CD3B" w14:textId="77777777" w:rsidR="00A73F38" w:rsidRPr="00A73F38" w:rsidRDefault="00A73F38" w:rsidP="00A73F38">
      <w:pPr>
        <w:numPr>
          <w:ilvl w:val="1"/>
          <w:numId w:val="29"/>
        </w:numPr>
        <w:rPr>
          <w:color w:val="000000" w:themeColor="text1"/>
        </w:rPr>
      </w:pPr>
      <w:r w:rsidRPr="00A73F38">
        <w:rPr>
          <w:color w:val="000000" w:themeColor="text1"/>
        </w:rPr>
        <w:t>同一型号的泵，在不同工艺下退化速度和模式完全不同</w:t>
      </w:r>
    </w:p>
    <w:p w14:paraId="109B10A6" w14:textId="77777777" w:rsidR="00A73F38" w:rsidRPr="00A73F38" w:rsidRDefault="00A73F38" w:rsidP="00A73F38">
      <w:pPr>
        <w:numPr>
          <w:ilvl w:val="1"/>
          <w:numId w:val="29"/>
        </w:numPr>
        <w:rPr>
          <w:color w:val="000000" w:themeColor="text1"/>
        </w:rPr>
      </w:pPr>
      <w:r w:rsidRPr="00A73F38">
        <w:rPr>
          <w:color w:val="000000" w:themeColor="text1"/>
        </w:rPr>
        <w:t>如果用</w:t>
      </w:r>
      <w:r w:rsidRPr="00A73F38">
        <w:rPr>
          <w:color w:val="000000" w:themeColor="text1"/>
        </w:rPr>
        <w:t>Etch</w:t>
      </w:r>
      <w:r w:rsidRPr="00A73F38">
        <w:rPr>
          <w:color w:val="000000" w:themeColor="text1"/>
        </w:rPr>
        <w:t>工艺的数据训练的模型去预测</w:t>
      </w:r>
      <w:r w:rsidRPr="00A73F38">
        <w:rPr>
          <w:color w:val="000000" w:themeColor="text1"/>
        </w:rPr>
        <w:t>CVD</w:t>
      </w:r>
      <w:r w:rsidRPr="00A73F38">
        <w:rPr>
          <w:color w:val="000000" w:themeColor="text1"/>
        </w:rPr>
        <w:t>工艺的泵，会产生严重误判</w:t>
      </w:r>
    </w:p>
    <w:p w14:paraId="27DA7D55" w14:textId="77777777" w:rsidR="00A73F38" w:rsidRPr="00A73F38" w:rsidRDefault="00A73F38" w:rsidP="00A73F38">
      <w:pPr>
        <w:numPr>
          <w:ilvl w:val="1"/>
          <w:numId w:val="29"/>
        </w:numPr>
        <w:rPr>
          <w:color w:val="000000" w:themeColor="text1"/>
        </w:rPr>
      </w:pPr>
      <w:r w:rsidRPr="00A73F38">
        <w:rPr>
          <w:color w:val="000000" w:themeColor="text1"/>
        </w:rPr>
        <w:t>这就是</w:t>
      </w:r>
      <w:r w:rsidRPr="00A73F38">
        <w:rPr>
          <w:color w:val="000000" w:themeColor="text1"/>
        </w:rPr>
        <w:t>JD</w:t>
      </w:r>
      <w:r w:rsidRPr="00A73F38">
        <w:rPr>
          <w:color w:val="000000" w:themeColor="text1"/>
        </w:rPr>
        <w:t>里强调</w:t>
      </w:r>
      <w:r w:rsidRPr="00A73F38">
        <w:rPr>
          <w:color w:val="000000" w:themeColor="text1"/>
        </w:rPr>
        <w:t>"tune and customize models to work optimally on a customer's specific process"</w:t>
      </w:r>
      <w:r w:rsidRPr="00A73F38">
        <w:rPr>
          <w:color w:val="000000" w:themeColor="text1"/>
        </w:rPr>
        <w:t>的根本原因</w:t>
      </w:r>
    </w:p>
    <w:p w14:paraId="0406F53B" w14:textId="77777777" w:rsidR="00A73F38" w:rsidRPr="00A73F38" w:rsidRDefault="00A73F38" w:rsidP="00A73F38">
      <w:pPr>
        <w:numPr>
          <w:ilvl w:val="1"/>
          <w:numId w:val="29"/>
        </w:numPr>
        <w:rPr>
          <w:color w:val="000000" w:themeColor="text1"/>
        </w:rPr>
      </w:pPr>
      <w:r w:rsidRPr="00A73F38">
        <w:rPr>
          <w:b/>
          <w:bCs/>
          <w:color w:val="000000" w:themeColor="text1"/>
        </w:rPr>
        <w:t>你的</w:t>
      </w:r>
      <w:r w:rsidRPr="00A73F38">
        <w:rPr>
          <w:b/>
          <w:bCs/>
          <w:color w:val="000000" w:themeColor="text1"/>
        </w:rPr>
        <w:t>BASF</w:t>
      </w:r>
      <w:r w:rsidRPr="00A73F38">
        <w:rPr>
          <w:b/>
          <w:bCs/>
          <w:color w:val="000000" w:themeColor="text1"/>
        </w:rPr>
        <w:t>经验直接对应：</w:t>
      </w:r>
      <w:r w:rsidRPr="00A73F38">
        <w:rPr>
          <w:color w:val="000000" w:themeColor="text1"/>
        </w:rPr>
        <w:t xml:space="preserve"> </w:t>
      </w:r>
      <w:r w:rsidRPr="00A73F38">
        <w:rPr>
          <w:color w:val="000000" w:themeColor="text1"/>
        </w:rPr>
        <w:t>你做过跨厂区模型调优，本质上就是在处理不同工艺条件下的分布差异。</w:t>
      </w:r>
    </w:p>
    <w:p w14:paraId="19FA99A0" w14:textId="77777777" w:rsidR="00A73F38" w:rsidRPr="00A73F38" w:rsidRDefault="00A73F38" w:rsidP="00A73F38">
      <w:pPr>
        <w:rPr>
          <w:color w:val="000000" w:themeColor="text1"/>
        </w:rPr>
      </w:pPr>
      <w:r w:rsidRPr="00A73F38">
        <w:rPr>
          <w:color w:val="000000" w:themeColor="text1"/>
        </w:rPr>
        <w:pict w14:anchorId="1D8EAEE6">
          <v:rect id="_x0000_i1359" style="width:0;height:1.5pt" o:hralign="center" o:hrstd="t" o:hr="t" fillcolor="#a0a0a0" stroked="f"/>
        </w:pict>
      </w:r>
    </w:p>
    <w:p w14:paraId="3DE443A6" w14:textId="77777777" w:rsidR="00A73F38" w:rsidRPr="00A73F38" w:rsidRDefault="00A73F38" w:rsidP="00A73F38">
      <w:pPr>
        <w:rPr>
          <w:b/>
          <w:bCs/>
          <w:color w:val="000000" w:themeColor="text1"/>
        </w:rPr>
      </w:pPr>
      <w:r w:rsidRPr="00A73F38">
        <w:rPr>
          <w:b/>
          <w:bCs/>
          <w:color w:val="000000" w:themeColor="text1"/>
        </w:rPr>
        <w:t>C5. Edwards</w:t>
      </w:r>
      <w:r w:rsidRPr="00A73F38">
        <w:rPr>
          <w:b/>
          <w:bCs/>
          <w:color w:val="000000" w:themeColor="text1"/>
        </w:rPr>
        <w:t>的预测维护软件系统大概是什么架构？数据从泵到模型预测结果，经过哪些环节？</w:t>
      </w:r>
    </w:p>
    <w:p w14:paraId="79041DCE" w14:textId="77777777" w:rsidR="00A73F38" w:rsidRPr="00A73F38" w:rsidRDefault="00A73F38" w:rsidP="00A73F38">
      <w:pPr>
        <w:rPr>
          <w:color w:val="000000" w:themeColor="text1"/>
        </w:rPr>
      </w:pPr>
      <w:r w:rsidRPr="00A73F38">
        <w:rPr>
          <w:b/>
          <w:bCs/>
          <w:color w:val="000000" w:themeColor="text1"/>
        </w:rPr>
        <w:t>答：</w:t>
      </w:r>
    </w:p>
    <w:p w14:paraId="2DF85442" w14:textId="77777777" w:rsidR="00A73F38" w:rsidRPr="00A73F38" w:rsidRDefault="00A73F38" w:rsidP="00A73F38">
      <w:pPr>
        <w:numPr>
          <w:ilvl w:val="0"/>
          <w:numId w:val="30"/>
        </w:numPr>
        <w:rPr>
          <w:color w:val="000000" w:themeColor="text1"/>
        </w:rPr>
      </w:pPr>
      <w:r w:rsidRPr="00A73F38">
        <w:rPr>
          <w:b/>
          <w:bCs/>
          <w:color w:val="000000" w:themeColor="text1"/>
        </w:rPr>
        <w:t>整体架构（从数据到价值）：</w:t>
      </w:r>
    </w:p>
    <w:p w14:paraId="2AC53B86" w14:textId="77777777" w:rsidR="00A73F38" w:rsidRPr="00A73F38" w:rsidRDefault="00A73F38" w:rsidP="00A73F38">
      <w:pPr>
        <w:rPr>
          <w:color w:val="000000" w:themeColor="text1"/>
        </w:rPr>
      </w:pPr>
      <w:r w:rsidRPr="00A73F38">
        <w:rPr>
          <w:color w:val="000000" w:themeColor="text1"/>
        </w:rPr>
        <w:t>真空泵传感器</w:t>
      </w:r>
      <w:r w:rsidRPr="00A73F38">
        <w:rPr>
          <w:color w:val="000000" w:themeColor="text1"/>
        </w:rPr>
        <w:t xml:space="preserve"> ↓ EMS</w:t>
      </w:r>
      <w:r w:rsidRPr="00A73F38">
        <w:rPr>
          <w:color w:val="000000" w:themeColor="text1"/>
        </w:rPr>
        <w:t>数据采集层（本地网关</w:t>
      </w:r>
      <w:r w:rsidRPr="00A73F38">
        <w:rPr>
          <w:color w:val="000000" w:themeColor="text1"/>
        </w:rPr>
        <w:t>/</w:t>
      </w:r>
      <w:r w:rsidRPr="00A73F38">
        <w:rPr>
          <w:color w:val="000000" w:themeColor="text1"/>
        </w:rPr>
        <w:t>边缘计算）</w:t>
      </w:r>
      <w:r w:rsidRPr="00A73F38">
        <w:rPr>
          <w:color w:val="000000" w:themeColor="text1"/>
        </w:rPr>
        <w:t xml:space="preserve"> ↓ </w:t>
      </w:r>
      <w:r w:rsidRPr="00A73F38">
        <w:rPr>
          <w:color w:val="000000" w:themeColor="text1"/>
        </w:rPr>
        <w:t>数据传输（加密上传，考虑</w:t>
      </w:r>
      <w:r w:rsidRPr="00A73F38">
        <w:rPr>
          <w:color w:val="000000" w:themeColor="text1"/>
        </w:rPr>
        <w:t>fab</w:t>
      </w:r>
      <w:r w:rsidRPr="00A73F38">
        <w:rPr>
          <w:color w:val="000000" w:themeColor="text1"/>
        </w:rPr>
        <w:t>的网络安全要求）</w:t>
      </w:r>
      <w:r w:rsidRPr="00A73F38">
        <w:rPr>
          <w:color w:val="000000" w:themeColor="text1"/>
        </w:rPr>
        <w:t xml:space="preserve"> ↓ </w:t>
      </w:r>
      <w:r w:rsidRPr="00A73F38">
        <w:rPr>
          <w:color w:val="000000" w:themeColor="text1"/>
        </w:rPr>
        <w:t>云端数据存储与预处理（</w:t>
      </w:r>
      <w:r w:rsidRPr="00A73F38">
        <w:rPr>
          <w:color w:val="000000" w:themeColor="text1"/>
        </w:rPr>
        <w:t>Data Engineering</w:t>
      </w:r>
      <w:r w:rsidRPr="00A73F38">
        <w:rPr>
          <w:color w:val="000000" w:themeColor="text1"/>
        </w:rPr>
        <w:t>负责）</w:t>
      </w:r>
      <w:r w:rsidRPr="00A73F38">
        <w:rPr>
          <w:color w:val="000000" w:themeColor="text1"/>
        </w:rPr>
        <w:t xml:space="preserve"> ↓ </w:t>
      </w:r>
      <w:r w:rsidRPr="00A73F38">
        <w:rPr>
          <w:color w:val="000000" w:themeColor="text1"/>
        </w:rPr>
        <w:t>预测模型层（你负责的部分：</w:t>
      </w:r>
      <w:r w:rsidRPr="00A73F38">
        <w:rPr>
          <w:color w:val="000000" w:themeColor="text1"/>
        </w:rPr>
        <w:t>RUL</w:t>
      </w:r>
      <w:r w:rsidRPr="00A73F38">
        <w:rPr>
          <w:color w:val="000000" w:themeColor="text1"/>
        </w:rPr>
        <w:t>预测、</w:t>
      </w:r>
      <w:r w:rsidRPr="00A73F38">
        <w:rPr>
          <w:color w:val="000000" w:themeColor="text1"/>
        </w:rPr>
        <w:t>Health Score</w:t>
      </w:r>
      <w:r w:rsidRPr="00A73F38">
        <w:rPr>
          <w:color w:val="000000" w:themeColor="text1"/>
        </w:rPr>
        <w:t>、异常检测）</w:t>
      </w:r>
      <w:r w:rsidRPr="00A73F38">
        <w:rPr>
          <w:color w:val="000000" w:themeColor="text1"/>
        </w:rPr>
        <w:t xml:space="preserve"> ↓ </w:t>
      </w:r>
      <w:r w:rsidRPr="00A73F38">
        <w:rPr>
          <w:color w:val="000000" w:themeColor="text1"/>
        </w:rPr>
        <w:t>结果输出层（</w:t>
      </w:r>
      <w:r w:rsidRPr="00A73F38">
        <w:rPr>
          <w:color w:val="000000" w:themeColor="text1"/>
        </w:rPr>
        <w:t>Dashboard</w:t>
      </w:r>
      <w:r w:rsidRPr="00A73F38">
        <w:rPr>
          <w:color w:val="000000" w:themeColor="text1"/>
        </w:rPr>
        <w:t>、告警、</w:t>
      </w:r>
      <w:r w:rsidRPr="00A73F38">
        <w:rPr>
          <w:color w:val="000000" w:themeColor="text1"/>
        </w:rPr>
        <w:t>API</w:t>
      </w:r>
      <w:r w:rsidRPr="00A73F38">
        <w:rPr>
          <w:color w:val="000000" w:themeColor="text1"/>
        </w:rPr>
        <w:t>接口）</w:t>
      </w:r>
      <w:r w:rsidRPr="00A73F38">
        <w:rPr>
          <w:color w:val="000000" w:themeColor="text1"/>
        </w:rPr>
        <w:t xml:space="preserve"> ↓ </w:t>
      </w:r>
      <w:r w:rsidRPr="00A73F38">
        <w:rPr>
          <w:color w:val="000000" w:themeColor="text1"/>
        </w:rPr>
        <w:t>客户现场展示</w:t>
      </w:r>
      <w:r w:rsidRPr="00A73F38">
        <w:rPr>
          <w:color w:val="000000" w:themeColor="text1"/>
        </w:rPr>
        <w:t xml:space="preserve"> + </w:t>
      </w:r>
      <w:r w:rsidRPr="00A73F38">
        <w:rPr>
          <w:color w:val="000000" w:themeColor="text1"/>
        </w:rPr>
        <w:t>服务团队触发维护动作</w:t>
      </w:r>
      <w:r w:rsidRPr="00A73F38">
        <w:rPr>
          <w:color w:val="000000" w:themeColor="text1"/>
        </w:rPr>
        <w:t xml:space="preserve"> </w:t>
      </w:r>
    </w:p>
    <w:p w14:paraId="6B894B75" w14:textId="77777777" w:rsidR="00A73F38" w:rsidRPr="00A73F38" w:rsidRDefault="00A73F38" w:rsidP="00A73F38">
      <w:pPr>
        <w:numPr>
          <w:ilvl w:val="0"/>
          <w:numId w:val="31"/>
        </w:numPr>
        <w:rPr>
          <w:color w:val="000000" w:themeColor="text1"/>
        </w:rPr>
      </w:pPr>
      <w:r w:rsidRPr="00A73F38">
        <w:rPr>
          <w:b/>
          <w:bCs/>
          <w:color w:val="000000" w:themeColor="text1"/>
        </w:rPr>
        <w:t>关键约束：</w:t>
      </w:r>
    </w:p>
    <w:p w14:paraId="0D20C829" w14:textId="77777777" w:rsidR="00A73F38" w:rsidRPr="00A73F38" w:rsidRDefault="00A73F38" w:rsidP="00A73F38">
      <w:pPr>
        <w:numPr>
          <w:ilvl w:val="1"/>
          <w:numId w:val="31"/>
        </w:numPr>
        <w:rPr>
          <w:color w:val="000000" w:themeColor="text1"/>
        </w:rPr>
      </w:pPr>
      <w:r w:rsidRPr="00A73F38">
        <w:rPr>
          <w:color w:val="000000" w:themeColor="text1"/>
        </w:rPr>
        <w:t>半导体</w:t>
      </w:r>
      <w:r w:rsidRPr="00A73F38">
        <w:rPr>
          <w:color w:val="000000" w:themeColor="text1"/>
        </w:rPr>
        <w:t>fab</w:t>
      </w:r>
      <w:r w:rsidRPr="00A73F38">
        <w:rPr>
          <w:color w:val="000000" w:themeColor="text1"/>
        </w:rPr>
        <w:t>对网络安全极其敏感，数据出厂需要严格审批，有些</w:t>
      </w:r>
      <w:r w:rsidRPr="00A73F38">
        <w:rPr>
          <w:color w:val="000000" w:themeColor="text1"/>
        </w:rPr>
        <w:t>fab</w:t>
      </w:r>
      <w:r w:rsidRPr="00A73F38">
        <w:rPr>
          <w:color w:val="000000" w:themeColor="text1"/>
        </w:rPr>
        <w:t>甚至要求数据不能离开本地</w:t>
      </w:r>
    </w:p>
    <w:p w14:paraId="3DAB7BBA" w14:textId="77777777" w:rsidR="00A73F38" w:rsidRPr="00A73F38" w:rsidRDefault="00A73F38" w:rsidP="00A73F38">
      <w:pPr>
        <w:numPr>
          <w:ilvl w:val="1"/>
          <w:numId w:val="31"/>
        </w:numPr>
        <w:rPr>
          <w:color w:val="000000" w:themeColor="text1"/>
        </w:rPr>
      </w:pPr>
      <w:r w:rsidRPr="00A73F38">
        <w:rPr>
          <w:color w:val="000000" w:themeColor="text1"/>
        </w:rPr>
        <w:t>这意味着部分模型可能需要做</w:t>
      </w:r>
      <w:r w:rsidRPr="00A73F38">
        <w:rPr>
          <w:b/>
          <w:bCs/>
          <w:color w:val="000000" w:themeColor="text1"/>
        </w:rPr>
        <w:t>边缘部署（</w:t>
      </w:r>
      <w:r w:rsidRPr="00A73F38">
        <w:rPr>
          <w:b/>
          <w:bCs/>
          <w:color w:val="000000" w:themeColor="text1"/>
        </w:rPr>
        <w:t>Edge Deployment</w:t>
      </w:r>
      <w:r w:rsidRPr="00A73F38">
        <w:rPr>
          <w:b/>
          <w:bCs/>
          <w:color w:val="000000" w:themeColor="text1"/>
        </w:rPr>
        <w:t>）</w:t>
      </w:r>
      <w:r w:rsidRPr="00A73F38">
        <w:rPr>
          <w:color w:val="000000" w:themeColor="text1"/>
        </w:rPr>
        <w:t>，在本地网关上运行</w:t>
      </w:r>
    </w:p>
    <w:p w14:paraId="76B65633" w14:textId="77777777" w:rsidR="00A73F38" w:rsidRPr="00A73F38" w:rsidRDefault="00A73F38" w:rsidP="00A73F38">
      <w:pPr>
        <w:numPr>
          <w:ilvl w:val="1"/>
          <w:numId w:val="31"/>
        </w:numPr>
        <w:rPr>
          <w:color w:val="000000" w:themeColor="text1"/>
        </w:rPr>
      </w:pPr>
      <w:r w:rsidRPr="00A73F38">
        <w:rPr>
          <w:color w:val="000000" w:themeColor="text1"/>
        </w:rPr>
        <w:t>数据频率、延迟、存储成本都是实际工程约束</w:t>
      </w:r>
    </w:p>
    <w:p w14:paraId="4C15D53E" w14:textId="77777777" w:rsidR="00A73F38" w:rsidRPr="00A73F38" w:rsidRDefault="00A73F38" w:rsidP="00A73F38">
      <w:pPr>
        <w:numPr>
          <w:ilvl w:val="0"/>
          <w:numId w:val="31"/>
        </w:numPr>
        <w:rPr>
          <w:color w:val="000000" w:themeColor="text1"/>
        </w:rPr>
      </w:pPr>
      <w:r w:rsidRPr="00A73F38">
        <w:rPr>
          <w:b/>
          <w:bCs/>
          <w:color w:val="000000" w:themeColor="text1"/>
        </w:rPr>
        <w:t>你的角色定位：</w:t>
      </w:r>
      <w:r w:rsidRPr="00A73F38">
        <w:rPr>
          <w:color w:val="000000" w:themeColor="text1"/>
        </w:rPr>
        <w:t xml:space="preserve"> </w:t>
      </w:r>
      <w:r w:rsidRPr="00A73F38">
        <w:rPr>
          <w:color w:val="000000" w:themeColor="text1"/>
        </w:rPr>
        <w:t>你是模型层的负责人，但需要和</w:t>
      </w:r>
      <w:r w:rsidRPr="00A73F38">
        <w:rPr>
          <w:color w:val="000000" w:themeColor="text1"/>
        </w:rPr>
        <w:t>Data Engineer</w:t>
      </w:r>
      <w:r w:rsidRPr="00A73F38">
        <w:rPr>
          <w:color w:val="000000" w:themeColor="text1"/>
        </w:rPr>
        <w:t>（数据管道）、</w:t>
      </w:r>
      <w:r w:rsidRPr="00A73F38">
        <w:rPr>
          <w:color w:val="000000" w:themeColor="text1"/>
        </w:rPr>
        <w:t>DevOps</w:t>
      </w:r>
      <w:r w:rsidRPr="00A73F38">
        <w:rPr>
          <w:color w:val="000000" w:themeColor="text1"/>
        </w:rPr>
        <w:t>（模型部署）紧密协作，</w:t>
      </w:r>
      <w:r w:rsidRPr="00A73F38">
        <w:rPr>
          <w:color w:val="000000" w:themeColor="text1"/>
        </w:rPr>
        <w:t>JD</w:t>
      </w:r>
      <w:r w:rsidRPr="00A73F38">
        <w:rPr>
          <w:color w:val="000000" w:themeColor="text1"/>
        </w:rPr>
        <w:t>里明确说了这一点。</w:t>
      </w:r>
    </w:p>
    <w:p w14:paraId="7CA288F5" w14:textId="77777777" w:rsidR="00A73F38" w:rsidRPr="00A73F38" w:rsidRDefault="00A73F38" w:rsidP="00A73F38">
      <w:pPr>
        <w:rPr>
          <w:color w:val="000000" w:themeColor="text1"/>
        </w:rPr>
      </w:pPr>
      <w:r w:rsidRPr="00A73F38">
        <w:rPr>
          <w:color w:val="000000" w:themeColor="text1"/>
        </w:rPr>
        <w:lastRenderedPageBreak/>
        <w:pict w14:anchorId="05D87291">
          <v:rect id="_x0000_i1360" style="width:0;height:1.5pt" o:hralign="center" o:hrstd="t" o:hr="t" fillcolor="#a0a0a0" stroked="f"/>
        </w:pict>
      </w:r>
    </w:p>
    <w:p w14:paraId="026D0C41" w14:textId="77777777" w:rsidR="00A73F38" w:rsidRPr="00A73F38" w:rsidRDefault="00A73F38" w:rsidP="00A73F38">
      <w:pPr>
        <w:rPr>
          <w:b/>
          <w:bCs/>
          <w:color w:val="000000" w:themeColor="text1"/>
        </w:rPr>
      </w:pPr>
      <w:r w:rsidRPr="00A73F38">
        <w:rPr>
          <w:b/>
          <w:bCs/>
          <w:color w:val="000000" w:themeColor="text1"/>
        </w:rPr>
        <w:t xml:space="preserve">C6. </w:t>
      </w:r>
      <w:r w:rsidRPr="00A73F38">
        <w:rPr>
          <w:b/>
          <w:bCs/>
          <w:color w:val="000000" w:themeColor="text1"/>
        </w:rPr>
        <w:t>真空泵的</w:t>
      </w:r>
      <w:r w:rsidRPr="00A73F38">
        <w:rPr>
          <w:b/>
          <w:bCs/>
          <w:color w:val="000000" w:themeColor="text1"/>
        </w:rPr>
        <w:t>"cycle"</w:t>
      </w:r>
      <w:r w:rsidRPr="00A73F38">
        <w:rPr>
          <w:b/>
          <w:bCs/>
          <w:color w:val="000000" w:themeColor="text1"/>
        </w:rPr>
        <w:t>怎么定义？和</w:t>
      </w:r>
      <w:r w:rsidRPr="00A73F38">
        <w:rPr>
          <w:b/>
          <w:bCs/>
          <w:color w:val="000000" w:themeColor="text1"/>
        </w:rPr>
        <w:t>CMAPSS</w:t>
      </w:r>
      <w:r w:rsidRPr="00A73F38">
        <w:rPr>
          <w:b/>
          <w:bCs/>
          <w:color w:val="000000" w:themeColor="text1"/>
        </w:rPr>
        <w:t>的</w:t>
      </w:r>
      <w:r w:rsidRPr="00A73F38">
        <w:rPr>
          <w:b/>
          <w:bCs/>
          <w:color w:val="000000" w:themeColor="text1"/>
        </w:rPr>
        <w:t>cycle</w:t>
      </w:r>
      <w:r w:rsidRPr="00A73F38">
        <w:rPr>
          <w:b/>
          <w:bCs/>
          <w:color w:val="000000" w:themeColor="text1"/>
        </w:rPr>
        <w:t>有什么本质区别？</w:t>
      </w:r>
    </w:p>
    <w:p w14:paraId="2C7BC6CC" w14:textId="77777777" w:rsidR="00A73F38" w:rsidRPr="00A73F38" w:rsidRDefault="00A73F38" w:rsidP="00A73F38">
      <w:pPr>
        <w:rPr>
          <w:color w:val="000000" w:themeColor="text1"/>
        </w:rPr>
      </w:pPr>
      <w:r w:rsidRPr="00A73F38">
        <w:rPr>
          <w:b/>
          <w:bCs/>
          <w:color w:val="000000" w:themeColor="text1"/>
        </w:rPr>
        <w:t>答：</w:t>
      </w:r>
    </w:p>
    <w:p w14:paraId="238647E5" w14:textId="77777777" w:rsidR="00A73F38" w:rsidRPr="00A73F38" w:rsidRDefault="00A73F38" w:rsidP="00A73F38">
      <w:pPr>
        <w:numPr>
          <w:ilvl w:val="0"/>
          <w:numId w:val="32"/>
        </w:numPr>
        <w:rPr>
          <w:color w:val="000000" w:themeColor="text1"/>
        </w:rPr>
      </w:pPr>
      <w:r w:rsidRPr="00A73F38">
        <w:rPr>
          <w:b/>
          <w:bCs/>
          <w:color w:val="000000" w:themeColor="text1"/>
        </w:rPr>
        <w:t>CMAPSS</w:t>
      </w:r>
      <w:r w:rsidRPr="00A73F38">
        <w:rPr>
          <w:b/>
          <w:bCs/>
          <w:color w:val="000000" w:themeColor="text1"/>
        </w:rPr>
        <w:t>的</w:t>
      </w:r>
      <w:r w:rsidRPr="00A73F38">
        <w:rPr>
          <w:b/>
          <w:bCs/>
          <w:color w:val="000000" w:themeColor="text1"/>
        </w:rPr>
        <w:t>cycle</w:t>
      </w:r>
      <w:r w:rsidRPr="00A73F38">
        <w:rPr>
          <w:b/>
          <w:bCs/>
          <w:color w:val="000000" w:themeColor="text1"/>
        </w:rPr>
        <w:t>：</w:t>
      </w:r>
      <w:r w:rsidRPr="00A73F38">
        <w:rPr>
          <w:color w:val="000000" w:themeColor="text1"/>
        </w:rPr>
        <w:t xml:space="preserve"> </w:t>
      </w:r>
      <w:r w:rsidRPr="00A73F38">
        <w:rPr>
          <w:color w:val="000000" w:themeColor="text1"/>
        </w:rPr>
        <w:t>定义清晰，每个</w:t>
      </w:r>
      <w:r w:rsidRPr="00A73F38">
        <w:rPr>
          <w:color w:val="000000" w:themeColor="text1"/>
        </w:rPr>
        <w:t>cycle</w:t>
      </w:r>
      <w:r w:rsidRPr="00A73F38">
        <w:rPr>
          <w:color w:val="000000" w:themeColor="text1"/>
        </w:rPr>
        <w:t>是一次完整的发动机运行记录，有明确的起止点，数据干净。</w:t>
      </w:r>
    </w:p>
    <w:p w14:paraId="7180E71E" w14:textId="77777777" w:rsidR="00A73F38" w:rsidRPr="00A73F38" w:rsidRDefault="00A73F38" w:rsidP="00A73F38">
      <w:pPr>
        <w:numPr>
          <w:ilvl w:val="0"/>
          <w:numId w:val="32"/>
        </w:numPr>
        <w:rPr>
          <w:color w:val="000000" w:themeColor="text1"/>
        </w:rPr>
      </w:pPr>
      <w:r w:rsidRPr="00A73F38">
        <w:rPr>
          <w:b/>
          <w:bCs/>
          <w:color w:val="000000" w:themeColor="text1"/>
        </w:rPr>
        <w:t>真空泵的</w:t>
      </w:r>
      <w:r w:rsidRPr="00A73F38">
        <w:rPr>
          <w:b/>
          <w:bCs/>
          <w:color w:val="000000" w:themeColor="text1"/>
        </w:rPr>
        <w:t>"cycle"</w:t>
      </w:r>
      <w:r w:rsidRPr="00A73F38">
        <w:rPr>
          <w:b/>
          <w:bCs/>
          <w:color w:val="000000" w:themeColor="text1"/>
        </w:rPr>
        <w:t>定义复杂得多：</w:t>
      </w:r>
    </w:p>
    <w:p w14:paraId="792F5C50" w14:textId="77777777" w:rsidR="00A73F38" w:rsidRPr="00A73F38" w:rsidRDefault="00A73F38" w:rsidP="00A73F38">
      <w:pPr>
        <w:numPr>
          <w:ilvl w:val="1"/>
          <w:numId w:val="32"/>
        </w:numPr>
        <w:rPr>
          <w:color w:val="000000" w:themeColor="text1"/>
        </w:rPr>
      </w:pPr>
      <w:r w:rsidRPr="00A73F38">
        <w:rPr>
          <w:color w:val="000000" w:themeColor="text1"/>
        </w:rPr>
        <w:t>可以是</w:t>
      </w:r>
      <w:r w:rsidRPr="00A73F38">
        <w:rPr>
          <w:b/>
          <w:bCs/>
          <w:color w:val="000000" w:themeColor="text1"/>
        </w:rPr>
        <w:t>运行小时数</w:t>
      </w:r>
      <w:r w:rsidRPr="00A73F38">
        <w:rPr>
          <w:color w:val="000000" w:themeColor="text1"/>
        </w:rPr>
        <w:t>（最常用）</w:t>
      </w:r>
    </w:p>
    <w:p w14:paraId="28F550FD" w14:textId="77777777" w:rsidR="00A73F38" w:rsidRPr="00A73F38" w:rsidRDefault="00A73F38" w:rsidP="00A73F38">
      <w:pPr>
        <w:numPr>
          <w:ilvl w:val="1"/>
          <w:numId w:val="32"/>
        </w:numPr>
        <w:rPr>
          <w:color w:val="000000" w:themeColor="text1"/>
        </w:rPr>
      </w:pPr>
      <w:r w:rsidRPr="00A73F38">
        <w:rPr>
          <w:color w:val="000000" w:themeColor="text1"/>
        </w:rPr>
        <w:t>可以是</w:t>
      </w:r>
      <w:r w:rsidRPr="00A73F38">
        <w:rPr>
          <w:b/>
          <w:bCs/>
          <w:color w:val="000000" w:themeColor="text1"/>
        </w:rPr>
        <w:t>工艺批次数</w:t>
      </w:r>
      <w:r w:rsidRPr="00A73F38">
        <w:rPr>
          <w:color w:val="000000" w:themeColor="text1"/>
        </w:rPr>
        <w:t>（每跑完一批晶圆算一个</w:t>
      </w:r>
      <w:r w:rsidRPr="00A73F38">
        <w:rPr>
          <w:color w:val="000000" w:themeColor="text1"/>
        </w:rPr>
        <w:t>cycle</w:t>
      </w:r>
      <w:r w:rsidRPr="00A73F38">
        <w:rPr>
          <w:color w:val="000000" w:themeColor="text1"/>
        </w:rPr>
        <w:t>）</w:t>
      </w:r>
    </w:p>
    <w:p w14:paraId="6630D159" w14:textId="77777777" w:rsidR="00A73F38" w:rsidRPr="00A73F38" w:rsidRDefault="00A73F38" w:rsidP="00A73F38">
      <w:pPr>
        <w:numPr>
          <w:ilvl w:val="1"/>
          <w:numId w:val="32"/>
        </w:numPr>
        <w:rPr>
          <w:color w:val="000000" w:themeColor="text1"/>
        </w:rPr>
      </w:pPr>
      <w:r w:rsidRPr="00A73F38">
        <w:rPr>
          <w:color w:val="000000" w:themeColor="text1"/>
        </w:rPr>
        <w:t>可以是</w:t>
      </w:r>
      <w:r w:rsidRPr="00A73F38">
        <w:rPr>
          <w:b/>
          <w:bCs/>
          <w:color w:val="000000" w:themeColor="text1"/>
        </w:rPr>
        <w:t>压力循环次数</w:t>
      </w:r>
      <w:r w:rsidRPr="00A73F38">
        <w:rPr>
          <w:color w:val="000000" w:themeColor="text1"/>
        </w:rPr>
        <w:t>（泵从大气压抽到目标真空算一次）</w:t>
      </w:r>
    </w:p>
    <w:p w14:paraId="79DC428F" w14:textId="77777777" w:rsidR="00A73F38" w:rsidRPr="00A73F38" w:rsidRDefault="00A73F38" w:rsidP="00A73F38">
      <w:pPr>
        <w:numPr>
          <w:ilvl w:val="1"/>
          <w:numId w:val="32"/>
        </w:numPr>
        <w:rPr>
          <w:color w:val="000000" w:themeColor="text1"/>
        </w:rPr>
      </w:pPr>
      <w:r w:rsidRPr="00A73F38">
        <w:rPr>
          <w:color w:val="000000" w:themeColor="text1"/>
        </w:rPr>
        <w:t>可以是</w:t>
      </w:r>
      <w:r w:rsidRPr="00A73F38">
        <w:rPr>
          <w:b/>
          <w:bCs/>
          <w:color w:val="000000" w:themeColor="text1"/>
        </w:rPr>
        <w:t>开关机次数</w:t>
      </w:r>
    </w:p>
    <w:p w14:paraId="11F25220" w14:textId="77777777" w:rsidR="00A73F38" w:rsidRPr="00A73F38" w:rsidRDefault="00A73F38" w:rsidP="00A73F38">
      <w:pPr>
        <w:numPr>
          <w:ilvl w:val="0"/>
          <w:numId w:val="32"/>
        </w:numPr>
        <w:rPr>
          <w:color w:val="000000" w:themeColor="text1"/>
        </w:rPr>
      </w:pPr>
      <w:r w:rsidRPr="00A73F38">
        <w:rPr>
          <w:b/>
          <w:bCs/>
          <w:color w:val="000000" w:themeColor="text1"/>
        </w:rPr>
        <w:t>为什么这很重要：</w:t>
      </w:r>
    </w:p>
    <w:p w14:paraId="184557F0" w14:textId="77777777" w:rsidR="00A73F38" w:rsidRPr="00A73F38" w:rsidRDefault="00A73F38" w:rsidP="00A73F38">
      <w:pPr>
        <w:numPr>
          <w:ilvl w:val="1"/>
          <w:numId w:val="32"/>
        </w:numPr>
        <w:rPr>
          <w:color w:val="000000" w:themeColor="text1"/>
        </w:rPr>
      </w:pPr>
      <w:r w:rsidRPr="00A73F38">
        <w:rPr>
          <w:color w:val="000000" w:themeColor="text1"/>
        </w:rPr>
        <w:t>cycle</w:t>
      </w:r>
      <w:r w:rsidRPr="00A73F38">
        <w:rPr>
          <w:color w:val="000000" w:themeColor="text1"/>
        </w:rPr>
        <w:t>定义不同，</w:t>
      </w:r>
      <w:r w:rsidRPr="00A73F38">
        <w:rPr>
          <w:color w:val="000000" w:themeColor="text1"/>
        </w:rPr>
        <w:t>RUL</w:t>
      </w:r>
      <w:r w:rsidRPr="00A73F38">
        <w:rPr>
          <w:color w:val="000000" w:themeColor="text1"/>
        </w:rPr>
        <w:t>的单位和含义完全不同</w:t>
      </w:r>
    </w:p>
    <w:p w14:paraId="374B6283" w14:textId="77777777" w:rsidR="00A73F38" w:rsidRPr="00A73F38" w:rsidRDefault="00A73F38" w:rsidP="00A73F38">
      <w:pPr>
        <w:numPr>
          <w:ilvl w:val="1"/>
          <w:numId w:val="32"/>
        </w:numPr>
        <w:rPr>
          <w:color w:val="000000" w:themeColor="text1"/>
        </w:rPr>
      </w:pPr>
      <w:r w:rsidRPr="00A73F38">
        <w:rPr>
          <w:color w:val="000000" w:themeColor="text1"/>
        </w:rPr>
        <w:t>不同</w:t>
      </w:r>
      <w:r w:rsidRPr="00A73F38">
        <w:rPr>
          <w:color w:val="000000" w:themeColor="text1"/>
        </w:rPr>
        <w:t>fab</w:t>
      </w:r>
      <w:r w:rsidRPr="00A73F38">
        <w:rPr>
          <w:color w:val="000000" w:themeColor="text1"/>
        </w:rPr>
        <w:t>对</w:t>
      </w:r>
      <w:r w:rsidRPr="00A73F38">
        <w:rPr>
          <w:color w:val="000000" w:themeColor="text1"/>
        </w:rPr>
        <w:t>cycle</w:t>
      </w:r>
      <w:r w:rsidRPr="00A73F38">
        <w:rPr>
          <w:color w:val="000000" w:themeColor="text1"/>
        </w:rPr>
        <w:t>的记录方式不一样，数据对齐是真实项目的第一个难题</w:t>
      </w:r>
    </w:p>
    <w:p w14:paraId="620F0AA3" w14:textId="77777777" w:rsidR="00A73F38" w:rsidRPr="00A73F38" w:rsidRDefault="00A73F38" w:rsidP="00A73F38">
      <w:pPr>
        <w:numPr>
          <w:ilvl w:val="1"/>
          <w:numId w:val="32"/>
        </w:numPr>
        <w:rPr>
          <w:color w:val="000000" w:themeColor="text1"/>
        </w:rPr>
      </w:pPr>
      <w:r w:rsidRPr="00A73F38">
        <w:rPr>
          <w:color w:val="000000" w:themeColor="text1"/>
        </w:rPr>
        <w:t>有些</w:t>
      </w:r>
      <w:r w:rsidRPr="00A73F38">
        <w:rPr>
          <w:color w:val="000000" w:themeColor="text1"/>
        </w:rPr>
        <w:t>fab</w:t>
      </w:r>
      <w:r w:rsidRPr="00A73F38">
        <w:rPr>
          <w:color w:val="000000" w:themeColor="text1"/>
        </w:rPr>
        <w:t>根本没有精确的</w:t>
      </w:r>
      <w:r w:rsidRPr="00A73F38">
        <w:rPr>
          <w:color w:val="000000" w:themeColor="text1"/>
        </w:rPr>
        <w:t>cycle</w:t>
      </w:r>
      <w:r w:rsidRPr="00A73F38">
        <w:rPr>
          <w:color w:val="000000" w:themeColor="text1"/>
        </w:rPr>
        <w:t>记录，只有连续时序数据</w:t>
      </w:r>
    </w:p>
    <w:p w14:paraId="76180141" w14:textId="77777777" w:rsidR="00A73F38" w:rsidRPr="00A73F38" w:rsidRDefault="00A73F38" w:rsidP="00A73F38">
      <w:pPr>
        <w:numPr>
          <w:ilvl w:val="0"/>
          <w:numId w:val="32"/>
        </w:numPr>
        <w:rPr>
          <w:color w:val="000000" w:themeColor="text1"/>
        </w:rPr>
      </w:pPr>
      <w:r w:rsidRPr="00A73F38">
        <w:rPr>
          <w:b/>
          <w:bCs/>
          <w:color w:val="000000" w:themeColor="text1"/>
        </w:rPr>
        <w:t>实际工程建议：</w:t>
      </w:r>
      <w:r w:rsidRPr="00A73F38">
        <w:rPr>
          <w:color w:val="000000" w:themeColor="text1"/>
        </w:rPr>
        <w:t xml:space="preserve"> </w:t>
      </w:r>
      <w:r w:rsidRPr="00A73F38">
        <w:rPr>
          <w:color w:val="000000" w:themeColor="text1"/>
        </w:rPr>
        <w:t>进场第一件事就是和客户的设备工程师确认</w:t>
      </w:r>
      <w:r w:rsidRPr="00A73F38">
        <w:rPr>
          <w:color w:val="000000" w:themeColor="text1"/>
        </w:rPr>
        <w:t>cycle</w:t>
      </w:r>
      <w:r w:rsidRPr="00A73F38">
        <w:rPr>
          <w:color w:val="000000" w:themeColor="text1"/>
        </w:rPr>
        <w:t>的定义，统一口径后才能建模。</w:t>
      </w:r>
    </w:p>
    <w:p w14:paraId="11F505FD" w14:textId="77777777" w:rsidR="00A73F38" w:rsidRPr="00A73F38" w:rsidRDefault="00A73F38" w:rsidP="00A73F38">
      <w:pPr>
        <w:rPr>
          <w:color w:val="000000" w:themeColor="text1"/>
        </w:rPr>
      </w:pPr>
      <w:r w:rsidRPr="00A73F38">
        <w:rPr>
          <w:color w:val="000000" w:themeColor="text1"/>
        </w:rPr>
        <w:pict w14:anchorId="5BAFE351">
          <v:rect id="_x0000_i1361" style="width:0;height:1.5pt" o:hralign="center" o:hrstd="t" o:hr="t" fillcolor="#a0a0a0" stroked="f"/>
        </w:pict>
      </w:r>
    </w:p>
    <w:p w14:paraId="7FF3799F" w14:textId="77777777" w:rsidR="00A73F38" w:rsidRPr="00A73F38" w:rsidRDefault="00A73F38" w:rsidP="00A73F38">
      <w:pPr>
        <w:rPr>
          <w:b/>
          <w:bCs/>
          <w:color w:val="000000" w:themeColor="text1"/>
        </w:rPr>
      </w:pPr>
      <w:r w:rsidRPr="00A73F38">
        <w:rPr>
          <w:b/>
          <w:bCs/>
          <w:color w:val="000000" w:themeColor="text1"/>
        </w:rPr>
        <w:t xml:space="preserve">C7. </w:t>
      </w:r>
      <w:r w:rsidRPr="00A73F38">
        <w:rPr>
          <w:b/>
          <w:bCs/>
          <w:color w:val="000000" w:themeColor="text1"/>
        </w:rPr>
        <w:t>你的</w:t>
      </w:r>
      <w:r w:rsidRPr="00A73F38">
        <w:rPr>
          <w:b/>
          <w:bCs/>
          <w:color w:val="000000" w:themeColor="text1"/>
        </w:rPr>
        <w:t>FFT</w:t>
      </w:r>
      <w:r w:rsidRPr="00A73F38">
        <w:rPr>
          <w:b/>
          <w:bCs/>
          <w:color w:val="000000" w:themeColor="text1"/>
        </w:rPr>
        <w:t>代码里设置了</w:t>
      </w:r>
      <w:r w:rsidRPr="00A73F38">
        <w:rPr>
          <w:b/>
          <w:bCs/>
          <w:color w:val="000000" w:themeColor="text1"/>
        </w:rPr>
        <w:t>Warning</w:t>
      </w:r>
      <w:r w:rsidRPr="00A73F38">
        <w:rPr>
          <w:b/>
          <w:bCs/>
          <w:color w:val="000000" w:themeColor="text1"/>
        </w:rPr>
        <w:t>阈值</w:t>
      </w:r>
      <w:r w:rsidRPr="00A73F38">
        <w:rPr>
          <w:b/>
          <w:bCs/>
          <w:color w:val="000000" w:themeColor="text1"/>
        </w:rPr>
        <w:t>0.5</w:t>
      </w:r>
      <w:r w:rsidRPr="00A73F38">
        <w:rPr>
          <w:b/>
          <w:bCs/>
          <w:color w:val="000000" w:themeColor="text1"/>
        </w:rPr>
        <w:t>和</w:t>
      </w:r>
      <w:r w:rsidRPr="00A73F38">
        <w:rPr>
          <w:b/>
          <w:bCs/>
          <w:color w:val="000000" w:themeColor="text1"/>
        </w:rPr>
        <w:t>Alarm</w:t>
      </w:r>
      <w:r w:rsidRPr="00A73F38">
        <w:rPr>
          <w:b/>
          <w:bCs/>
          <w:color w:val="000000" w:themeColor="text1"/>
        </w:rPr>
        <w:t>阈值</w:t>
      </w:r>
      <w:r w:rsidRPr="00A73F38">
        <w:rPr>
          <w:b/>
          <w:bCs/>
          <w:color w:val="000000" w:themeColor="text1"/>
        </w:rPr>
        <w:t>1.0</w:t>
      </w:r>
      <w:r w:rsidRPr="00A73F38">
        <w:rPr>
          <w:b/>
          <w:bCs/>
          <w:color w:val="000000" w:themeColor="text1"/>
        </w:rPr>
        <w:t>，这两个阈值在实际</w:t>
      </w:r>
      <w:r w:rsidRPr="00A73F38">
        <w:rPr>
          <w:b/>
          <w:bCs/>
          <w:color w:val="000000" w:themeColor="text1"/>
        </w:rPr>
        <w:t>Edwards</w:t>
      </w:r>
      <w:r w:rsidRPr="00A73F38">
        <w:rPr>
          <w:b/>
          <w:bCs/>
          <w:color w:val="000000" w:themeColor="text1"/>
        </w:rPr>
        <w:t>部署中怎么确定？</w:t>
      </w:r>
    </w:p>
    <w:p w14:paraId="3A8DCA3D" w14:textId="77777777" w:rsidR="00A73F38" w:rsidRPr="00A73F38" w:rsidRDefault="00A73F38" w:rsidP="00A73F38">
      <w:pPr>
        <w:rPr>
          <w:color w:val="000000" w:themeColor="text1"/>
        </w:rPr>
      </w:pPr>
      <w:r w:rsidRPr="00A73F38">
        <w:rPr>
          <w:b/>
          <w:bCs/>
          <w:color w:val="000000" w:themeColor="text1"/>
        </w:rPr>
        <w:t>答：</w:t>
      </w:r>
    </w:p>
    <w:p w14:paraId="6C945B34" w14:textId="77777777" w:rsidR="00A73F38" w:rsidRPr="00A73F38" w:rsidRDefault="00A73F38" w:rsidP="00A73F38">
      <w:pPr>
        <w:numPr>
          <w:ilvl w:val="0"/>
          <w:numId w:val="33"/>
        </w:numPr>
        <w:rPr>
          <w:color w:val="000000" w:themeColor="text1"/>
        </w:rPr>
      </w:pPr>
      <w:r w:rsidRPr="00A73F38">
        <w:rPr>
          <w:b/>
          <w:bCs/>
          <w:color w:val="000000" w:themeColor="text1"/>
        </w:rPr>
        <w:t>代码里的阈值是演示用的固定值</w:t>
      </w:r>
      <w:r w:rsidRPr="00A73F38">
        <w:rPr>
          <w:color w:val="000000" w:themeColor="text1"/>
        </w:rPr>
        <w:t>，实际部署中不能这么简单。</w:t>
      </w:r>
    </w:p>
    <w:p w14:paraId="127BB9F4" w14:textId="77777777" w:rsidR="00A73F38" w:rsidRPr="00A73F38" w:rsidRDefault="00A73F38" w:rsidP="00A73F38">
      <w:pPr>
        <w:numPr>
          <w:ilvl w:val="0"/>
          <w:numId w:val="33"/>
        </w:numPr>
        <w:rPr>
          <w:color w:val="000000" w:themeColor="text1"/>
        </w:rPr>
      </w:pPr>
      <w:r w:rsidRPr="00A73F38">
        <w:rPr>
          <w:b/>
          <w:bCs/>
          <w:color w:val="000000" w:themeColor="text1"/>
        </w:rPr>
        <w:t>实际阈值确定方法：</w:t>
      </w:r>
    </w:p>
    <w:p w14:paraId="2F997406" w14:textId="77777777" w:rsidR="00A73F38" w:rsidRPr="00A73F38" w:rsidRDefault="00A73F38" w:rsidP="00A73F38">
      <w:pPr>
        <w:numPr>
          <w:ilvl w:val="1"/>
          <w:numId w:val="33"/>
        </w:numPr>
        <w:rPr>
          <w:color w:val="000000" w:themeColor="text1"/>
        </w:rPr>
      </w:pPr>
      <w:r w:rsidRPr="00A73F38">
        <w:rPr>
          <w:b/>
          <w:bCs/>
          <w:color w:val="000000" w:themeColor="text1"/>
        </w:rPr>
        <w:t>统计方法：</w:t>
      </w:r>
      <w:r w:rsidRPr="00A73F38">
        <w:rPr>
          <w:color w:val="000000" w:themeColor="text1"/>
        </w:rPr>
        <w:t xml:space="preserve"> </w:t>
      </w:r>
      <w:r w:rsidRPr="00A73F38">
        <w:rPr>
          <w:color w:val="000000" w:themeColor="text1"/>
        </w:rPr>
        <w:t>收集大量健康状态下的</w:t>
      </w:r>
      <w:r w:rsidRPr="00A73F38">
        <w:rPr>
          <w:color w:val="000000" w:themeColor="text1"/>
        </w:rPr>
        <w:t>BPFO</w:t>
      </w:r>
      <w:r w:rsidRPr="00A73F38">
        <w:rPr>
          <w:color w:val="000000" w:themeColor="text1"/>
        </w:rPr>
        <w:t>幅值，计算均值</w:t>
      </w:r>
      <w:r w:rsidRPr="00A73F38">
        <w:rPr>
          <w:color w:val="000000" w:themeColor="text1"/>
        </w:rPr>
        <w:t>μ</w:t>
      </w:r>
      <w:r w:rsidRPr="00A73F38">
        <w:rPr>
          <w:color w:val="000000" w:themeColor="text1"/>
        </w:rPr>
        <w:t>和标准差</w:t>
      </w:r>
      <w:r w:rsidRPr="00A73F38">
        <w:rPr>
          <w:color w:val="000000" w:themeColor="text1"/>
        </w:rPr>
        <w:t>σ</w:t>
      </w:r>
      <w:r w:rsidRPr="00A73F38">
        <w:rPr>
          <w:color w:val="000000" w:themeColor="text1"/>
        </w:rPr>
        <w:t>，设</w:t>
      </w:r>
      <w:r w:rsidRPr="00A73F38">
        <w:rPr>
          <w:color w:val="000000" w:themeColor="text1"/>
        </w:rPr>
        <w:t>Warning = μ+2σ</w:t>
      </w:r>
      <w:r w:rsidRPr="00A73F38">
        <w:rPr>
          <w:color w:val="000000" w:themeColor="text1"/>
        </w:rPr>
        <w:t>，</w:t>
      </w:r>
      <w:r w:rsidRPr="00A73F38">
        <w:rPr>
          <w:color w:val="000000" w:themeColor="text1"/>
        </w:rPr>
        <w:t>Alarm = μ+3σ</w:t>
      </w:r>
      <w:r w:rsidRPr="00A73F38">
        <w:rPr>
          <w:color w:val="000000" w:themeColor="text1"/>
        </w:rPr>
        <w:t>（</w:t>
      </w:r>
      <w:r w:rsidRPr="00A73F38">
        <w:rPr>
          <w:color w:val="000000" w:themeColor="text1"/>
        </w:rPr>
        <w:t>3-sigma</w:t>
      </w:r>
      <w:r w:rsidRPr="00A73F38">
        <w:rPr>
          <w:color w:val="000000" w:themeColor="text1"/>
        </w:rPr>
        <w:t>原则）</w:t>
      </w:r>
    </w:p>
    <w:p w14:paraId="2D04CE5E" w14:textId="77777777" w:rsidR="00A73F38" w:rsidRPr="00A73F38" w:rsidRDefault="00A73F38" w:rsidP="00A73F38">
      <w:pPr>
        <w:numPr>
          <w:ilvl w:val="1"/>
          <w:numId w:val="33"/>
        </w:numPr>
        <w:rPr>
          <w:color w:val="000000" w:themeColor="text1"/>
        </w:rPr>
      </w:pPr>
      <w:r w:rsidRPr="00A73F38">
        <w:rPr>
          <w:b/>
          <w:bCs/>
          <w:color w:val="000000" w:themeColor="text1"/>
        </w:rPr>
        <w:t>历史故障反推：</w:t>
      </w:r>
      <w:r w:rsidRPr="00A73F38">
        <w:rPr>
          <w:color w:val="000000" w:themeColor="text1"/>
        </w:rPr>
        <w:t xml:space="preserve"> </w:t>
      </w:r>
      <w:r w:rsidRPr="00A73F38">
        <w:rPr>
          <w:color w:val="000000" w:themeColor="text1"/>
        </w:rPr>
        <w:t>找已知故障案例，看故障发生前</w:t>
      </w:r>
      <w:r w:rsidRPr="00A73F38">
        <w:rPr>
          <w:color w:val="000000" w:themeColor="text1"/>
        </w:rPr>
        <w:t>BPFO</w:t>
      </w:r>
      <w:r w:rsidRPr="00A73F38">
        <w:rPr>
          <w:color w:val="000000" w:themeColor="text1"/>
        </w:rPr>
        <w:t>幅值的典型水平，以此为</w:t>
      </w:r>
      <w:r w:rsidRPr="00A73F38">
        <w:rPr>
          <w:color w:val="000000" w:themeColor="text1"/>
        </w:rPr>
        <w:t>Alarm</w:t>
      </w:r>
      <w:r w:rsidRPr="00A73F38">
        <w:rPr>
          <w:color w:val="000000" w:themeColor="text1"/>
        </w:rPr>
        <w:t>阈值</w:t>
      </w:r>
    </w:p>
    <w:p w14:paraId="2C6DAADD" w14:textId="77777777" w:rsidR="00A73F38" w:rsidRPr="00A73F38" w:rsidRDefault="00A73F38" w:rsidP="00A73F38">
      <w:pPr>
        <w:numPr>
          <w:ilvl w:val="1"/>
          <w:numId w:val="33"/>
        </w:numPr>
        <w:rPr>
          <w:color w:val="000000" w:themeColor="text1"/>
        </w:rPr>
      </w:pPr>
      <w:r w:rsidRPr="00A73F38">
        <w:rPr>
          <w:b/>
          <w:bCs/>
          <w:color w:val="000000" w:themeColor="text1"/>
        </w:rPr>
        <w:t>业务驱动：</w:t>
      </w:r>
      <w:r w:rsidRPr="00A73F38">
        <w:rPr>
          <w:color w:val="000000" w:themeColor="text1"/>
        </w:rPr>
        <w:t xml:space="preserve"> </w:t>
      </w:r>
      <w:r w:rsidRPr="00A73F38">
        <w:rPr>
          <w:color w:val="000000" w:themeColor="text1"/>
        </w:rPr>
        <w:t>和客户一起定义可接受的误报率（</w:t>
      </w:r>
      <w:r w:rsidRPr="00A73F38">
        <w:rPr>
          <w:color w:val="000000" w:themeColor="text1"/>
        </w:rPr>
        <w:t>False Positive Rate</w:t>
      </w:r>
      <w:r w:rsidRPr="00A73F38">
        <w:rPr>
          <w:color w:val="000000" w:themeColor="text1"/>
        </w:rPr>
        <w:t>）和漏报率（</w:t>
      </w:r>
      <w:r w:rsidRPr="00A73F38">
        <w:rPr>
          <w:color w:val="000000" w:themeColor="text1"/>
        </w:rPr>
        <w:t>False Negative Rate</w:t>
      </w:r>
      <w:r w:rsidRPr="00A73F38">
        <w:rPr>
          <w:color w:val="000000" w:themeColor="text1"/>
        </w:rPr>
        <w:t>），用</w:t>
      </w:r>
      <w:r w:rsidRPr="00A73F38">
        <w:rPr>
          <w:color w:val="000000" w:themeColor="text1"/>
        </w:rPr>
        <w:t>ROC</w:t>
      </w:r>
      <w:r w:rsidRPr="00A73F38">
        <w:rPr>
          <w:color w:val="000000" w:themeColor="text1"/>
        </w:rPr>
        <w:t>曲线找最优阈值</w:t>
      </w:r>
    </w:p>
    <w:p w14:paraId="0640BB67" w14:textId="77777777" w:rsidR="00A73F38" w:rsidRPr="00A73F38" w:rsidRDefault="00A73F38" w:rsidP="00A73F38">
      <w:pPr>
        <w:numPr>
          <w:ilvl w:val="0"/>
          <w:numId w:val="33"/>
        </w:numPr>
        <w:rPr>
          <w:color w:val="000000" w:themeColor="text1"/>
        </w:rPr>
      </w:pPr>
      <w:r w:rsidRPr="00A73F38">
        <w:rPr>
          <w:b/>
          <w:bCs/>
          <w:color w:val="000000" w:themeColor="text1"/>
        </w:rPr>
        <w:t>关键考量：</w:t>
      </w:r>
    </w:p>
    <w:p w14:paraId="7C620D18" w14:textId="77777777" w:rsidR="00A73F38" w:rsidRPr="00A73F38" w:rsidRDefault="00A73F38" w:rsidP="00A73F38">
      <w:pPr>
        <w:numPr>
          <w:ilvl w:val="1"/>
          <w:numId w:val="34"/>
        </w:numPr>
        <w:rPr>
          <w:color w:val="000000" w:themeColor="text1"/>
        </w:rPr>
      </w:pPr>
      <w:r w:rsidRPr="00A73F38">
        <w:rPr>
          <w:color w:val="000000" w:themeColor="text1"/>
        </w:rPr>
        <w:t>不同工艺的泵，正常运行时</w:t>
      </w:r>
      <w:r w:rsidRPr="00A73F38">
        <w:rPr>
          <w:color w:val="000000" w:themeColor="text1"/>
        </w:rPr>
        <w:t>BPFO</w:t>
      </w:r>
      <w:r w:rsidRPr="00A73F38">
        <w:rPr>
          <w:color w:val="000000" w:themeColor="text1"/>
        </w:rPr>
        <w:t>基线不同，阈值必须</w:t>
      </w:r>
      <w:r w:rsidRPr="00A73F38">
        <w:rPr>
          <w:color w:val="000000" w:themeColor="text1"/>
        </w:rPr>
        <w:t>per-process</w:t>
      </w:r>
      <w:r w:rsidRPr="00A73F38">
        <w:rPr>
          <w:color w:val="000000" w:themeColor="text1"/>
        </w:rPr>
        <w:t>甚至</w:t>
      </w:r>
      <w:r w:rsidRPr="00A73F38">
        <w:rPr>
          <w:color w:val="000000" w:themeColor="text1"/>
        </w:rPr>
        <w:t>per-pump</w:t>
      </w:r>
      <w:r w:rsidRPr="00A73F38">
        <w:rPr>
          <w:color w:val="000000" w:themeColor="text1"/>
        </w:rPr>
        <w:t>个性化</w:t>
      </w:r>
    </w:p>
    <w:p w14:paraId="589D5824" w14:textId="77777777" w:rsidR="00A73F38" w:rsidRPr="00A73F38" w:rsidRDefault="00A73F38" w:rsidP="00A73F38">
      <w:pPr>
        <w:numPr>
          <w:ilvl w:val="1"/>
          <w:numId w:val="34"/>
        </w:numPr>
        <w:rPr>
          <w:color w:val="000000" w:themeColor="text1"/>
        </w:rPr>
      </w:pPr>
      <w:r w:rsidRPr="00A73F38">
        <w:rPr>
          <w:color w:val="000000" w:themeColor="text1"/>
        </w:rPr>
        <w:t>误报太多</w:t>
      </w:r>
      <w:r w:rsidRPr="00A73F38">
        <w:rPr>
          <w:color w:val="000000" w:themeColor="text1"/>
        </w:rPr>
        <w:t xml:space="preserve"> → </w:t>
      </w:r>
      <w:r w:rsidRPr="00A73F38">
        <w:rPr>
          <w:color w:val="000000" w:themeColor="text1"/>
        </w:rPr>
        <w:t>客户不信任系统，开始忽略告警</w:t>
      </w:r>
    </w:p>
    <w:p w14:paraId="274B31D3" w14:textId="77777777" w:rsidR="00A73F38" w:rsidRPr="00A73F38" w:rsidRDefault="00A73F38" w:rsidP="00A73F38">
      <w:pPr>
        <w:numPr>
          <w:ilvl w:val="1"/>
          <w:numId w:val="34"/>
        </w:numPr>
        <w:rPr>
          <w:color w:val="000000" w:themeColor="text1"/>
        </w:rPr>
      </w:pPr>
      <w:r w:rsidRPr="00A73F38">
        <w:rPr>
          <w:color w:val="000000" w:themeColor="text1"/>
        </w:rPr>
        <w:t>漏报一次</w:t>
      </w:r>
      <w:r w:rsidRPr="00A73F38">
        <w:rPr>
          <w:color w:val="000000" w:themeColor="text1"/>
        </w:rPr>
        <w:t xml:space="preserve"> → </w:t>
      </w:r>
      <w:r w:rsidRPr="00A73F38">
        <w:rPr>
          <w:color w:val="000000" w:themeColor="text1"/>
        </w:rPr>
        <w:t>客户损失巨大，合同可能终止</w:t>
      </w:r>
    </w:p>
    <w:p w14:paraId="0AC32FD7" w14:textId="77777777" w:rsidR="00A73F38" w:rsidRPr="00A73F38" w:rsidRDefault="00A73F38" w:rsidP="00A73F38">
      <w:pPr>
        <w:numPr>
          <w:ilvl w:val="1"/>
          <w:numId w:val="34"/>
        </w:numPr>
        <w:rPr>
          <w:color w:val="000000" w:themeColor="text1"/>
        </w:rPr>
      </w:pPr>
      <w:r w:rsidRPr="00A73F38">
        <w:rPr>
          <w:b/>
          <w:bCs/>
          <w:color w:val="000000" w:themeColor="text1"/>
        </w:rPr>
        <w:t>宁可误报，不可漏报</w:t>
      </w:r>
      <w:r w:rsidRPr="00A73F38">
        <w:rPr>
          <w:color w:val="000000" w:themeColor="text1"/>
        </w:rPr>
        <w:t>，这是工业预测维护的基本原则</w:t>
      </w:r>
    </w:p>
    <w:p w14:paraId="7D0F09D1" w14:textId="77777777" w:rsidR="00A73F38" w:rsidRPr="00A73F38" w:rsidRDefault="00A73F38" w:rsidP="00A73F38">
      <w:pPr>
        <w:rPr>
          <w:color w:val="000000" w:themeColor="text1"/>
        </w:rPr>
      </w:pPr>
      <w:r w:rsidRPr="00A73F38">
        <w:rPr>
          <w:color w:val="000000" w:themeColor="text1"/>
        </w:rPr>
        <w:pict w14:anchorId="05B06E93">
          <v:rect id="_x0000_i1362" style="width:0;height:1.5pt" o:hralign="center" o:hrstd="t" o:hr="t" fillcolor="#a0a0a0" stroked="f"/>
        </w:pict>
      </w:r>
    </w:p>
    <w:p w14:paraId="44F89867" w14:textId="77777777" w:rsidR="00A73F38" w:rsidRPr="00A73F38" w:rsidRDefault="00A73F38" w:rsidP="00A73F38">
      <w:pPr>
        <w:rPr>
          <w:b/>
          <w:bCs/>
          <w:color w:val="000000" w:themeColor="text1"/>
        </w:rPr>
      </w:pPr>
      <w:r w:rsidRPr="00A73F38">
        <w:rPr>
          <w:b/>
          <w:bCs/>
          <w:color w:val="000000" w:themeColor="text1"/>
        </w:rPr>
        <w:t xml:space="preserve">C8. </w:t>
      </w:r>
      <w:r w:rsidRPr="00A73F38">
        <w:rPr>
          <w:b/>
          <w:bCs/>
          <w:color w:val="000000" w:themeColor="text1"/>
        </w:rPr>
        <w:t>半导体</w:t>
      </w:r>
      <w:r w:rsidRPr="00A73F38">
        <w:rPr>
          <w:b/>
          <w:bCs/>
          <w:color w:val="000000" w:themeColor="text1"/>
        </w:rPr>
        <w:t>fab</w:t>
      </w:r>
      <w:r w:rsidRPr="00A73F38">
        <w:rPr>
          <w:b/>
          <w:bCs/>
          <w:color w:val="000000" w:themeColor="text1"/>
        </w:rPr>
        <w:t>客户对数据安全和网络隔离有很高要求，这对你的模型部署有什么影响？你会怎么处理？</w:t>
      </w:r>
    </w:p>
    <w:p w14:paraId="0FFB7C77" w14:textId="77777777" w:rsidR="00A73F38" w:rsidRPr="00A73F38" w:rsidRDefault="00A73F38" w:rsidP="00A73F38">
      <w:pPr>
        <w:rPr>
          <w:color w:val="000000" w:themeColor="text1"/>
        </w:rPr>
      </w:pPr>
      <w:r w:rsidRPr="00A73F38">
        <w:rPr>
          <w:b/>
          <w:bCs/>
          <w:color w:val="000000" w:themeColor="text1"/>
        </w:rPr>
        <w:lastRenderedPageBreak/>
        <w:t>答：</w:t>
      </w:r>
    </w:p>
    <w:p w14:paraId="3DE29AED" w14:textId="77777777" w:rsidR="00A73F38" w:rsidRPr="00A73F38" w:rsidRDefault="00A73F38" w:rsidP="00A73F38">
      <w:pPr>
        <w:numPr>
          <w:ilvl w:val="0"/>
          <w:numId w:val="35"/>
        </w:numPr>
        <w:rPr>
          <w:color w:val="000000" w:themeColor="text1"/>
        </w:rPr>
      </w:pPr>
      <w:r w:rsidRPr="00A73F38">
        <w:rPr>
          <w:b/>
          <w:bCs/>
          <w:color w:val="000000" w:themeColor="text1"/>
        </w:rPr>
        <w:t>fab</w:t>
      </w:r>
      <w:r w:rsidRPr="00A73F38">
        <w:rPr>
          <w:b/>
          <w:bCs/>
          <w:color w:val="000000" w:themeColor="text1"/>
        </w:rPr>
        <w:t>的网络安全现实：</w:t>
      </w:r>
    </w:p>
    <w:p w14:paraId="395E4AB1" w14:textId="77777777" w:rsidR="00A73F38" w:rsidRPr="00A73F38" w:rsidRDefault="00A73F38" w:rsidP="00A73F38">
      <w:pPr>
        <w:numPr>
          <w:ilvl w:val="1"/>
          <w:numId w:val="35"/>
        </w:numPr>
        <w:rPr>
          <w:color w:val="000000" w:themeColor="text1"/>
        </w:rPr>
      </w:pPr>
      <w:r w:rsidRPr="00A73F38">
        <w:rPr>
          <w:color w:val="000000" w:themeColor="text1"/>
        </w:rPr>
        <w:t>大多数顶级</w:t>
      </w:r>
      <w:r w:rsidRPr="00A73F38">
        <w:rPr>
          <w:color w:val="000000" w:themeColor="text1"/>
        </w:rPr>
        <w:t>fab</w:t>
      </w:r>
      <w:r w:rsidRPr="00A73F38">
        <w:rPr>
          <w:color w:val="000000" w:themeColor="text1"/>
        </w:rPr>
        <w:t>（台积电、三星、英特尔</w:t>
      </w:r>
      <w:r w:rsidRPr="00A73F38">
        <w:rPr>
          <w:color w:val="000000" w:themeColor="text1"/>
        </w:rPr>
        <w:t>fab</w:t>
      </w:r>
      <w:r w:rsidRPr="00A73F38">
        <w:rPr>
          <w:color w:val="000000" w:themeColor="text1"/>
        </w:rPr>
        <w:t>）有严格的</w:t>
      </w:r>
      <w:r w:rsidRPr="00A73F38">
        <w:rPr>
          <w:b/>
          <w:bCs/>
          <w:color w:val="000000" w:themeColor="text1"/>
        </w:rPr>
        <w:t>Air Gap</w:t>
      </w:r>
      <w:r w:rsidRPr="00A73F38">
        <w:rPr>
          <w:color w:val="000000" w:themeColor="text1"/>
        </w:rPr>
        <w:t>要求，生产网络与外网物理隔离</w:t>
      </w:r>
    </w:p>
    <w:p w14:paraId="716444E9" w14:textId="77777777" w:rsidR="00A73F38" w:rsidRPr="00A73F38" w:rsidRDefault="00A73F38" w:rsidP="00A73F38">
      <w:pPr>
        <w:numPr>
          <w:ilvl w:val="1"/>
          <w:numId w:val="35"/>
        </w:numPr>
        <w:rPr>
          <w:color w:val="000000" w:themeColor="text1"/>
        </w:rPr>
      </w:pPr>
      <w:r w:rsidRPr="00A73F38">
        <w:rPr>
          <w:color w:val="000000" w:themeColor="text1"/>
        </w:rPr>
        <w:t>数据出厂需要经过严格的安全审查和数据脱敏</w:t>
      </w:r>
    </w:p>
    <w:p w14:paraId="2EB48BF7" w14:textId="77777777" w:rsidR="00A73F38" w:rsidRPr="00A73F38" w:rsidRDefault="00A73F38" w:rsidP="00A73F38">
      <w:pPr>
        <w:numPr>
          <w:ilvl w:val="1"/>
          <w:numId w:val="35"/>
        </w:numPr>
        <w:rPr>
          <w:color w:val="000000" w:themeColor="text1"/>
        </w:rPr>
      </w:pPr>
      <w:r w:rsidRPr="00A73F38">
        <w:rPr>
          <w:color w:val="000000" w:themeColor="text1"/>
        </w:rPr>
        <w:t>有些</w:t>
      </w:r>
      <w:r w:rsidRPr="00A73F38">
        <w:rPr>
          <w:color w:val="000000" w:themeColor="text1"/>
        </w:rPr>
        <w:t>fab</w:t>
      </w:r>
      <w:r w:rsidRPr="00A73F38">
        <w:rPr>
          <w:color w:val="000000" w:themeColor="text1"/>
        </w:rPr>
        <w:t>甚至不允许任何数据离开厂区</w:t>
      </w:r>
    </w:p>
    <w:p w14:paraId="5F6A5D2B" w14:textId="77777777" w:rsidR="00A73F38" w:rsidRPr="00A73F38" w:rsidRDefault="00A73F38" w:rsidP="00A73F38">
      <w:pPr>
        <w:numPr>
          <w:ilvl w:val="0"/>
          <w:numId w:val="35"/>
        </w:numPr>
        <w:rPr>
          <w:color w:val="000000" w:themeColor="text1"/>
        </w:rPr>
      </w:pPr>
      <w:r w:rsidRPr="00A73F38">
        <w:rPr>
          <w:b/>
          <w:bCs/>
          <w:color w:val="000000" w:themeColor="text1"/>
        </w:rPr>
        <w:t>对模型部署的影响：</w:t>
      </w:r>
    </w:p>
    <w:p w14:paraId="0E851DAE" w14:textId="77777777" w:rsidR="00A73F38" w:rsidRPr="00A73F38" w:rsidRDefault="00A73F38" w:rsidP="00A73F38">
      <w:pPr>
        <w:numPr>
          <w:ilvl w:val="1"/>
          <w:numId w:val="35"/>
        </w:numPr>
        <w:rPr>
          <w:color w:val="000000" w:themeColor="text1"/>
        </w:rPr>
      </w:pPr>
      <w:r w:rsidRPr="00A73F38">
        <w:rPr>
          <w:color w:val="000000" w:themeColor="text1"/>
        </w:rPr>
        <w:t>云端训练</w:t>
      </w:r>
      <w:r w:rsidRPr="00A73F38">
        <w:rPr>
          <w:color w:val="000000" w:themeColor="text1"/>
        </w:rPr>
        <w:t>+</w:t>
      </w:r>
      <w:r w:rsidRPr="00A73F38">
        <w:rPr>
          <w:color w:val="000000" w:themeColor="text1"/>
        </w:rPr>
        <w:t>云端推理的方案可能完全不可行</w:t>
      </w:r>
    </w:p>
    <w:p w14:paraId="23D054A2" w14:textId="77777777" w:rsidR="00A73F38" w:rsidRPr="00A73F38" w:rsidRDefault="00A73F38" w:rsidP="00A73F38">
      <w:pPr>
        <w:numPr>
          <w:ilvl w:val="1"/>
          <w:numId w:val="35"/>
        </w:numPr>
        <w:rPr>
          <w:color w:val="000000" w:themeColor="text1"/>
        </w:rPr>
      </w:pPr>
      <w:r w:rsidRPr="00A73F38">
        <w:rPr>
          <w:color w:val="000000" w:themeColor="text1"/>
        </w:rPr>
        <w:t>需要考虑</w:t>
      </w:r>
      <w:r w:rsidRPr="00A73F38">
        <w:rPr>
          <w:b/>
          <w:bCs/>
          <w:color w:val="000000" w:themeColor="text1"/>
        </w:rPr>
        <w:t>边缘部署（</w:t>
      </w:r>
      <w:r w:rsidRPr="00A73F38">
        <w:rPr>
          <w:b/>
          <w:bCs/>
          <w:color w:val="000000" w:themeColor="text1"/>
        </w:rPr>
        <w:t>Edge Deployment</w:t>
      </w:r>
      <w:r w:rsidRPr="00A73F38">
        <w:rPr>
          <w:b/>
          <w:bCs/>
          <w:color w:val="000000" w:themeColor="text1"/>
        </w:rPr>
        <w:t>）</w:t>
      </w:r>
      <w:r w:rsidRPr="00A73F38">
        <w:rPr>
          <w:color w:val="000000" w:themeColor="text1"/>
        </w:rPr>
        <w:t>：模型打包后部署在</w:t>
      </w:r>
      <w:r w:rsidRPr="00A73F38">
        <w:rPr>
          <w:color w:val="000000" w:themeColor="text1"/>
        </w:rPr>
        <w:t>fab</w:t>
      </w:r>
      <w:r w:rsidRPr="00A73F38">
        <w:rPr>
          <w:color w:val="000000" w:themeColor="text1"/>
        </w:rPr>
        <w:t>内部的服务器或网关上</w:t>
      </w:r>
    </w:p>
    <w:p w14:paraId="0A4B9C14" w14:textId="77777777" w:rsidR="00A73F38" w:rsidRPr="00A73F38" w:rsidRDefault="00A73F38" w:rsidP="00A73F38">
      <w:pPr>
        <w:numPr>
          <w:ilvl w:val="1"/>
          <w:numId w:val="35"/>
        </w:numPr>
        <w:rPr>
          <w:color w:val="000000" w:themeColor="text1"/>
        </w:rPr>
      </w:pPr>
      <w:r w:rsidRPr="00A73F38">
        <w:rPr>
          <w:color w:val="000000" w:themeColor="text1"/>
        </w:rPr>
        <w:t>模型更新需要走安全审批流程，不能像互联网产品那样随时推送更新</w:t>
      </w:r>
    </w:p>
    <w:p w14:paraId="11AF5AD9" w14:textId="77777777" w:rsidR="00A73F38" w:rsidRPr="00A73F38" w:rsidRDefault="00A73F38" w:rsidP="00A73F38">
      <w:pPr>
        <w:numPr>
          <w:ilvl w:val="0"/>
          <w:numId w:val="35"/>
        </w:numPr>
        <w:rPr>
          <w:color w:val="000000" w:themeColor="text1"/>
        </w:rPr>
      </w:pPr>
      <w:r w:rsidRPr="00A73F38">
        <w:rPr>
          <w:b/>
          <w:bCs/>
          <w:color w:val="000000" w:themeColor="text1"/>
        </w:rPr>
        <w:t>你的应对策略：</w:t>
      </w:r>
    </w:p>
    <w:p w14:paraId="0F3CF76C" w14:textId="77777777" w:rsidR="00A73F38" w:rsidRPr="00A73F38" w:rsidRDefault="00A73F38" w:rsidP="00A73F38">
      <w:pPr>
        <w:numPr>
          <w:ilvl w:val="1"/>
          <w:numId w:val="36"/>
        </w:numPr>
        <w:rPr>
          <w:color w:val="000000" w:themeColor="text1"/>
        </w:rPr>
      </w:pPr>
      <w:r w:rsidRPr="00A73F38">
        <w:rPr>
          <w:b/>
          <w:bCs/>
          <w:color w:val="000000" w:themeColor="text1"/>
        </w:rPr>
        <w:t>模型轻量化：</w:t>
      </w:r>
      <w:r w:rsidRPr="00A73F38">
        <w:rPr>
          <w:color w:val="000000" w:themeColor="text1"/>
        </w:rPr>
        <w:t xml:space="preserve"> </w:t>
      </w:r>
      <w:r w:rsidRPr="00A73F38">
        <w:rPr>
          <w:color w:val="000000" w:themeColor="text1"/>
        </w:rPr>
        <w:t>边缘设备算力有限，需要把</w:t>
      </w:r>
      <w:r w:rsidRPr="00A73F38">
        <w:rPr>
          <w:color w:val="000000" w:themeColor="text1"/>
        </w:rPr>
        <w:t>LSTM</w:t>
      </w:r>
      <w:r w:rsidRPr="00A73F38">
        <w:rPr>
          <w:color w:val="000000" w:themeColor="text1"/>
        </w:rPr>
        <w:t>等重模型蒸馏成更轻量的版本（如简单的回归模型或小型神经网络）</w:t>
      </w:r>
    </w:p>
    <w:p w14:paraId="30ECB3BE" w14:textId="77777777" w:rsidR="00A73F38" w:rsidRPr="00A73F38" w:rsidRDefault="00A73F38" w:rsidP="00A73F38">
      <w:pPr>
        <w:numPr>
          <w:ilvl w:val="1"/>
          <w:numId w:val="36"/>
        </w:numPr>
        <w:rPr>
          <w:color w:val="000000" w:themeColor="text1"/>
        </w:rPr>
      </w:pPr>
      <w:r w:rsidRPr="00A73F38">
        <w:rPr>
          <w:b/>
          <w:bCs/>
          <w:color w:val="000000" w:themeColor="text1"/>
        </w:rPr>
        <w:t>联邦学习（</w:t>
      </w:r>
      <w:r w:rsidRPr="00A73F38">
        <w:rPr>
          <w:b/>
          <w:bCs/>
          <w:color w:val="000000" w:themeColor="text1"/>
        </w:rPr>
        <w:t>Federated Learning</w:t>
      </w:r>
      <w:r w:rsidRPr="00A73F38">
        <w:rPr>
          <w:b/>
          <w:bCs/>
          <w:color w:val="000000" w:themeColor="text1"/>
        </w:rPr>
        <w:t>）思路：</w:t>
      </w:r>
      <w:r w:rsidRPr="00A73F38">
        <w:rPr>
          <w:color w:val="000000" w:themeColor="text1"/>
        </w:rPr>
        <w:t xml:space="preserve"> </w:t>
      </w:r>
      <w:r w:rsidRPr="00A73F38">
        <w:rPr>
          <w:color w:val="000000" w:themeColor="text1"/>
        </w:rPr>
        <w:t>模型在本地训练，只上传模型参数而非原始数据，保护数据隐私</w:t>
      </w:r>
    </w:p>
    <w:p w14:paraId="03B83AC5" w14:textId="77777777" w:rsidR="00A73F38" w:rsidRPr="00A73F38" w:rsidRDefault="00A73F38" w:rsidP="00A73F38">
      <w:pPr>
        <w:numPr>
          <w:ilvl w:val="1"/>
          <w:numId w:val="36"/>
        </w:numPr>
        <w:rPr>
          <w:color w:val="000000" w:themeColor="text1"/>
        </w:rPr>
      </w:pPr>
      <w:r w:rsidRPr="00A73F38">
        <w:rPr>
          <w:b/>
          <w:bCs/>
          <w:color w:val="000000" w:themeColor="text1"/>
        </w:rPr>
        <w:t>数据脱敏协议：</w:t>
      </w:r>
      <w:r w:rsidRPr="00A73F38">
        <w:rPr>
          <w:color w:val="000000" w:themeColor="text1"/>
        </w:rPr>
        <w:t xml:space="preserve"> </w:t>
      </w:r>
      <w:r w:rsidRPr="00A73F38">
        <w:rPr>
          <w:color w:val="000000" w:themeColor="text1"/>
        </w:rPr>
        <w:t>和客户提前签订数据使用协议，明确哪些数据可以用于模型训练</w:t>
      </w:r>
    </w:p>
    <w:p w14:paraId="4DB35AA0" w14:textId="77777777" w:rsidR="00A73F38" w:rsidRPr="00A73F38" w:rsidRDefault="00A73F38" w:rsidP="00A73F38">
      <w:pPr>
        <w:numPr>
          <w:ilvl w:val="1"/>
          <w:numId w:val="36"/>
        </w:numPr>
        <w:rPr>
          <w:color w:val="000000" w:themeColor="text1"/>
        </w:rPr>
      </w:pPr>
      <w:r w:rsidRPr="00A73F38">
        <w:rPr>
          <w:b/>
          <w:bCs/>
          <w:color w:val="000000" w:themeColor="text1"/>
        </w:rPr>
        <w:t>本地</w:t>
      </w:r>
      <w:r w:rsidRPr="00A73F38">
        <w:rPr>
          <w:b/>
          <w:bCs/>
          <w:color w:val="000000" w:themeColor="text1"/>
        </w:rPr>
        <w:t>Dashboard</w:t>
      </w:r>
      <w:r w:rsidRPr="00A73F38">
        <w:rPr>
          <w:b/>
          <w:bCs/>
          <w:color w:val="000000" w:themeColor="text1"/>
        </w:rPr>
        <w:t>：</w:t>
      </w:r>
      <w:r w:rsidRPr="00A73F38">
        <w:rPr>
          <w:color w:val="000000" w:themeColor="text1"/>
        </w:rPr>
        <w:t xml:space="preserve"> </w:t>
      </w:r>
      <w:r w:rsidRPr="00A73F38">
        <w:rPr>
          <w:color w:val="000000" w:themeColor="text1"/>
        </w:rPr>
        <w:t>预测结果在</w:t>
      </w:r>
      <w:r w:rsidRPr="00A73F38">
        <w:rPr>
          <w:color w:val="000000" w:themeColor="text1"/>
        </w:rPr>
        <w:t>fab</w:t>
      </w:r>
      <w:r w:rsidRPr="00A73F38">
        <w:rPr>
          <w:color w:val="000000" w:themeColor="text1"/>
        </w:rPr>
        <w:t>内部展示，不需要数据出厂</w:t>
      </w:r>
    </w:p>
    <w:p w14:paraId="74A89BC4" w14:textId="77777777" w:rsidR="00A73F38" w:rsidRDefault="00A73F38" w:rsidP="00A73F38">
      <w:pPr>
        <w:numPr>
          <w:ilvl w:val="0"/>
          <w:numId w:val="35"/>
        </w:numPr>
        <w:rPr>
          <w:color w:val="000000" w:themeColor="text1"/>
        </w:rPr>
      </w:pPr>
      <w:r w:rsidRPr="00A73F38">
        <w:rPr>
          <w:b/>
          <w:bCs/>
          <w:color w:val="000000" w:themeColor="text1"/>
        </w:rPr>
        <w:t>面试加分点：</w:t>
      </w:r>
      <w:r w:rsidRPr="00A73F38">
        <w:rPr>
          <w:color w:val="000000" w:themeColor="text1"/>
        </w:rPr>
        <w:t xml:space="preserve"> </w:t>
      </w:r>
      <w:r w:rsidRPr="00A73F38">
        <w:rPr>
          <w:color w:val="000000" w:themeColor="text1"/>
        </w:rPr>
        <w:t>主动问</w:t>
      </w:r>
      <w:proofErr w:type="spellStart"/>
      <w:r w:rsidRPr="00A73F38">
        <w:rPr>
          <w:color w:val="000000" w:themeColor="text1"/>
        </w:rPr>
        <w:t>Minjian</w:t>
      </w:r>
      <w:proofErr w:type="spellEnd"/>
      <w:r w:rsidRPr="00A73F38">
        <w:rPr>
          <w:color w:val="000000" w:themeColor="text1"/>
        </w:rPr>
        <w:t xml:space="preserve"> Edwards</w:t>
      </w:r>
      <w:r w:rsidRPr="00A73F38">
        <w:rPr>
          <w:color w:val="000000" w:themeColor="text1"/>
        </w:rPr>
        <w:t>目前的数据安全合规方案是什么，体现你对这个问题的重视。</w:t>
      </w:r>
    </w:p>
    <w:p w14:paraId="0DD7FD35" w14:textId="77777777" w:rsidR="000C6D35" w:rsidRDefault="000C6D35" w:rsidP="000C6D35">
      <w:pPr>
        <w:rPr>
          <w:color w:val="000000" w:themeColor="text1"/>
        </w:rPr>
      </w:pPr>
    </w:p>
    <w:p w14:paraId="79263AD0" w14:textId="77777777" w:rsidR="000C6D35" w:rsidRPr="007224A9" w:rsidRDefault="000C6D35" w:rsidP="000C6D35">
      <w:pPr>
        <w:rPr>
          <w:b/>
          <w:bCs/>
          <w:color w:val="FF0000"/>
        </w:rPr>
      </w:pPr>
      <w:r w:rsidRPr="007224A9">
        <w:rPr>
          <w:b/>
          <w:bCs/>
          <w:color w:val="FF0000"/>
        </w:rPr>
        <w:t>D</w:t>
      </w:r>
      <w:r w:rsidRPr="007224A9">
        <w:rPr>
          <w:b/>
          <w:bCs/>
          <w:color w:val="FF0000"/>
        </w:rPr>
        <w:t>类：客户现场与商业逻辑（</w:t>
      </w:r>
      <w:r w:rsidRPr="007224A9">
        <w:rPr>
          <w:b/>
          <w:bCs/>
          <w:color w:val="FF0000"/>
        </w:rPr>
        <w:t>8</w:t>
      </w:r>
      <w:r w:rsidRPr="007224A9">
        <w:rPr>
          <w:b/>
          <w:bCs/>
          <w:color w:val="FF0000"/>
        </w:rPr>
        <w:t>题）</w:t>
      </w:r>
      <w:r w:rsidRPr="007224A9">
        <w:rPr>
          <w:rFonts w:ascii="Segoe UI Emoji" w:hAnsi="Segoe UI Emoji" w:cs="Segoe UI Emoji"/>
          <w:b/>
          <w:bCs/>
          <w:color w:val="FF0000"/>
        </w:rPr>
        <w:t>⭐⭐⭐⭐</w:t>
      </w:r>
    </w:p>
    <w:p w14:paraId="4AAB38AB" w14:textId="77777777" w:rsidR="000C6D35" w:rsidRPr="000C6D35" w:rsidRDefault="000C6D35" w:rsidP="000C6D35">
      <w:pPr>
        <w:rPr>
          <w:color w:val="000000" w:themeColor="text1"/>
        </w:rPr>
      </w:pPr>
      <w:r w:rsidRPr="000C6D35">
        <w:rPr>
          <w:color w:val="000000" w:themeColor="text1"/>
        </w:rPr>
        <w:pict w14:anchorId="025E78F8">
          <v:rect id="_x0000_i1427" style="width:0;height:1.5pt" o:hralign="center" o:hrstd="t" o:hr="t" fillcolor="#a0a0a0" stroked="f"/>
        </w:pict>
      </w:r>
    </w:p>
    <w:p w14:paraId="25A9E2BF" w14:textId="77777777" w:rsidR="000C6D35" w:rsidRPr="000C6D35" w:rsidRDefault="000C6D35" w:rsidP="000C6D35">
      <w:pPr>
        <w:rPr>
          <w:b/>
          <w:bCs/>
          <w:color w:val="000000" w:themeColor="text1"/>
        </w:rPr>
      </w:pPr>
      <w:r w:rsidRPr="000C6D35">
        <w:rPr>
          <w:b/>
          <w:bCs/>
          <w:color w:val="000000" w:themeColor="text1"/>
        </w:rPr>
        <w:t xml:space="preserve">D1. </w:t>
      </w:r>
      <w:r w:rsidRPr="000C6D35">
        <w:rPr>
          <w:b/>
          <w:bCs/>
          <w:color w:val="000000" w:themeColor="text1"/>
        </w:rPr>
        <w:t>什么是</w:t>
      </w:r>
      <w:r w:rsidRPr="000C6D35">
        <w:rPr>
          <w:b/>
          <w:bCs/>
          <w:color w:val="000000" w:themeColor="text1"/>
        </w:rPr>
        <w:t>Outcome Based Contract</w:t>
      </w:r>
      <w:r w:rsidRPr="000C6D35">
        <w:rPr>
          <w:b/>
          <w:bCs/>
          <w:color w:val="000000" w:themeColor="text1"/>
        </w:rPr>
        <w:t>（</w:t>
      </w:r>
      <w:r w:rsidRPr="000C6D35">
        <w:rPr>
          <w:b/>
          <w:bCs/>
          <w:color w:val="000000" w:themeColor="text1"/>
        </w:rPr>
        <w:t>OBC</w:t>
      </w:r>
      <w:r w:rsidRPr="000C6D35">
        <w:rPr>
          <w:b/>
          <w:bCs/>
          <w:color w:val="000000" w:themeColor="text1"/>
        </w:rPr>
        <w:t>）？</w:t>
      </w:r>
      <w:r w:rsidRPr="000C6D35">
        <w:rPr>
          <w:b/>
          <w:bCs/>
          <w:color w:val="000000" w:themeColor="text1"/>
        </w:rPr>
        <w:t>Edwards</w:t>
      </w:r>
      <w:r w:rsidRPr="000C6D35">
        <w:rPr>
          <w:b/>
          <w:bCs/>
          <w:color w:val="000000" w:themeColor="text1"/>
        </w:rPr>
        <w:t>为什么要推这个商业模式？</w:t>
      </w:r>
    </w:p>
    <w:p w14:paraId="016C7F13" w14:textId="77777777" w:rsidR="000C6D35" w:rsidRPr="000C6D35" w:rsidRDefault="000C6D35" w:rsidP="000C6D35">
      <w:pPr>
        <w:rPr>
          <w:color w:val="000000" w:themeColor="text1"/>
        </w:rPr>
      </w:pPr>
      <w:r w:rsidRPr="000C6D35">
        <w:rPr>
          <w:b/>
          <w:bCs/>
          <w:color w:val="000000" w:themeColor="text1"/>
        </w:rPr>
        <w:t>答：</w:t>
      </w:r>
    </w:p>
    <w:p w14:paraId="3A53AC88" w14:textId="77777777" w:rsidR="000C6D35" w:rsidRPr="000C6D35" w:rsidRDefault="000C6D35" w:rsidP="000C6D35">
      <w:pPr>
        <w:numPr>
          <w:ilvl w:val="0"/>
          <w:numId w:val="37"/>
        </w:numPr>
        <w:rPr>
          <w:color w:val="000000" w:themeColor="text1"/>
        </w:rPr>
      </w:pPr>
      <w:r w:rsidRPr="000C6D35">
        <w:rPr>
          <w:b/>
          <w:bCs/>
          <w:color w:val="000000" w:themeColor="text1"/>
        </w:rPr>
        <w:t>OBC</w:t>
      </w:r>
      <w:r w:rsidRPr="000C6D35">
        <w:rPr>
          <w:b/>
          <w:bCs/>
          <w:color w:val="000000" w:themeColor="text1"/>
        </w:rPr>
        <w:t>的定义：</w:t>
      </w:r>
      <w:r w:rsidRPr="000C6D35">
        <w:rPr>
          <w:color w:val="000000" w:themeColor="text1"/>
        </w:rPr>
        <w:t xml:space="preserve"> </w:t>
      </w:r>
      <w:r w:rsidRPr="000C6D35">
        <w:rPr>
          <w:color w:val="000000" w:themeColor="text1"/>
        </w:rPr>
        <w:t>客户不再按服务次数或零件付费，而是按</w:t>
      </w:r>
      <w:r w:rsidRPr="000C6D35">
        <w:rPr>
          <w:b/>
          <w:bCs/>
          <w:color w:val="000000" w:themeColor="text1"/>
        </w:rPr>
        <w:t>结果</w:t>
      </w:r>
      <w:r w:rsidRPr="000C6D35">
        <w:rPr>
          <w:color w:val="000000" w:themeColor="text1"/>
        </w:rPr>
        <w:t>付费。比如：合同约定真空泵的可用率（</w:t>
      </w:r>
      <w:r w:rsidRPr="000C6D35">
        <w:rPr>
          <w:color w:val="000000" w:themeColor="text1"/>
        </w:rPr>
        <w:t>Uptime</w:t>
      </w:r>
      <w:r w:rsidRPr="000C6D35">
        <w:rPr>
          <w:color w:val="000000" w:themeColor="text1"/>
        </w:rPr>
        <w:t>）达到</w:t>
      </w:r>
      <w:r w:rsidRPr="000C6D35">
        <w:rPr>
          <w:color w:val="000000" w:themeColor="text1"/>
        </w:rPr>
        <w:t>99%</w:t>
      </w:r>
      <w:r w:rsidRPr="000C6D35">
        <w:rPr>
          <w:color w:val="000000" w:themeColor="text1"/>
        </w:rPr>
        <w:t>，</w:t>
      </w:r>
      <w:r w:rsidRPr="000C6D35">
        <w:rPr>
          <w:color w:val="000000" w:themeColor="text1"/>
        </w:rPr>
        <w:t>Edwards</w:t>
      </w:r>
      <w:r w:rsidRPr="000C6D35">
        <w:rPr>
          <w:color w:val="000000" w:themeColor="text1"/>
        </w:rPr>
        <w:t>负责实现这个目标，超出或低于目标有对应的奖惩机制。</w:t>
      </w:r>
    </w:p>
    <w:p w14:paraId="370EB2D4" w14:textId="77777777" w:rsidR="000C6D35" w:rsidRPr="000C6D35" w:rsidRDefault="000C6D35" w:rsidP="000C6D35">
      <w:pPr>
        <w:numPr>
          <w:ilvl w:val="0"/>
          <w:numId w:val="37"/>
        </w:numPr>
        <w:rPr>
          <w:color w:val="000000" w:themeColor="text1"/>
        </w:rPr>
      </w:pPr>
      <w:r w:rsidRPr="000C6D35">
        <w:rPr>
          <w:b/>
          <w:bCs/>
          <w:color w:val="000000" w:themeColor="text1"/>
        </w:rPr>
        <w:t>Edwards</w:t>
      </w:r>
      <w:r w:rsidRPr="000C6D35">
        <w:rPr>
          <w:b/>
          <w:bCs/>
          <w:color w:val="000000" w:themeColor="text1"/>
        </w:rPr>
        <w:t>为什么推</w:t>
      </w:r>
      <w:r w:rsidRPr="000C6D35">
        <w:rPr>
          <w:b/>
          <w:bCs/>
          <w:color w:val="000000" w:themeColor="text1"/>
        </w:rPr>
        <w:t>OBC</w:t>
      </w:r>
      <w:r w:rsidRPr="000C6D35">
        <w:rPr>
          <w:b/>
          <w:bCs/>
          <w:color w:val="000000" w:themeColor="text1"/>
        </w:rPr>
        <w:t>：</w:t>
      </w:r>
    </w:p>
    <w:p w14:paraId="49EF30A7" w14:textId="77777777" w:rsidR="000C6D35" w:rsidRPr="000C6D35" w:rsidRDefault="000C6D35" w:rsidP="000C6D35">
      <w:pPr>
        <w:numPr>
          <w:ilvl w:val="1"/>
          <w:numId w:val="37"/>
        </w:numPr>
        <w:rPr>
          <w:color w:val="000000" w:themeColor="text1"/>
        </w:rPr>
      </w:pPr>
      <w:r w:rsidRPr="000C6D35">
        <w:rPr>
          <w:color w:val="000000" w:themeColor="text1"/>
        </w:rPr>
        <w:t>传统维护模式（按次收费）对</w:t>
      </w:r>
      <w:r w:rsidRPr="000C6D35">
        <w:rPr>
          <w:color w:val="000000" w:themeColor="text1"/>
        </w:rPr>
        <w:t>Edwards</w:t>
      </w:r>
      <w:r w:rsidRPr="000C6D35">
        <w:rPr>
          <w:color w:val="000000" w:themeColor="text1"/>
        </w:rPr>
        <w:t>没有动力做好预测维护，坏得越多反而收费越多</w:t>
      </w:r>
    </w:p>
    <w:p w14:paraId="782A5500" w14:textId="77777777" w:rsidR="000C6D35" w:rsidRPr="000C6D35" w:rsidRDefault="000C6D35" w:rsidP="000C6D35">
      <w:pPr>
        <w:numPr>
          <w:ilvl w:val="1"/>
          <w:numId w:val="37"/>
        </w:numPr>
        <w:rPr>
          <w:color w:val="000000" w:themeColor="text1"/>
        </w:rPr>
      </w:pPr>
      <w:r w:rsidRPr="000C6D35">
        <w:rPr>
          <w:color w:val="000000" w:themeColor="text1"/>
        </w:rPr>
        <w:t>OBC</w:t>
      </w:r>
      <w:r w:rsidRPr="000C6D35">
        <w:rPr>
          <w:color w:val="000000" w:themeColor="text1"/>
        </w:rPr>
        <w:t>把</w:t>
      </w:r>
      <w:r w:rsidRPr="000C6D35">
        <w:rPr>
          <w:color w:val="000000" w:themeColor="text1"/>
        </w:rPr>
        <w:t>Edwards</w:t>
      </w:r>
      <w:r w:rsidRPr="000C6D35">
        <w:rPr>
          <w:color w:val="000000" w:themeColor="text1"/>
        </w:rPr>
        <w:t>的收益和客户的生产效率绑定，双方利益一致</w:t>
      </w:r>
    </w:p>
    <w:p w14:paraId="0B0BD524" w14:textId="77777777" w:rsidR="000C6D35" w:rsidRPr="000C6D35" w:rsidRDefault="000C6D35" w:rsidP="000C6D35">
      <w:pPr>
        <w:numPr>
          <w:ilvl w:val="1"/>
          <w:numId w:val="37"/>
        </w:numPr>
        <w:rPr>
          <w:color w:val="000000" w:themeColor="text1"/>
        </w:rPr>
      </w:pPr>
      <w:r w:rsidRPr="000C6D35">
        <w:rPr>
          <w:color w:val="000000" w:themeColor="text1"/>
        </w:rPr>
        <w:t>对客户来说，</w:t>
      </w:r>
      <w:r w:rsidRPr="000C6D35">
        <w:rPr>
          <w:color w:val="000000" w:themeColor="text1"/>
        </w:rPr>
        <w:t>OBC</w:t>
      </w:r>
      <w:r w:rsidRPr="000C6D35">
        <w:rPr>
          <w:color w:val="000000" w:themeColor="text1"/>
        </w:rPr>
        <w:t>把维护成本从</w:t>
      </w:r>
      <w:r w:rsidRPr="000C6D35">
        <w:rPr>
          <w:b/>
          <w:bCs/>
          <w:color w:val="000000" w:themeColor="text1"/>
        </w:rPr>
        <w:t>不可预测的变动成本</w:t>
      </w:r>
      <w:r w:rsidRPr="000C6D35">
        <w:rPr>
          <w:color w:val="000000" w:themeColor="text1"/>
        </w:rPr>
        <w:t>变成</w:t>
      </w:r>
      <w:r w:rsidRPr="000C6D35">
        <w:rPr>
          <w:b/>
          <w:bCs/>
          <w:color w:val="000000" w:themeColor="text1"/>
        </w:rPr>
        <w:t>可预算的固定成本</w:t>
      </w:r>
      <w:r w:rsidRPr="000C6D35">
        <w:rPr>
          <w:color w:val="000000" w:themeColor="text1"/>
        </w:rPr>
        <w:t>，财务更好管理</w:t>
      </w:r>
    </w:p>
    <w:p w14:paraId="5FFC8E88" w14:textId="77777777" w:rsidR="000C6D35" w:rsidRPr="000C6D35" w:rsidRDefault="000C6D35" w:rsidP="000C6D35">
      <w:pPr>
        <w:numPr>
          <w:ilvl w:val="1"/>
          <w:numId w:val="37"/>
        </w:numPr>
        <w:rPr>
          <w:color w:val="000000" w:themeColor="text1"/>
        </w:rPr>
      </w:pPr>
      <w:r w:rsidRPr="000C6D35">
        <w:rPr>
          <w:color w:val="000000" w:themeColor="text1"/>
        </w:rPr>
        <w:t>对</w:t>
      </w:r>
      <w:r w:rsidRPr="000C6D35">
        <w:rPr>
          <w:color w:val="000000" w:themeColor="text1"/>
        </w:rPr>
        <w:t>Edwards</w:t>
      </w:r>
      <w:r w:rsidRPr="000C6D35">
        <w:rPr>
          <w:color w:val="000000" w:themeColor="text1"/>
        </w:rPr>
        <w:t>来说，</w:t>
      </w:r>
      <w:r w:rsidRPr="000C6D35">
        <w:rPr>
          <w:color w:val="000000" w:themeColor="text1"/>
        </w:rPr>
        <w:t>OBC</w:t>
      </w:r>
      <w:r w:rsidRPr="000C6D35">
        <w:rPr>
          <w:color w:val="000000" w:themeColor="text1"/>
        </w:rPr>
        <w:t>是更高价值的合同，利润率更高，客户粘性更强</w:t>
      </w:r>
    </w:p>
    <w:p w14:paraId="76F4EA0B" w14:textId="77777777" w:rsidR="000C6D35" w:rsidRPr="000C6D35" w:rsidRDefault="000C6D35" w:rsidP="000C6D35">
      <w:pPr>
        <w:numPr>
          <w:ilvl w:val="0"/>
          <w:numId w:val="37"/>
        </w:numPr>
        <w:rPr>
          <w:color w:val="000000" w:themeColor="text1"/>
        </w:rPr>
      </w:pPr>
      <w:r w:rsidRPr="000C6D35">
        <w:rPr>
          <w:b/>
          <w:bCs/>
          <w:color w:val="000000" w:themeColor="text1"/>
        </w:rPr>
        <w:t>预测维护在</w:t>
      </w:r>
      <w:r w:rsidRPr="000C6D35">
        <w:rPr>
          <w:b/>
          <w:bCs/>
          <w:color w:val="000000" w:themeColor="text1"/>
        </w:rPr>
        <w:t>OBC</w:t>
      </w:r>
      <w:r w:rsidRPr="000C6D35">
        <w:rPr>
          <w:b/>
          <w:bCs/>
          <w:color w:val="000000" w:themeColor="text1"/>
        </w:rPr>
        <w:t>里的角色：</w:t>
      </w:r>
    </w:p>
    <w:p w14:paraId="2CC3A4C1" w14:textId="77777777" w:rsidR="000C6D35" w:rsidRPr="000C6D35" w:rsidRDefault="000C6D35" w:rsidP="000C6D35">
      <w:pPr>
        <w:numPr>
          <w:ilvl w:val="1"/>
          <w:numId w:val="37"/>
        </w:numPr>
        <w:rPr>
          <w:color w:val="000000" w:themeColor="text1"/>
        </w:rPr>
      </w:pPr>
      <w:r w:rsidRPr="000C6D35">
        <w:rPr>
          <w:color w:val="000000" w:themeColor="text1"/>
        </w:rPr>
        <w:t>没有可靠的预测维护能力，</w:t>
      </w:r>
      <w:r w:rsidRPr="000C6D35">
        <w:rPr>
          <w:color w:val="000000" w:themeColor="text1"/>
        </w:rPr>
        <w:t>Edwards</w:t>
      </w:r>
      <w:r w:rsidRPr="000C6D35">
        <w:rPr>
          <w:color w:val="000000" w:themeColor="text1"/>
        </w:rPr>
        <w:t>根本不敢签</w:t>
      </w:r>
      <w:r w:rsidRPr="000C6D35">
        <w:rPr>
          <w:color w:val="000000" w:themeColor="text1"/>
        </w:rPr>
        <w:t>OBC——</w:t>
      </w:r>
      <w:r w:rsidRPr="000C6D35">
        <w:rPr>
          <w:color w:val="000000" w:themeColor="text1"/>
        </w:rPr>
        <w:t>因为一旦泵意外停机，损失由</w:t>
      </w:r>
      <w:r w:rsidRPr="000C6D35">
        <w:rPr>
          <w:color w:val="000000" w:themeColor="text1"/>
        </w:rPr>
        <w:t>Edwards</w:t>
      </w:r>
      <w:r w:rsidRPr="000C6D35">
        <w:rPr>
          <w:color w:val="000000" w:themeColor="text1"/>
        </w:rPr>
        <w:t>承担</w:t>
      </w:r>
    </w:p>
    <w:p w14:paraId="68944439" w14:textId="77777777" w:rsidR="000C6D35" w:rsidRPr="000C6D35" w:rsidRDefault="000C6D35" w:rsidP="000C6D35">
      <w:pPr>
        <w:numPr>
          <w:ilvl w:val="1"/>
          <w:numId w:val="37"/>
        </w:numPr>
        <w:rPr>
          <w:color w:val="000000" w:themeColor="text1"/>
        </w:rPr>
      </w:pPr>
      <w:r w:rsidRPr="000C6D35">
        <w:rPr>
          <w:b/>
          <w:bCs/>
          <w:color w:val="000000" w:themeColor="text1"/>
        </w:rPr>
        <w:lastRenderedPageBreak/>
        <w:t>预测维护是</w:t>
      </w:r>
      <w:r w:rsidRPr="000C6D35">
        <w:rPr>
          <w:b/>
          <w:bCs/>
          <w:color w:val="000000" w:themeColor="text1"/>
        </w:rPr>
        <w:t>OBC</w:t>
      </w:r>
      <w:r w:rsidRPr="000C6D35">
        <w:rPr>
          <w:b/>
          <w:bCs/>
          <w:color w:val="000000" w:themeColor="text1"/>
        </w:rPr>
        <w:t>的技术基础</w:t>
      </w:r>
      <w:r w:rsidRPr="000C6D35">
        <w:rPr>
          <w:color w:val="000000" w:themeColor="text1"/>
        </w:rPr>
        <w:t>，你的模型直接决定</w:t>
      </w:r>
      <w:r w:rsidRPr="000C6D35">
        <w:rPr>
          <w:color w:val="000000" w:themeColor="text1"/>
        </w:rPr>
        <w:t>Edwards</w:t>
      </w:r>
      <w:r w:rsidRPr="000C6D35">
        <w:rPr>
          <w:color w:val="000000" w:themeColor="text1"/>
        </w:rPr>
        <w:t>能不能履约</w:t>
      </w:r>
    </w:p>
    <w:p w14:paraId="1B0A1CD2" w14:textId="77777777" w:rsidR="000C6D35" w:rsidRPr="000C6D35" w:rsidRDefault="000C6D35" w:rsidP="000C6D35">
      <w:pPr>
        <w:numPr>
          <w:ilvl w:val="0"/>
          <w:numId w:val="37"/>
        </w:numPr>
        <w:rPr>
          <w:color w:val="000000" w:themeColor="text1"/>
        </w:rPr>
      </w:pPr>
      <w:r w:rsidRPr="000C6D35">
        <w:rPr>
          <w:b/>
          <w:bCs/>
          <w:color w:val="000000" w:themeColor="text1"/>
        </w:rPr>
        <w:t>一句话：</w:t>
      </w:r>
      <w:r w:rsidRPr="000C6D35">
        <w:rPr>
          <w:color w:val="000000" w:themeColor="text1"/>
        </w:rPr>
        <w:t xml:space="preserve"> OBC</w:t>
      </w:r>
      <w:r w:rsidRPr="000C6D35">
        <w:rPr>
          <w:color w:val="000000" w:themeColor="text1"/>
        </w:rPr>
        <w:t>是商业模式，预测维护是技术支撑，两者缺一不可。</w:t>
      </w:r>
    </w:p>
    <w:p w14:paraId="6E005D28" w14:textId="77777777" w:rsidR="000C6D35" w:rsidRPr="000C6D35" w:rsidRDefault="000C6D35" w:rsidP="000C6D35">
      <w:pPr>
        <w:rPr>
          <w:color w:val="000000" w:themeColor="text1"/>
        </w:rPr>
      </w:pPr>
      <w:r w:rsidRPr="000C6D35">
        <w:rPr>
          <w:color w:val="000000" w:themeColor="text1"/>
        </w:rPr>
        <w:pict w14:anchorId="7D537C3C">
          <v:rect id="_x0000_i1428" style="width:0;height:1.5pt" o:hralign="center" o:hrstd="t" o:hr="t" fillcolor="#a0a0a0" stroked="f"/>
        </w:pict>
      </w:r>
    </w:p>
    <w:p w14:paraId="1F02C291" w14:textId="77777777" w:rsidR="000C6D35" w:rsidRPr="000C6D35" w:rsidRDefault="000C6D35" w:rsidP="000C6D35">
      <w:pPr>
        <w:rPr>
          <w:b/>
          <w:bCs/>
          <w:color w:val="000000" w:themeColor="text1"/>
        </w:rPr>
      </w:pPr>
      <w:r w:rsidRPr="000C6D35">
        <w:rPr>
          <w:b/>
          <w:bCs/>
          <w:color w:val="000000" w:themeColor="text1"/>
        </w:rPr>
        <w:t xml:space="preserve">D2. </w:t>
      </w:r>
      <w:r w:rsidRPr="000C6D35">
        <w:rPr>
          <w:b/>
          <w:bCs/>
          <w:color w:val="000000" w:themeColor="text1"/>
        </w:rPr>
        <w:t>你在客户现场给非技术人员讲模型结果，你会怎么讲？举个具体例子。</w:t>
      </w:r>
    </w:p>
    <w:p w14:paraId="47EEF20B" w14:textId="77777777" w:rsidR="000C6D35" w:rsidRPr="000C6D35" w:rsidRDefault="000C6D35" w:rsidP="000C6D35">
      <w:pPr>
        <w:rPr>
          <w:color w:val="000000" w:themeColor="text1"/>
        </w:rPr>
      </w:pPr>
      <w:r w:rsidRPr="000C6D35">
        <w:rPr>
          <w:b/>
          <w:bCs/>
          <w:color w:val="000000" w:themeColor="text1"/>
        </w:rPr>
        <w:t>答：</w:t>
      </w:r>
    </w:p>
    <w:p w14:paraId="34C860C5" w14:textId="77777777" w:rsidR="000C6D35" w:rsidRPr="000C6D35" w:rsidRDefault="000C6D35" w:rsidP="000C6D35">
      <w:pPr>
        <w:numPr>
          <w:ilvl w:val="0"/>
          <w:numId w:val="38"/>
        </w:numPr>
        <w:rPr>
          <w:color w:val="000000" w:themeColor="text1"/>
        </w:rPr>
      </w:pPr>
      <w:r w:rsidRPr="000C6D35">
        <w:rPr>
          <w:b/>
          <w:bCs/>
          <w:color w:val="000000" w:themeColor="text1"/>
        </w:rPr>
        <w:t>核心原则：</w:t>
      </w:r>
      <w:r w:rsidRPr="000C6D35">
        <w:rPr>
          <w:color w:val="000000" w:themeColor="text1"/>
        </w:rPr>
        <w:t xml:space="preserve"> </w:t>
      </w:r>
      <w:r w:rsidRPr="000C6D35">
        <w:rPr>
          <w:color w:val="000000" w:themeColor="text1"/>
        </w:rPr>
        <w:t>不讲模型，讲结论；不讲算法，讲行动；不讲误差，讲风险。</w:t>
      </w:r>
    </w:p>
    <w:p w14:paraId="06353811" w14:textId="77777777" w:rsidR="000C6D35" w:rsidRPr="000C6D35" w:rsidRDefault="000C6D35" w:rsidP="000C6D35">
      <w:pPr>
        <w:numPr>
          <w:ilvl w:val="0"/>
          <w:numId w:val="38"/>
        </w:numPr>
        <w:rPr>
          <w:color w:val="000000" w:themeColor="text1"/>
        </w:rPr>
      </w:pPr>
      <w:r w:rsidRPr="000C6D35">
        <w:rPr>
          <w:b/>
          <w:bCs/>
          <w:color w:val="000000" w:themeColor="text1"/>
        </w:rPr>
        <w:t>具体例子（场景：</w:t>
      </w:r>
      <w:r w:rsidRPr="000C6D35">
        <w:rPr>
          <w:b/>
          <w:bCs/>
          <w:color w:val="000000" w:themeColor="text1"/>
        </w:rPr>
        <w:t>fab</w:t>
      </w:r>
      <w:r w:rsidRPr="000C6D35">
        <w:rPr>
          <w:b/>
          <w:bCs/>
          <w:color w:val="000000" w:themeColor="text1"/>
        </w:rPr>
        <w:t>设备工程师，非数据背景）：</w:t>
      </w:r>
    </w:p>
    <w:p w14:paraId="42B49721" w14:textId="77777777" w:rsidR="000C6D35" w:rsidRPr="000C6D35" w:rsidRDefault="000C6D35" w:rsidP="000C6D35">
      <w:pPr>
        <w:rPr>
          <w:color w:val="000000" w:themeColor="text1"/>
        </w:rPr>
      </w:pPr>
      <w:r w:rsidRPr="000C6D35">
        <w:rPr>
          <w:color w:val="000000" w:themeColor="text1"/>
        </w:rPr>
        <w:t>"</w:t>
      </w:r>
      <w:r w:rsidRPr="000C6D35">
        <w:rPr>
          <w:color w:val="000000" w:themeColor="text1"/>
        </w:rPr>
        <w:t>我们的系统监测到</w:t>
      </w:r>
      <w:r w:rsidRPr="000C6D35">
        <w:rPr>
          <w:color w:val="000000" w:themeColor="text1"/>
        </w:rPr>
        <w:t>3</w:t>
      </w:r>
      <w:r w:rsidRPr="000C6D35">
        <w:rPr>
          <w:color w:val="000000" w:themeColor="text1"/>
        </w:rPr>
        <w:t>号真空泵的健康分在过去两周从</w:t>
      </w:r>
      <w:r w:rsidRPr="000C6D35">
        <w:rPr>
          <w:color w:val="000000" w:themeColor="text1"/>
        </w:rPr>
        <w:t>85</w:t>
      </w:r>
      <w:r w:rsidRPr="000C6D35">
        <w:rPr>
          <w:color w:val="000000" w:themeColor="text1"/>
        </w:rPr>
        <w:t>分下降到</w:t>
      </w:r>
      <w:r w:rsidRPr="000C6D35">
        <w:rPr>
          <w:color w:val="000000" w:themeColor="text1"/>
        </w:rPr>
        <w:t>62</w:t>
      </w:r>
      <w:r w:rsidRPr="000C6D35">
        <w:rPr>
          <w:color w:val="000000" w:themeColor="text1"/>
        </w:rPr>
        <w:t>分，下降速度比正常快</w:t>
      </w:r>
      <w:r w:rsidRPr="000C6D35">
        <w:rPr>
          <w:color w:val="000000" w:themeColor="text1"/>
        </w:rPr>
        <w:t>3</w:t>
      </w:r>
      <w:r w:rsidRPr="000C6D35">
        <w:rPr>
          <w:color w:val="000000" w:themeColor="text1"/>
        </w:rPr>
        <w:t>倍。根据历史数据，类似的下降趋势通常在</w:t>
      </w:r>
      <w:r w:rsidRPr="000C6D35">
        <w:rPr>
          <w:color w:val="000000" w:themeColor="text1"/>
        </w:rPr>
        <w:t>4~6</w:t>
      </w:r>
      <w:r w:rsidRPr="000C6D35">
        <w:rPr>
          <w:color w:val="000000" w:themeColor="text1"/>
        </w:rPr>
        <w:t>周内会导致轴承故障。建议在下次计划停机窗口（预计</w:t>
      </w:r>
      <w:r w:rsidRPr="000C6D35">
        <w:rPr>
          <w:color w:val="000000" w:themeColor="text1"/>
        </w:rPr>
        <w:t>2</w:t>
      </w:r>
      <w:r w:rsidRPr="000C6D35">
        <w:rPr>
          <w:color w:val="000000" w:themeColor="text1"/>
        </w:rPr>
        <w:t>周后）安排预防性检查，重点检查轴承和密封件。如果等到下次季度维护（</w:t>
      </w:r>
      <w:r w:rsidRPr="000C6D35">
        <w:rPr>
          <w:color w:val="000000" w:themeColor="text1"/>
        </w:rPr>
        <w:t>8</w:t>
      </w:r>
      <w:r w:rsidRPr="000C6D35">
        <w:rPr>
          <w:color w:val="000000" w:themeColor="text1"/>
        </w:rPr>
        <w:t>周后），风险较高。</w:t>
      </w:r>
      <w:r w:rsidRPr="000C6D35">
        <w:rPr>
          <w:color w:val="000000" w:themeColor="text1"/>
        </w:rPr>
        <w:t>"</w:t>
      </w:r>
    </w:p>
    <w:p w14:paraId="2516943F" w14:textId="77777777" w:rsidR="000C6D35" w:rsidRPr="000C6D35" w:rsidRDefault="000C6D35" w:rsidP="000C6D35">
      <w:pPr>
        <w:numPr>
          <w:ilvl w:val="0"/>
          <w:numId w:val="39"/>
        </w:numPr>
        <w:rPr>
          <w:color w:val="000000" w:themeColor="text1"/>
        </w:rPr>
      </w:pPr>
      <w:r w:rsidRPr="000C6D35">
        <w:rPr>
          <w:b/>
          <w:bCs/>
          <w:color w:val="000000" w:themeColor="text1"/>
        </w:rPr>
        <w:t>关键技巧：</w:t>
      </w:r>
    </w:p>
    <w:p w14:paraId="6E4204C2" w14:textId="77777777" w:rsidR="000C6D35" w:rsidRPr="000C6D35" w:rsidRDefault="000C6D35" w:rsidP="000C6D35">
      <w:pPr>
        <w:numPr>
          <w:ilvl w:val="1"/>
          <w:numId w:val="39"/>
        </w:numPr>
        <w:rPr>
          <w:color w:val="000000" w:themeColor="text1"/>
        </w:rPr>
      </w:pPr>
      <w:r w:rsidRPr="000C6D35">
        <w:rPr>
          <w:b/>
          <w:bCs/>
          <w:color w:val="000000" w:themeColor="text1"/>
        </w:rPr>
        <w:t>用分数</w:t>
      </w:r>
      <w:r w:rsidRPr="000C6D35">
        <w:rPr>
          <w:b/>
          <w:bCs/>
          <w:color w:val="000000" w:themeColor="text1"/>
        </w:rPr>
        <w:t>/</w:t>
      </w:r>
      <w:r w:rsidRPr="000C6D35">
        <w:rPr>
          <w:b/>
          <w:bCs/>
          <w:color w:val="000000" w:themeColor="text1"/>
        </w:rPr>
        <w:t>百分比代替模型输出</w:t>
      </w:r>
      <w:r w:rsidRPr="000C6D35">
        <w:rPr>
          <w:color w:val="000000" w:themeColor="text1"/>
        </w:rPr>
        <w:t>（</w:t>
      </w:r>
      <w:r w:rsidRPr="000C6D35">
        <w:rPr>
          <w:color w:val="000000" w:themeColor="text1"/>
        </w:rPr>
        <w:t>Health Score</w:t>
      </w:r>
      <w:r w:rsidRPr="000C6D35">
        <w:rPr>
          <w:color w:val="000000" w:themeColor="text1"/>
        </w:rPr>
        <w:t>比</w:t>
      </w:r>
      <w:r w:rsidRPr="000C6D35">
        <w:rPr>
          <w:color w:val="000000" w:themeColor="text1"/>
        </w:rPr>
        <w:t>RUL</w:t>
      </w:r>
      <w:r w:rsidRPr="000C6D35">
        <w:rPr>
          <w:color w:val="000000" w:themeColor="text1"/>
        </w:rPr>
        <w:t>更直观）</w:t>
      </w:r>
    </w:p>
    <w:p w14:paraId="75BD7871" w14:textId="77777777" w:rsidR="000C6D35" w:rsidRPr="000C6D35" w:rsidRDefault="000C6D35" w:rsidP="000C6D35">
      <w:pPr>
        <w:numPr>
          <w:ilvl w:val="1"/>
          <w:numId w:val="39"/>
        </w:numPr>
        <w:rPr>
          <w:color w:val="000000" w:themeColor="text1"/>
        </w:rPr>
      </w:pPr>
      <w:r w:rsidRPr="000C6D35">
        <w:rPr>
          <w:b/>
          <w:bCs/>
          <w:color w:val="000000" w:themeColor="text1"/>
        </w:rPr>
        <w:t>给时间窗口，不给精确预测</w:t>
      </w:r>
      <w:r w:rsidRPr="000C6D35">
        <w:rPr>
          <w:color w:val="000000" w:themeColor="text1"/>
        </w:rPr>
        <w:t>（</w:t>
      </w:r>
      <w:r w:rsidRPr="000C6D35">
        <w:rPr>
          <w:color w:val="000000" w:themeColor="text1"/>
        </w:rPr>
        <w:t>"4~6</w:t>
      </w:r>
      <w:r w:rsidRPr="000C6D35">
        <w:rPr>
          <w:color w:val="000000" w:themeColor="text1"/>
        </w:rPr>
        <w:t>周</w:t>
      </w:r>
      <w:r w:rsidRPr="000C6D35">
        <w:rPr>
          <w:color w:val="000000" w:themeColor="text1"/>
        </w:rPr>
        <w:t>"</w:t>
      </w:r>
      <w:r w:rsidRPr="000C6D35">
        <w:rPr>
          <w:color w:val="000000" w:themeColor="text1"/>
        </w:rPr>
        <w:t>比</w:t>
      </w:r>
      <w:r w:rsidRPr="000C6D35">
        <w:rPr>
          <w:color w:val="000000" w:themeColor="text1"/>
        </w:rPr>
        <w:t>"32</w:t>
      </w:r>
      <w:r w:rsidRPr="000C6D35">
        <w:rPr>
          <w:color w:val="000000" w:themeColor="text1"/>
        </w:rPr>
        <w:t>个</w:t>
      </w:r>
      <w:r w:rsidRPr="000C6D35">
        <w:rPr>
          <w:color w:val="000000" w:themeColor="text1"/>
        </w:rPr>
        <w:t>cycle"</w:t>
      </w:r>
      <w:r w:rsidRPr="000C6D35">
        <w:rPr>
          <w:color w:val="000000" w:themeColor="text1"/>
        </w:rPr>
        <w:t>更可操作）</w:t>
      </w:r>
    </w:p>
    <w:p w14:paraId="00C26B89" w14:textId="77777777" w:rsidR="000C6D35" w:rsidRPr="000C6D35" w:rsidRDefault="000C6D35" w:rsidP="000C6D35">
      <w:pPr>
        <w:numPr>
          <w:ilvl w:val="1"/>
          <w:numId w:val="39"/>
        </w:numPr>
        <w:rPr>
          <w:color w:val="000000" w:themeColor="text1"/>
        </w:rPr>
      </w:pPr>
      <w:r w:rsidRPr="000C6D35">
        <w:rPr>
          <w:b/>
          <w:bCs/>
          <w:color w:val="000000" w:themeColor="text1"/>
        </w:rPr>
        <w:t>直接给行动建议</w:t>
      </w:r>
      <w:r w:rsidRPr="000C6D35">
        <w:rPr>
          <w:color w:val="000000" w:themeColor="text1"/>
        </w:rPr>
        <w:t>，不让客户自己解读数据</w:t>
      </w:r>
    </w:p>
    <w:p w14:paraId="3DA40A36" w14:textId="77777777" w:rsidR="000C6D35" w:rsidRPr="000C6D35" w:rsidRDefault="000C6D35" w:rsidP="000C6D35">
      <w:pPr>
        <w:numPr>
          <w:ilvl w:val="1"/>
          <w:numId w:val="39"/>
        </w:numPr>
        <w:rPr>
          <w:color w:val="000000" w:themeColor="text1"/>
        </w:rPr>
      </w:pPr>
      <w:r w:rsidRPr="000C6D35">
        <w:rPr>
          <w:b/>
          <w:bCs/>
          <w:color w:val="000000" w:themeColor="text1"/>
        </w:rPr>
        <w:t>量化风险</w:t>
      </w:r>
      <w:r w:rsidRPr="000C6D35">
        <w:rPr>
          <w:color w:val="000000" w:themeColor="text1"/>
        </w:rPr>
        <w:t>，让客户自己做决策（</w:t>
      </w:r>
      <w:r w:rsidRPr="000C6D35">
        <w:rPr>
          <w:color w:val="000000" w:themeColor="text1"/>
        </w:rPr>
        <w:t>"</w:t>
      </w:r>
      <w:r w:rsidRPr="000C6D35">
        <w:rPr>
          <w:color w:val="000000" w:themeColor="text1"/>
        </w:rPr>
        <w:t>如果等</w:t>
      </w:r>
      <w:r w:rsidRPr="000C6D35">
        <w:rPr>
          <w:color w:val="000000" w:themeColor="text1"/>
        </w:rPr>
        <w:t>8</w:t>
      </w:r>
      <w:r w:rsidRPr="000C6D35">
        <w:rPr>
          <w:color w:val="000000" w:themeColor="text1"/>
        </w:rPr>
        <w:t>周，风险较高</w:t>
      </w:r>
      <w:r w:rsidRPr="000C6D35">
        <w:rPr>
          <w:color w:val="000000" w:themeColor="text1"/>
        </w:rPr>
        <w:t>"</w:t>
      </w:r>
      <w:r w:rsidRPr="000C6D35">
        <w:rPr>
          <w:color w:val="000000" w:themeColor="text1"/>
        </w:rPr>
        <w:t>）</w:t>
      </w:r>
    </w:p>
    <w:p w14:paraId="5928903C" w14:textId="77777777" w:rsidR="000C6D35" w:rsidRPr="000C6D35" w:rsidRDefault="000C6D35" w:rsidP="000C6D35">
      <w:pPr>
        <w:numPr>
          <w:ilvl w:val="0"/>
          <w:numId w:val="39"/>
        </w:numPr>
        <w:rPr>
          <w:color w:val="000000" w:themeColor="text1"/>
        </w:rPr>
      </w:pPr>
      <w:r w:rsidRPr="000C6D35">
        <w:rPr>
          <w:b/>
          <w:bCs/>
          <w:color w:val="000000" w:themeColor="text1"/>
        </w:rPr>
        <w:t>你的</w:t>
      </w:r>
      <w:r w:rsidRPr="000C6D35">
        <w:rPr>
          <w:b/>
          <w:bCs/>
          <w:color w:val="000000" w:themeColor="text1"/>
        </w:rPr>
        <w:t>BASF</w:t>
      </w:r>
      <w:r w:rsidRPr="000C6D35">
        <w:rPr>
          <w:b/>
          <w:bCs/>
          <w:color w:val="000000" w:themeColor="text1"/>
        </w:rPr>
        <w:t>经验直接对应：</w:t>
      </w:r>
      <w:r w:rsidRPr="000C6D35">
        <w:rPr>
          <w:color w:val="000000" w:themeColor="text1"/>
        </w:rPr>
        <w:t xml:space="preserve"> </w:t>
      </w:r>
      <w:r w:rsidRPr="000C6D35">
        <w:rPr>
          <w:color w:val="000000" w:themeColor="text1"/>
        </w:rPr>
        <w:t>你</w:t>
      </w:r>
      <w:r w:rsidRPr="000C6D35">
        <w:rPr>
          <w:color w:val="000000" w:themeColor="text1"/>
        </w:rPr>
        <w:t>CV</w:t>
      </w:r>
      <w:r w:rsidRPr="000C6D35">
        <w:rPr>
          <w:color w:val="000000" w:themeColor="text1"/>
        </w:rPr>
        <w:t>里写了</w:t>
      </w:r>
      <w:r w:rsidRPr="000C6D35">
        <w:rPr>
          <w:color w:val="000000" w:themeColor="text1"/>
        </w:rPr>
        <w:t>"delivering interactive Before vs. After visualizations translating model outputs into clear, business-ready recommendations"</w:t>
      </w:r>
      <w:r w:rsidRPr="000C6D35">
        <w:rPr>
          <w:color w:val="000000" w:themeColor="text1"/>
        </w:rPr>
        <w:t>，这就是同一个能力。</w:t>
      </w:r>
    </w:p>
    <w:p w14:paraId="04323234" w14:textId="77777777" w:rsidR="000C6D35" w:rsidRPr="000C6D35" w:rsidRDefault="000C6D35" w:rsidP="000C6D35">
      <w:pPr>
        <w:rPr>
          <w:color w:val="000000" w:themeColor="text1"/>
        </w:rPr>
      </w:pPr>
      <w:r w:rsidRPr="000C6D35">
        <w:rPr>
          <w:color w:val="000000" w:themeColor="text1"/>
        </w:rPr>
        <w:pict w14:anchorId="06D20835">
          <v:rect id="_x0000_i1429" style="width:0;height:1.5pt" o:hralign="center" o:hrstd="t" o:hr="t" fillcolor="#a0a0a0" stroked="f"/>
        </w:pict>
      </w:r>
    </w:p>
    <w:p w14:paraId="14BCB7A8" w14:textId="77777777" w:rsidR="000C6D35" w:rsidRPr="000C6D35" w:rsidRDefault="000C6D35" w:rsidP="000C6D35">
      <w:pPr>
        <w:rPr>
          <w:b/>
          <w:bCs/>
          <w:color w:val="000000" w:themeColor="text1"/>
        </w:rPr>
      </w:pPr>
      <w:r w:rsidRPr="000C6D35">
        <w:rPr>
          <w:b/>
          <w:bCs/>
          <w:color w:val="000000" w:themeColor="text1"/>
        </w:rPr>
        <w:t xml:space="preserve">D3. </w:t>
      </w:r>
      <w:r w:rsidRPr="000C6D35">
        <w:rPr>
          <w:b/>
          <w:bCs/>
          <w:color w:val="000000" w:themeColor="text1"/>
        </w:rPr>
        <w:t>客户说</w:t>
      </w:r>
      <w:r w:rsidRPr="000C6D35">
        <w:rPr>
          <w:b/>
          <w:bCs/>
          <w:color w:val="000000" w:themeColor="text1"/>
        </w:rPr>
        <w:t>"</w:t>
      </w:r>
      <w:r w:rsidRPr="000C6D35">
        <w:rPr>
          <w:b/>
          <w:bCs/>
          <w:color w:val="000000" w:themeColor="text1"/>
        </w:rPr>
        <w:t>你的模型上周误报了，我们白白停机检查了一次，很浪费</w:t>
      </w:r>
      <w:r w:rsidRPr="000C6D35">
        <w:rPr>
          <w:b/>
          <w:bCs/>
          <w:color w:val="000000" w:themeColor="text1"/>
        </w:rPr>
        <w:t>"</w:t>
      </w:r>
      <w:r w:rsidRPr="000C6D35">
        <w:rPr>
          <w:b/>
          <w:bCs/>
          <w:color w:val="000000" w:themeColor="text1"/>
        </w:rPr>
        <w:t>，你怎么回应？</w:t>
      </w:r>
    </w:p>
    <w:p w14:paraId="26DE5571" w14:textId="77777777" w:rsidR="000C6D35" w:rsidRPr="000C6D35" w:rsidRDefault="000C6D35" w:rsidP="000C6D35">
      <w:pPr>
        <w:rPr>
          <w:color w:val="000000" w:themeColor="text1"/>
        </w:rPr>
      </w:pPr>
      <w:r w:rsidRPr="000C6D35">
        <w:rPr>
          <w:b/>
          <w:bCs/>
          <w:color w:val="000000" w:themeColor="text1"/>
        </w:rPr>
        <w:t>答：</w:t>
      </w:r>
    </w:p>
    <w:p w14:paraId="3A808660" w14:textId="77777777" w:rsidR="000C6D35" w:rsidRPr="000C6D35" w:rsidRDefault="000C6D35" w:rsidP="000C6D35">
      <w:pPr>
        <w:numPr>
          <w:ilvl w:val="0"/>
          <w:numId w:val="40"/>
        </w:numPr>
        <w:rPr>
          <w:color w:val="000000" w:themeColor="text1"/>
        </w:rPr>
      </w:pPr>
      <w:r w:rsidRPr="000C6D35">
        <w:rPr>
          <w:b/>
          <w:bCs/>
          <w:color w:val="000000" w:themeColor="text1"/>
        </w:rPr>
        <w:t>第一步：承认，不辩解</w:t>
      </w:r>
    </w:p>
    <w:p w14:paraId="6FAFDECC" w14:textId="77777777" w:rsidR="000C6D35" w:rsidRPr="000C6D35" w:rsidRDefault="000C6D35" w:rsidP="000C6D35">
      <w:pPr>
        <w:rPr>
          <w:color w:val="000000" w:themeColor="text1"/>
        </w:rPr>
      </w:pPr>
      <w:r w:rsidRPr="000C6D35">
        <w:rPr>
          <w:color w:val="000000" w:themeColor="text1"/>
        </w:rPr>
        <w:t>"</w:t>
      </w:r>
      <w:r w:rsidRPr="000C6D35">
        <w:rPr>
          <w:color w:val="000000" w:themeColor="text1"/>
        </w:rPr>
        <w:t>感谢您的反馈，这次误报确实给您的团队带来了额外工作，我们需要认真对待。</w:t>
      </w:r>
      <w:r w:rsidRPr="000C6D35">
        <w:rPr>
          <w:color w:val="000000" w:themeColor="text1"/>
        </w:rPr>
        <w:t>"</w:t>
      </w:r>
    </w:p>
    <w:p w14:paraId="490334B7" w14:textId="77777777" w:rsidR="000C6D35" w:rsidRPr="000C6D35" w:rsidRDefault="000C6D35" w:rsidP="000C6D35">
      <w:pPr>
        <w:numPr>
          <w:ilvl w:val="0"/>
          <w:numId w:val="40"/>
        </w:numPr>
        <w:rPr>
          <w:color w:val="000000" w:themeColor="text1"/>
        </w:rPr>
      </w:pPr>
      <w:r w:rsidRPr="000C6D35">
        <w:rPr>
          <w:b/>
          <w:bCs/>
          <w:color w:val="000000" w:themeColor="text1"/>
        </w:rPr>
        <w:t>第二步：诊断原因，展示专业性</w:t>
      </w:r>
    </w:p>
    <w:p w14:paraId="1B0A2D05" w14:textId="77777777" w:rsidR="000C6D35" w:rsidRPr="000C6D35" w:rsidRDefault="000C6D35" w:rsidP="000C6D35">
      <w:pPr>
        <w:numPr>
          <w:ilvl w:val="1"/>
          <w:numId w:val="40"/>
        </w:numPr>
        <w:rPr>
          <w:color w:val="000000" w:themeColor="text1"/>
        </w:rPr>
      </w:pPr>
      <w:r w:rsidRPr="000C6D35">
        <w:rPr>
          <w:color w:val="000000" w:themeColor="text1"/>
        </w:rPr>
        <w:t>是模型阈值设置问题？（阈值太低，过于敏感）</w:t>
      </w:r>
    </w:p>
    <w:p w14:paraId="706DD8CD" w14:textId="77777777" w:rsidR="000C6D35" w:rsidRPr="000C6D35" w:rsidRDefault="000C6D35" w:rsidP="000C6D35">
      <w:pPr>
        <w:numPr>
          <w:ilvl w:val="1"/>
          <w:numId w:val="40"/>
        </w:numPr>
        <w:rPr>
          <w:color w:val="000000" w:themeColor="text1"/>
        </w:rPr>
      </w:pPr>
      <w:r w:rsidRPr="000C6D35">
        <w:rPr>
          <w:color w:val="000000" w:themeColor="text1"/>
        </w:rPr>
        <w:t>是数据质量问题？（传感器异常读数触发了误报）</w:t>
      </w:r>
    </w:p>
    <w:p w14:paraId="41233552" w14:textId="77777777" w:rsidR="000C6D35" w:rsidRPr="000C6D35" w:rsidRDefault="000C6D35" w:rsidP="000C6D35">
      <w:pPr>
        <w:numPr>
          <w:ilvl w:val="1"/>
          <w:numId w:val="40"/>
        </w:numPr>
        <w:rPr>
          <w:color w:val="000000" w:themeColor="text1"/>
        </w:rPr>
      </w:pPr>
      <w:r w:rsidRPr="000C6D35">
        <w:rPr>
          <w:color w:val="000000" w:themeColor="text1"/>
        </w:rPr>
        <w:t>是工艺变化导致的正常波动被误判为异常？</w:t>
      </w:r>
    </w:p>
    <w:p w14:paraId="7EC16693" w14:textId="77777777" w:rsidR="000C6D35" w:rsidRPr="000C6D35" w:rsidRDefault="000C6D35" w:rsidP="000C6D35">
      <w:pPr>
        <w:numPr>
          <w:ilvl w:val="1"/>
          <w:numId w:val="40"/>
        </w:numPr>
        <w:rPr>
          <w:color w:val="000000" w:themeColor="text1"/>
        </w:rPr>
      </w:pPr>
      <w:r w:rsidRPr="000C6D35">
        <w:rPr>
          <w:color w:val="000000" w:themeColor="text1"/>
        </w:rPr>
        <w:t>需要调取那次告警的原始数据，做根因分析</w:t>
      </w:r>
    </w:p>
    <w:p w14:paraId="5C8902CC" w14:textId="77777777" w:rsidR="000C6D35" w:rsidRPr="000C6D35" w:rsidRDefault="000C6D35" w:rsidP="000C6D35">
      <w:pPr>
        <w:numPr>
          <w:ilvl w:val="0"/>
          <w:numId w:val="40"/>
        </w:numPr>
        <w:rPr>
          <w:color w:val="000000" w:themeColor="text1"/>
        </w:rPr>
      </w:pPr>
      <w:r w:rsidRPr="000C6D35">
        <w:rPr>
          <w:b/>
          <w:bCs/>
          <w:color w:val="000000" w:themeColor="text1"/>
        </w:rPr>
        <w:t>第三步：给出改进方案</w:t>
      </w:r>
    </w:p>
    <w:p w14:paraId="0F3D2D72" w14:textId="77777777" w:rsidR="000C6D35" w:rsidRPr="000C6D35" w:rsidRDefault="000C6D35" w:rsidP="000C6D35">
      <w:pPr>
        <w:numPr>
          <w:ilvl w:val="1"/>
          <w:numId w:val="40"/>
        </w:numPr>
        <w:rPr>
          <w:color w:val="000000" w:themeColor="text1"/>
        </w:rPr>
      </w:pPr>
      <w:r w:rsidRPr="000C6D35">
        <w:rPr>
          <w:color w:val="000000" w:themeColor="text1"/>
        </w:rPr>
        <w:t>如果是阈值问题：和客户一起重新校准阈值，在误报率和漏报率之间找到双方都接受的平衡点</w:t>
      </w:r>
    </w:p>
    <w:p w14:paraId="39052004" w14:textId="77777777" w:rsidR="000C6D35" w:rsidRPr="000C6D35" w:rsidRDefault="000C6D35" w:rsidP="000C6D35">
      <w:pPr>
        <w:numPr>
          <w:ilvl w:val="1"/>
          <w:numId w:val="40"/>
        </w:numPr>
        <w:rPr>
          <w:color w:val="000000" w:themeColor="text1"/>
        </w:rPr>
      </w:pPr>
      <w:r w:rsidRPr="000C6D35">
        <w:rPr>
          <w:color w:val="000000" w:themeColor="text1"/>
        </w:rPr>
        <w:t>如果是数据质量问题：加入数据质量检查模块，过滤传感器异常读数</w:t>
      </w:r>
    </w:p>
    <w:p w14:paraId="14AA1CBC" w14:textId="77777777" w:rsidR="000C6D35" w:rsidRPr="000C6D35" w:rsidRDefault="000C6D35" w:rsidP="000C6D35">
      <w:pPr>
        <w:numPr>
          <w:ilvl w:val="1"/>
          <w:numId w:val="40"/>
        </w:numPr>
        <w:rPr>
          <w:color w:val="000000" w:themeColor="text1"/>
        </w:rPr>
      </w:pPr>
      <w:r w:rsidRPr="000C6D35">
        <w:rPr>
          <w:color w:val="000000" w:themeColor="text1"/>
        </w:rPr>
        <w:t>如果是工艺变化：更新模型的</w:t>
      </w:r>
      <w:r w:rsidRPr="000C6D35">
        <w:rPr>
          <w:color w:val="000000" w:themeColor="text1"/>
        </w:rPr>
        <w:t>baseline</w:t>
      </w:r>
      <w:r w:rsidRPr="000C6D35">
        <w:rPr>
          <w:color w:val="000000" w:themeColor="text1"/>
        </w:rPr>
        <w:t>，把新工艺条件纳入正常范围</w:t>
      </w:r>
    </w:p>
    <w:p w14:paraId="5D1D259F" w14:textId="77777777" w:rsidR="000C6D35" w:rsidRPr="000C6D35" w:rsidRDefault="000C6D35" w:rsidP="000C6D35">
      <w:pPr>
        <w:numPr>
          <w:ilvl w:val="0"/>
          <w:numId w:val="40"/>
        </w:numPr>
        <w:rPr>
          <w:color w:val="000000" w:themeColor="text1"/>
        </w:rPr>
      </w:pPr>
      <w:r w:rsidRPr="000C6D35">
        <w:rPr>
          <w:b/>
          <w:bCs/>
          <w:color w:val="000000" w:themeColor="text1"/>
        </w:rPr>
        <w:lastRenderedPageBreak/>
        <w:t>第四步：设定预期</w:t>
      </w:r>
    </w:p>
    <w:p w14:paraId="42392FFC" w14:textId="77777777" w:rsidR="000C6D35" w:rsidRPr="000C6D35" w:rsidRDefault="000C6D35" w:rsidP="000C6D35">
      <w:pPr>
        <w:rPr>
          <w:color w:val="000000" w:themeColor="text1"/>
        </w:rPr>
      </w:pPr>
      <w:r w:rsidRPr="000C6D35">
        <w:rPr>
          <w:color w:val="000000" w:themeColor="text1"/>
        </w:rPr>
        <w:t>"</w:t>
      </w:r>
      <w:r w:rsidRPr="000C6D35">
        <w:rPr>
          <w:color w:val="000000" w:themeColor="text1"/>
        </w:rPr>
        <w:t>预测性维护系统不可能做到零误报，但我们的目标是把误报率控制在</w:t>
      </w:r>
      <w:r w:rsidRPr="000C6D35">
        <w:rPr>
          <w:color w:val="000000" w:themeColor="text1"/>
        </w:rPr>
        <w:t>X%</w:t>
      </w:r>
      <w:r w:rsidRPr="000C6D35">
        <w:rPr>
          <w:color w:val="000000" w:themeColor="text1"/>
        </w:rPr>
        <w:t>以内，同时确保真实故障的漏报率接近零。这次误报帮助我们改进了模型，下一个版本会更准确。</w:t>
      </w:r>
      <w:r w:rsidRPr="000C6D35">
        <w:rPr>
          <w:color w:val="000000" w:themeColor="text1"/>
        </w:rPr>
        <w:t>"</w:t>
      </w:r>
    </w:p>
    <w:p w14:paraId="26F2AD9E" w14:textId="77777777" w:rsidR="000C6D35" w:rsidRPr="000C6D35" w:rsidRDefault="000C6D35" w:rsidP="000C6D35">
      <w:pPr>
        <w:numPr>
          <w:ilvl w:val="0"/>
          <w:numId w:val="40"/>
        </w:numPr>
        <w:rPr>
          <w:color w:val="000000" w:themeColor="text1"/>
        </w:rPr>
      </w:pPr>
      <w:r w:rsidRPr="000C6D35">
        <w:rPr>
          <w:b/>
          <w:bCs/>
          <w:color w:val="000000" w:themeColor="text1"/>
        </w:rPr>
        <w:t>关键态度：</w:t>
      </w:r>
      <w:r w:rsidRPr="000C6D35">
        <w:rPr>
          <w:color w:val="000000" w:themeColor="text1"/>
        </w:rPr>
        <w:t xml:space="preserve"> </w:t>
      </w:r>
      <w:r w:rsidRPr="000C6D35">
        <w:rPr>
          <w:color w:val="000000" w:themeColor="text1"/>
        </w:rPr>
        <w:t>误报是改进模型的机会，不是失败。客户的反馈是最宝贵的标注数据。</w:t>
      </w:r>
    </w:p>
    <w:p w14:paraId="46FB3C6C" w14:textId="77777777" w:rsidR="000C6D35" w:rsidRPr="000C6D35" w:rsidRDefault="000C6D35" w:rsidP="000C6D35">
      <w:pPr>
        <w:rPr>
          <w:color w:val="000000" w:themeColor="text1"/>
        </w:rPr>
      </w:pPr>
      <w:r w:rsidRPr="000C6D35">
        <w:rPr>
          <w:color w:val="000000" w:themeColor="text1"/>
        </w:rPr>
        <w:pict w14:anchorId="42918DC7">
          <v:rect id="_x0000_i1430" style="width:0;height:1.5pt" o:hralign="center" o:hrstd="t" o:hr="t" fillcolor="#a0a0a0" stroked="f"/>
        </w:pict>
      </w:r>
    </w:p>
    <w:p w14:paraId="2F49D3A7" w14:textId="77777777" w:rsidR="000C6D35" w:rsidRPr="000C6D35" w:rsidRDefault="000C6D35" w:rsidP="000C6D35">
      <w:pPr>
        <w:rPr>
          <w:b/>
          <w:bCs/>
          <w:color w:val="000000" w:themeColor="text1"/>
        </w:rPr>
      </w:pPr>
      <w:r w:rsidRPr="000C6D35">
        <w:rPr>
          <w:b/>
          <w:bCs/>
          <w:color w:val="000000" w:themeColor="text1"/>
        </w:rPr>
        <w:t xml:space="preserve">D4. </w:t>
      </w:r>
      <w:r w:rsidRPr="000C6D35">
        <w:rPr>
          <w:b/>
          <w:bCs/>
          <w:color w:val="000000" w:themeColor="text1"/>
        </w:rPr>
        <w:t>你负责的客户群包括</w:t>
      </w:r>
      <w:r w:rsidRPr="000C6D35">
        <w:rPr>
          <w:b/>
          <w:bCs/>
          <w:color w:val="000000" w:themeColor="text1"/>
        </w:rPr>
        <w:t>Top 4 Advanced Logic Fab</w:t>
      </w:r>
      <w:r w:rsidRPr="000C6D35">
        <w:rPr>
          <w:b/>
          <w:bCs/>
          <w:color w:val="000000" w:themeColor="text1"/>
        </w:rPr>
        <w:t>、</w:t>
      </w:r>
      <w:r w:rsidRPr="000C6D35">
        <w:rPr>
          <w:b/>
          <w:bCs/>
          <w:color w:val="000000" w:themeColor="text1"/>
        </w:rPr>
        <w:t>Top 4 Memory Fab</w:t>
      </w:r>
      <w:r w:rsidRPr="000C6D35">
        <w:rPr>
          <w:b/>
          <w:bCs/>
          <w:color w:val="000000" w:themeColor="text1"/>
        </w:rPr>
        <w:t>等，不同类型客户的需求有什么差异？你会怎么差异化服务？</w:t>
      </w:r>
    </w:p>
    <w:p w14:paraId="3E496E08" w14:textId="77777777" w:rsidR="000C6D35" w:rsidRPr="000C6D35" w:rsidRDefault="000C6D35" w:rsidP="000C6D35">
      <w:pPr>
        <w:rPr>
          <w:color w:val="000000" w:themeColor="text1"/>
        </w:rPr>
      </w:pPr>
      <w:r w:rsidRPr="000C6D35">
        <w:rPr>
          <w:b/>
          <w:bCs/>
          <w:color w:val="000000" w:themeColor="text1"/>
        </w:rPr>
        <w:t>答：</w:t>
      </w:r>
    </w:p>
    <w:p w14:paraId="220F03DF" w14:textId="77777777" w:rsidR="000C6D35" w:rsidRPr="000C6D35" w:rsidRDefault="000C6D35" w:rsidP="000C6D35">
      <w:pPr>
        <w:numPr>
          <w:ilvl w:val="0"/>
          <w:numId w:val="41"/>
        </w:numPr>
        <w:rPr>
          <w:color w:val="000000" w:themeColor="text1"/>
        </w:rPr>
      </w:pPr>
      <w:r w:rsidRPr="000C6D35">
        <w:rPr>
          <w:b/>
          <w:bCs/>
          <w:color w:val="000000" w:themeColor="text1"/>
        </w:rPr>
        <w:t>Advanced Logic Fab</w:t>
      </w:r>
      <w:r w:rsidRPr="000C6D35">
        <w:rPr>
          <w:b/>
          <w:bCs/>
          <w:color w:val="000000" w:themeColor="text1"/>
        </w:rPr>
        <w:t>（如台积电、英特尔）：</w:t>
      </w:r>
    </w:p>
    <w:p w14:paraId="3514491F" w14:textId="77777777" w:rsidR="000C6D35" w:rsidRPr="000C6D35" w:rsidRDefault="000C6D35" w:rsidP="000C6D35">
      <w:pPr>
        <w:numPr>
          <w:ilvl w:val="1"/>
          <w:numId w:val="41"/>
        </w:numPr>
        <w:rPr>
          <w:color w:val="000000" w:themeColor="text1"/>
        </w:rPr>
      </w:pPr>
      <w:r w:rsidRPr="000C6D35">
        <w:rPr>
          <w:color w:val="000000" w:themeColor="text1"/>
        </w:rPr>
        <w:t>工艺最复杂，对设备稳定性要求极高</w:t>
      </w:r>
    </w:p>
    <w:p w14:paraId="6645EC32" w14:textId="77777777" w:rsidR="000C6D35" w:rsidRPr="000C6D35" w:rsidRDefault="000C6D35" w:rsidP="000C6D35">
      <w:pPr>
        <w:numPr>
          <w:ilvl w:val="1"/>
          <w:numId w:val="41"/>
        </w:numPr>
        <w:rPr>
          <w:color w:val="000000" w:themeColor="text1"/>
        </w:rPr>
      </w:pPr>
      <w:r w:rsidRPr="000C6D35">
        <w:rPr>
          <w:color w:val="000000" w:themeColor="text1"/>
        </w:rPr>
        <w:t>关注点：良率影响、工艺一致性、极低的非计划停机率</w:t>
      </w:r>
    </w:p>
    <w:p w14:paraId="23833460" w14:textId="77777777" w:rsidR="000C6D35" w:rsidRPr="000C6D35" w:rsidRDefault="000C6D35" w:rsidP="000C6D35">
      <w:pPr>
        <w:numPr>
          <w:ilvl w:val="1"/>
          <w:numId w:val="41"/>
        </w:numPr>
        <w:rPr>
          <w:color w:val="000000" w:themeColor="text1"/>
        </w:rPr>
      </w:pPr>
      <w:r w:rsidRPr="000C6D35">
        <w:rPr>
          <w:color w:val="000000" w:themeColor="text1"/>
        </w:rPr>
        <w:t>服务重点：精细化的</w:t>
      </w:r>
      <w:r w:rsidRPr="000C6D35">
        <w:rPr>
          <w:color w:val="000000" w:themeColor="text1"/>
        </w:rPr>
        <w:t>per-process</w:t>
      </w:r>
      <w:r w:rsidRPr="000C6D35">
        <w:rPr>
          <w:color w:val="000000" w:themeColor="text1"/>
        </w:rPr>
        <w:t>模型调优，与工艺工程师深度协作</w:t>
      </w:r>
    </w:p>
    <w:p w14:paraId="7B7D042A" w14:textId="77777777" w:rsidR="000C6D35" w:rsidRPr="000C6D35" w:rsidRDefault="000C6D35" w:rsidP="000C6D35">
      <w:pPr>
        <w:numPr>
          <w:ilvl w:val="0"/>
          <w:numId w:val="41"/>
        </w:numPr>
        <w:rPr>
          <w:color w:val="000000" w:themeColor="text1"/>
        </w:rPr>
      </w:pPr>
      <w:r w:rsidRPr="000C6D35">
        <w:rPr>
          <w:b/>
          <w:bCs/>
          <w:color w:val="000000" w:themeColor="text1"/>
        </w:rPr>
        <w:t>Memory Fab</w:t>
      </w:r>
      <w:r w:rsidRPr="000C6D35">
        <w:rPr>
          <w:b/>
          <w:bCs/>
          <w:color w:val="000000" w:themeColor="text1"/>
        </w:rPr>
        <w:t>（如三星、</w:t>
      </w:r>
      <w:r w:rsidRPr="000C6D35">
        <w:rPr>
          <w:b/>
          <w:bCs/>
          <w:color w:val="000000" w:themeColor="text1"/>
        </w:rPr>
        <w:t>SK Hynix</w:t>
      </w:r>
      <w:r w:rsidRPr="000C6D35">
        <w:rPr>
          <w:b/>
          <w:bCs/>
          <w:color w:val="000000" w:themeColor="text1"/>
        </w:rPr>
        <w:t>、长江存储）：</w:t>
      </w:r>
    </w:p>
    <w:p w14:paraId="0615AF6E" w14:textId="77777777" w:rsidR="000C6D35" w:rsidRPr="000C6D35" w:rsidRDefault="000C6D35" w:rsidP="000C6D35">
      <w:pPr>
        <w:numPr>
          <w:ilvl w:val="1"/>
          <w:numId w:val="41"/>
        </w:numPr>
        <w:rPr>
          <w:color w:val="000000" w:themeColor="text1"/>
        </w:rPr>
      </w:pPr>
      <w:r w:rsidRPr="000C6D35">
        <w:rPr>
          <w:color w:val="000000" w:themeColor="text1"/>
        </w:rPr>
        <w:t>产能规模大，设备数量多，成本敏感</w:t>
      </w:r>
    </w:p>
    <w:p w14:paraId="08F7BF4B" w14:textId="77777777" w:rsidR="000C6D35" w:rsidRPr="000C6D35" w:rsidRDefault="000C6D35" w:rsidP="000C6D35">
      <w:pPr>
        <w:numPr>
          <w:ilvl w:val="1"/>
          <w:numId w:val="41"/>
        </w:numPr>
        <w:rPr>
          <w:color w:val="000000" w:themeColor="text1"/>
        </w:rPr>
      </w:pPr>
      <w:r w:rsidRPr="000C6D35">
        <w:rPr>
          <w:color w:val="000000" w:themeColor="text1"/>
        </w:rPr>
        <w:t>关注点：整体设备可用率（</w:t>
      </w:r>
      <w:r w:rsidRPr="000C6D35">
        <w:rPr>
          <w:color w:val="000000" w:themeColor="text1"/>
        </w:rPr>
        <w:t>OEE</w:t>
      </w:r>
      <w:r w:rsidRPr="000C6D35">
        <w:rPr>
          <w:color w:val="000000" w:themeColor="text1"/>
        </w:rPr>
        <w:t>）、维护成本优化</w:t>
      </w:r>
    </w:p>
    <w:p w14:paraId="237259CB" w14:textId="77777777" w:rsidR="000C6D35" w:rsidRPr="000C6D35" w:rsidRDefault="000C6D35" w:rsidP="000C6D35">
      <w:pPr>
        <w:numPr>
          <w:ilvl w:val="1"/>
          <w:numId w:val="41"/>
        </w:numPr>
        <w:rPr>
          <w:color w:val="000000" w:themeColor="text1"/>
        </w:rPr>
      </w:pPr>
      <w:r w:rsidRPr="000C6D35">
        <w:rPr>
          <w:color w:val="000000" w:themeColor="text1"/>
        </w:rPr>
        <w:t>服务重点：批量化模型部署，自动化告警，降低人工干预成本</w:t>
      </w:r>
    </w:p>
    <w:p w14:paraId="74EB8767" w14:textId="77777777" w:rsidR="000C6D35" w:rsidRPr="000C6D35" w:rsidRDefault="000C6D35" w:rsidP="000C6D35">
      <w:pPr>
        <w:numPr>
          <w:ilvl w:val="0"/>
          <w:numId w:val="41"/>
        </w:numPr>
        <w:rPr>
          <w:color w:val="000000" w:themeColor="text1"/>
        </w:rPr>
      </w:pPr>
      <w:r w:rsidRPr="000C6D35">
        <w:rPr>
          <w:b/>
          <w:bCs/>
          <w:color w:val="000000" w:themeColor="text1"/>
        </w:rPr>
        <w:t>成熟制程</w:t>
      </w:r>
      <w:r w:rsidRPr="000C6D35">
        <w:rPr>
          <w:b/>
          <w:bCs/>
          <w:color w:val="000000" w:themeColor="text1"/>
        </w:rPr>
        <w:t>Fab</w:t>
      </w:r>
      <w:r w:rsidRPr="000C6D35">
        <w:rPr>
          <w:b/>
          <w:bCs/>
          <w:color w:val="000000" w:themeColor="text1"/>
        </w:rPr>
        <w:t>（</w:t>
      </w:r>
      <w:r w:rsidRPr="000C6D35">
        <w:rPr>
          <w:b/>
          <w:bCs/>
          <w:color w:val="000000" w:themeColor="text1"/>
        </w:rPr>
        <w:t>Mature Logic</w:t>
      </w:r>
      <w:r w:rsidRPr="000C6D35">
        <w:rPr>
          <w:b/>
          <w:bCs/>
          <w:color w:val="000000" w:themeColor="text1"/>
        </w:rPr>
        <w:t>）：</w:t>
      </w:r>
    </w:p>
    <w:p w14:paraId="0AB65F46" w14:textId="77777777" w:rsidR="000C6D35" w:rsidRPr="000C6D35" w:rsidRDefault="000C6D35" w:rsidP="000C6D35">
      <w:pPr>
        <w:numPr>
          <w:ilvl w:val="1"/>
          <w:numId w:val="41"/>
        </w:numPr>
        <w:rPr>
          <w:color w:val="000000" w:themeColor="text1"/>
        </w:rPr>
      </w:pPr>
      <w:r w:rsidRPr="000C6D35">
        <w:rPr>
          <w:color w:val="000000" w:themeColor="text1"/>
        </w:rPr>
        <w:t>设备老旧，历史数据丰富但质量参差不齐</w:t>
      </w:r>
    </w:p>
    <w:p w14:paraId="1171C6CA" w14:textId="77777777" w:rsidR="000C6D35" w:rsidRPr="000C6D35" w:rsidRDefault="000C6D35" w:rsidP="000C6D35">
      <w:pPr>
        <w:numPr>
          <w:ilvl w:val="1"/>
          <w:numId w:val="41"/>
        </w:numPr>
        <w:rPr>
          <w:color w:val="000000" w:themeColor="text1"/>
        </w:rPr>
      </w:pPr>
      <w:r w:rsidRPr="000C6D35">
        <w:rPr>
          <w:color w:val="000000" w:themeColor="text1"/>
        </w:rPr>
        <w:t>关注点：延长设备寿命，推迟资本支出</w:t>
      </w:r>
    </w:p>
    <w:p w14:paraId="54E3FC5D" w14:textId="77777777" w:rsidR="000C6D35" w:rsidRPr="000C6D35" w:rsidRDefault="000C6D35" w:rsidP="000C6D35">
      <w:pPr>
        <w:numPr>
          <w:ilvl w:val="1"/>
          <w:numId w:val="41"/>
        </w:numPr>
        <w:rPr>
          <w:color w:val="000000" w:themeColor="text1"/>
        </w:rPr>
      </w:pPr>
      <w:r w:rsidRPr="000C6D35">
        <w:rPr>
          <w:color w:val="000000" w:themeColor="text1"/>
        </w:rPr>
        <w:t>服务重点：基于历史数据的寿命预测，备件库存优化建议</w:t>
      </w:r>
    </w:p>
    <w:p w14:paraId="4955527A" w14:textId="77777777" w:rsidR="000C6D35" w:rsidRPr="000C6D35" w:rsidRDefault="000C6D35" w:rsidP="000C6D35">
      <w:pPr>
        <w:numPr>
          <w:ilvl w:val="0"/>
          <w:numId w:val="41"/>
        </w:numPr>
        <w:rPr>
          <w:color w:val="000000" w:themeColor="text1"/>
        </w:rPr>
      </w:pPr>
      <w:r w:rsidRPr="000C6D35">
        <w:rPr>
          <w:b/>
          <w:bCs/>
          <w:color w:val="000000" w:themeColor="text1"/>
        </w:rPr>
        <w:t>FPD</w:t>
      </w:r>
      <w:r w:rsidRPr="000C6D35">
        <w:rPr>
          <w:b/>
          <w:bCs/>
          <w:color w:val="000000" w:themeColor="text1"/>
        </w:rPr>
        <w:t>（平板显示）客户：</w:t>
      </w:r>
    </w:p>
    <w:p w14:paraId="6949F23A" w14:textId="77777777" w:rsidR="000C6D35" w:rsidRPr="000C6D35" w:rsidRDefault="000C6D35" w:rsidP="000C6D35">
      <w:pPr>
        <w:numPr>
          <w:ilvl w:val="1"/>
          <w:numId w:val="41"/>
        </w:numPr>
        <w:rPr>
          <w:color w:val="000000" w:themeColor="text1"/>
        </w:rPr>
      </w:pPr>
      <w:r w:rsidRPr="000C6D35">
        <w:rPr>
          <w:color w:val="000000" w:themeColor="text1"/>
        </w:rPr>
        <w:t>与半导体</w:t>
      </w:r>
      <w:r w:rsidRPr="000C6D35">
        <w:rPr>
          <w:color w:val="000000" w:themeColor="text1"/>
        </w:rPr>
        <w:t>fab</w:t>
      </w:r>
      <w:r w:rsidRPr="000C6D35">
        <w:rPr>
          <w:color w:val="000000" w:themeColor="text1"/>
        </w:rPr>
        <w:t>不同，工艺气体和腔体尺寸差异大</w:t>
      </w:r>
    </w:p>
    <w:p w14:paraId="54DE8817" w14:textId="77777777" w:rsidR="000C6D35" w:rsidRPr="000C6D35" w:rsidRDefault="000C6D35" w:rsidP="000C6D35">
      <w:pPr>
        <w:numPr>
          <w:ilvl w:val="1"/>
          <w:numId w:val="41"/>
        </w:numPr>
        <w:rPr>
          <w:color w:val="000000" w:themeColor="text1"/>
        </w:rPr>
      </w:pPr>
      <w:r w:rsidRPr="000C6D35">
        <w:rPr>
          <w:color w:val="000000" w:themeColor="text1"/>
        </w:rPr>
        <w:t>需要单独做模型适配，不能直接复用半导体</w:t>
      </w:r>
      <w:r w:rsidRPr="000C6D35">
        <w:rPr>
          <w:color w:val="000000" w:themeColor="text1"/>
        </w:rPr>
        <w:t>fab</w:t>
      </w:r>
      <w:r w:rsidRPr="000C6D35">
        <w:rPr>
          <w:color w:val="000000" w:themeColor="text1"/>
        </w:rPr>
        <w:t>的模型</w:t>
      </w:r>
    </w:p>
    <w:p w14:paraId="7817BF35" w14:textId="77777777" w:rsidR="000C6D35" w:rsidRPr="000C6D35" w:rsidRDefault="000C6D35" w:rsidP="000C6D35">
      <w:pPr>
        <w:numPr>
          <w:ilvl w:val="0"/>
          <w:numId w:val="41"/>
        </w:numPr>
        <w:rPr>
          <w:color w:val="000000" w:themeColor="text1"/>
        </w:rPr>
      </w:pPr>
      <w:r w:rsidRPr="000C6D35">
        <w:rPr>
          <w:b/>
          <w:bCs/>
          <w:color w:val="000000" w:themeColor="text1"/>
        </w:rPr>
        <w:t>差异化服务原则：</w:t>
      </w:r>
      <w:r w:rsidRPr="000C6D35">
        <w:rPr>
          <w:color w:val="000000" w:themeColor="text1"/>
        </w:rPr>
        <w:t xml:space="preserve"> </w:t>
      </w:r>
      <w:r w:rsidRPr="000C6D35">
        <w:rPr>
          <w:color w:val="000000" w:themeColor="text1"/>
        </w:rPr>
        <w:t>同一套技术平台，针对不同客户做定制化调优和汇报方式，而不是为每个客户从零开始建模。</w:t>
      </w:r>
    </w:p>
    <w:p w14:paraId="420F40D3" w14:textId="77777777" w:rsidR="000C6D35" w:rsidRPr="000C6D35" w:rsidRDefault="000C6D35" w:rsidP="000C6D35">
      <w:pPr>
        <w:rPr>
          <w:color w:val="000000" w:themeColor="text1"/>
        </w:rPr>
      </w:pPr>
      <w:r w:rsidRPr="000C6D35">
        <w:rPr>
          <w:color w:val="000000" w:themeColor="text1"/>
        </w:rPr>
        <w:pict w14:anchorId="64F8F1CB">
          <v:rect id="_x0000_i1431" style="width:0;height:1.5pt" o:hralign="center" o:hrstd="t" o:hr="t" fillcolor="#a0a0a0" stroked="f"/>
        </w:pict>
      </w:r>
    </w:p>
    <w:p w14:paraId="5E36C022" w14:textId="77777777" w:rsidR="000C6D35" w:rsidRPr="000C6D35" w:rsidRDefault="000C6D35" w:rsidP="000C6D35">
      <w:pPr>
        <w:rPr>
          <w:b/>
          <w:bCs/>
          <w:color w:val="000000" w:themeColor="text1"/>
        </w:rPr>
      </w:pPr>
      <w:r w:rsidRPr="000C6D35">
        <w:rPr>
          <w:b/>
          <w:bCs/>
          <w:color w:val="000000" w:themeColor="text1"/>
        </w:rPr>
        <w:t xml:space="preserve">D5. </w:t>
      </w:r>
      <w:r w:rsidRPr="000C6D35">
        <w:rPr>
          <w:b/>
          <w:bCs/>
          <w:color w:val="000000" w:themeColor="text1"/>
        </w:rPr>
        <w:t>如果你同时负责</w:t>
      </w:r>
      <w:r w:rsidRPr="000C6D35">
        <w:rPr>
          <w:b/>
          <w:bCs/>
          <w:color w:val="000000" w:themeColor="text1"/>
        </w:rPr>
        <w:t>10</w:t>
      </w:r>
      <w:r w:rsidRPr="000C6D35">
        <w:rPr>
          <w:b/>
          <w:bCs/>
          <w:color w:val="000000" w:themeColor="text1"/>
        </w:rPr>
        <w:t>个</w:t>
      </w:r>
      <w:r w:rsidRPr="000C6D35">
        <w:rPr>
          <w:b/>
          <w:bCs/>
          <w:color w:val="000000" w:themeColor="text1"/>
        </w:rPr>
        <w:t>fab</w:t>
      </w:r>
      <w:r w:rsidRPr="000C6D35">
        <w:rPr>
          <w:b/>
          <w:bCs/>
          <w:color w:val="000000" w:themeColor="text1"/>
        </w:rPr>
        <w:t>客户，每个客户的模型都需要调优，你怎么管理优先级和时间？</w:t>
      </w:r>
    </w:p>
    <w:p w14:paraId="7575BE40" w14:textId="77777777" w:rsidR="000C6D35" w:rsidRPr="000C6D35" w:rsidRDefault="000C6D35" w:rsidP="000C6D35">
      <w:pPr>
        <w:rPr>
          <w:color w:val="000000" w:themeColor="text1"/>
        </w:rPr>
      </w:pPr>
      <w:r w:rsidRPr="000C6D35">
        <w:rPr>
          <w:b/>
          <w:bCs/>
          <w:color w:val="000000" w:themeColor="text1"/>
        </w:rPr>
        <w:t>答：</w:t>
      </w:r>
    </w:p>
    <w:p w14:paraId="41109EA7" w14:textId="77777777" w:rsidR="000C6D35" w:rsidRPr="000C6D35" w:rsidRDefault="000C6D35" w:rsidP="000C6D35">
      <w:pPr>
        <w:numPr>
          <w:ilvl w:val="0"/>
          <w:numId w:val="42"/>
        </w:numPr>
        <w:rPr>
          <w:color w:val="000000" w:themeColor="text1"/>
        </w:rPr>
      </w:pPr>
      <w:r w:rsidRPr="000C6D35">
        <w:rPr>
          <w:b/>
          <w:bCs/>
          <w:color w:val="000000" w:themeColor="text1"/>
        </w:rPr>
        <w:t>优先级框架（按业务影响排序）：</w:t>
      </w:r>
    </w:p>
    <w:p w14:paraId="35A33AD2" w14:textId="77777777" w:rsidR="000C6D35" w:rsidRPr="000C6D35" w:rsidRDefault="000C6D35" w:rsidP="000C6D35">
      <w:pPr>
        <w:numPr>
          <w:ilvl w:val="1"/>
          <w:numId w:val="42"/>
        </w:numPr>
        <w:rPr>
          <w:color w:val="000000" w:themeColor="text1"/>
        </w:rPr>
      </w:pPr>
      <w:r w:rsidRPr="000C6D35">
        <w:rPr>
          <w:b/>
          <w:bCs/>
          <w:color w:val="000000" w:themeColor="text1"/>
        </w:rPr>
        <w:t>合同风险优先：</w:t>
      </w:r>
      <w:r w:rsidRPr="000C6D35">
        <w:rPr>
          <w:color w:val="000000" w:themeColor="text1"/>
        </w:rPr>
        <w:t xml:space="preserve"> </w:t>
      </w:r>
      <w:r w:rsidRPr="000C6D35">
        <w:rPr>
          <w:color w:val="000000" w:themeColor="text1"/>
        </w:rPr>
        <w:t>正在谈</w:t>
      </w:r>
      <w:r w:rsidRPr="000C6D35">
        <w:rPr>
          <w:color w:val="000000" w:themeColor="text1"/>
        </w:rPr>
        <w:t>OBC</w:t>
      </w:r>
      <w:r w:rsidRPr="000C6D35">
        <w:rPr>
          <w:color w:val="000000" w:themeColor="text1"/>
        </w:rPr>
        <w:t>或合同续签的客户，模型表现直接影响合同结果</w:t>
      </w:r>
    </w:p>
    <w:p w14:paraId="52144F13" w14:textId="77777777" w:rsidR="000C6D35" w:rsidRPr="000C6D35" w:rsidRDefault="000C6D35" w:rsidP="000C6D35">
      <w:pPr>
        <w:numPr>
          <w:ilvl w:val="1"/>
          <w:numId w:val="42"/>
        </w:numPr>
        <w:rPr>
          <w:color w:val="000000" w:themeColor="text1"/>
        </w:rPr>
      </w:pPr>
      <w:r w:rsidRPr="000C6D35">
        <w:rPr>
          <w:b/>
          <w:bCs/>
          <w:color w:val="000000" w:themeColor="text1"/>
        </w:rPr>
        <w:t>故障风险优先：</w:t>
      </w:r>
      <w:r w:rsidRPr="000C6D35">
        <w:rPr>
          <w:color w:val="000000" w:themeColor="text1"/>
        </w:rPr>
        <w:t xml:space="preserve"> </w:t>
      </w:r>
      <w:r w:rsidRPr="000C6D35">
        <w:rPr>
          <w:color w:val="000000" w:themeColor="text1"/>
        </w:rPr>
        <w:t>健康分下降最快的客户，需要立即介入</w:t>
      </w:r>
    </w:p>
    <w:p w14:paraId="702A5C00" w14:textId="77777777" w:rsidR="000C6D35" w:rsidRPr="000C6D35" w:rsidRDefault="000C6D35" w:rsidP="000C6D35">
      <w:pPr>
        <w:numPr>
          <w:ilvl w:val="1"/>
          <w:numId w:val="42"/>
        </w:numPr>
        <w:rPr>
          <w:color w:val="000000" w:themeColor="text1"/>
        </w:rPr>
      </w:pPr>
      <w:r w:rsidRPr="000C6D35">
        <w:rPr>
          <w:b/>
          <w:bCs/>
          <w:color w:val="000000" w:themeColor="text1"/>
        </w:rPr>
        <w:lastRenderedPageBreak/>
        <w:t>战略客户优先：</w:t>
      </w:r>
      <w:r w:rsidRPr="000C6D35">
        <w:rPr>
          <w:color w:val="000000" w:themeColor="text1"/>
        </w:rPr>
        <w:t xml:space="preserve"> Top 4 Logic/Memory Fab</w:t>
      </w:r>
      <w:r w:rsidRPr="000C6D35">
        <w:rPr>
          <w:color w:val="000000" w:themeColor="text1"/>
        </w:rPr>
        <w:t>，影响力大，口碑效应强</w:t>
      </w:r>
    </w:p>
    <w:p w14:paraId="24184C82" w14:textId="77777777" w:rsidR="000C6D35" w:rsidRPr="000C6D35" w:rsidRDefault="000C6D35" w:rsidP="000C6D35">
      <w:pPr>
        <w:numPr>
          <w:ilvl w:val="1"/>
          <w:numId w:val="42"/>
        </w:numPr>
        <w:rPr>
          <w:color w:val="000000" w:themeColor="text1"/>
        </w:rPr>
      </w:pPr>
      <w:r w:rsidRPr="000C6D35">
        <w:rPr>
          <w:b/>
          <w:bCs/>
          <w:color w:val="000000" w:themeColor="text1"/>
        </w:rPr>
        <w:t>数据质量优先：</w:t>
      </w:r>
      <w:r w:rsidRPr="000C6D35">
        <w:rPr>
          <w:color w:val="000000" w:themeColor="text1"/>
        </w:rPr>
        <w:t xml:space="preserve"> </w:t>
      </w:r>
      <w:r w:rsidRPr="000C6D35">
        <w:rPr>
          <w:color w:val="000000" w:themeColor="text1"/>
        </w:rPr>
        <w:t>数据质量差的客户，先修数据管道，再调模型</w:t>
      </w:r>
    </w:p>
    <w:p w14:paraId="533BEF44" w14:textId="77777777" w:rsidR="000C6D35" w:rsidRPr="000C6D35" w:rsidRDefault="000C6D35" w:rsidP="000C6D35">
      <w:pPr>
        <w:numPr>
          <w:ilvl w:val="0"/>
          <w:numId w:val="42"/>
        </w:numPr>
        <w:rPr>
          <w:color w:val="000000" w:themeColor="text1"/>
        </w:rPr>
      </w:pPr>
      <w:r w:rsidRPr="000C6D35">
        <w:rPr>
          <w:b/>
          <w:bCs/>
          <w:color w:val="000000" w:themeColor="text1"/>
        </w:rPr>
        <w:t>时间管理策略：</w:t>
      </w:r>
    </w:p>
    <w:p w14:paraId="3D56EDF4" w14:textId="77777777" w:rsidR="000C6D35" w:rsidRPr="000C6D35" w:rsidRDefault="000C6D35" w:rsidP="000C6D35">
      <w:pPr>
        <w:numPr>
          <w:ilvl w:val="1"/>
          <w:numId w:val="43"/>
        </w:numPr>
        <w:rPr>
          <w:color w:val="000000" w:themeColor="text1"/>
        </w:rPr>
      </w:pPr>
      <w:r w:rsidRPr="000C6D35">
        <w:rPr>
          <w:color w:val="000000" w:themeColor="text1"/>
        </w:rPr>
        <w:t>建立</w:t>
      </w:r>
      <w:r w:rsidRPr="000C6D35">
        <w:rPr>
          <w:b/>
          <w:bCs/>
          <w:color w:val="000000" w:themeColor="text1"/>
        </w:rPr>
        <w:t>标准化调优流程</w:t>
      </w:r>
      <w:r w:rsidRPr="000C6D35">
        <w:rPr>
          <w:color w:val="000000" w:themeColor="text1"/>
        </w:rPr>
        <w:t>，每个客户用同一套</w:t>
      </w:r>
      <w:r w:rsidRPr="000C6D35">
        <w:rPr>
          <w:color w:val="000000" w:themeColor="text1"/>
        </w:rPr>
        <w:t>checklist</w:t>
      </w:r>
      <w:r w:rsidRPr="000C6D35">
        <w:rPr>
          <w:color w:val="000000" w:themeColor="text1"/>
        </w:rPr>
        <w:t>，减少重复工作</w:t>
      </w:r>
    </w:p>
    <w:p w14:paraId="4AF372D8" w14:textId="77777777" w:rsidR="000C6D35" w:rsidRPr="000C6D35" w:rsidRDefault="000C6D35" w:rsidP="000C6D35">
      <w:pPr>
        <w:numPr>
          <w:ilvl w:val="1"/>
          <w:numId w:val="43"/>
        </w:numPr>
        <w:rPr>
          <w:color w:val="000000" w:themeColor="text1"/>
        </w:rPr>
      </w:pPr>
      <w:r w:rsidRPr="000C6D35">
        <w:rPr>
          <w:color w:val="000000" w:themeColor="text1"/>
        </w:rPr>
        <w:t>把常规监控自动化（</w:t>
      </w:r>
      <w:r w:rsidRPr="000C6D35">
        <w:rPr>
          <w:color w:val="000000" w:themeColor="text1"/>
        </w:rPr>
        <w:t xml:space="preserve">Dashboard + </w:t>
      </w:r>
      <w:r w:rsidRPr="000C6D35">
        <w:rPr>
          <w:color w:val="000000" w:themeColor="text1"/>
        </w:rPr>
        <w:t>自动告警），只有异常情况才需要人工介入</w:t>
      </w:r>
    </w:p>
    <w:p w14:paraId="7889B410" w14:textId="77777777" w:rsidR="000C6D35" w:rsidRPr="000C6D35" w:rsidRDefault="000C6D35" w:rsidP="000C6D35">
      <w:pPr>
        <w:numPr>
          <w:ilvl w:val="1"/>
          <w:numId w:val="43"/>
        </w:numPr>
        <w:rPr>
          <w:color w:val="000000" w:themeColor="text1"/>
        </w:rPr>
      </w:pPr>
      <w:r w:rsidRPr="000C6D35">
        <w:rPr>
          <w:color w:val="000000" w:themeColor="text1"/>
        </w:rPr>
        <w:t>定期（如每月）给每个客户发模型性能报告，主动管理客户预期</w:t>
      </w:r>
    </w:p>
    <w:p w14:paraId="55CDC3B8" w14:textId="77777777" w:rsidR="000C6D35" w:rsidRPr="000C6D35" w:rsidRDefault="000C6D35" w:rsidP="000C6D35">
      <w:pPr>
        <w:numPr>
          <w:ilvl w:val="1"/>
          <w:numId w:val="43"/>
        </w:numPr>
        <w:rPr>
          <w:color w:val="000000" w:themeColor="text1"/>
        </w:rPr>
      </w:pPr>
      <w:r w:rsidRPr="000C6D35">
        <w:rPr>
          <w:color w:val="000000" w:themeColor="text1"/>
        </w:rPr>
        <w:t>和</w:t>
      </w:r>
      <w:r w:rsidRPr="000C6D35">
        <w:rPr>
          <w:color w:val="000000" w:themeColor="text1"/>
        </w:rPr>
        <w:t>Data Engineer</w:t>
      </w:r>
      <w:r w:rsidRPr="000C6D35">
        <w:rPr>
          <w:color w:val="000000" w:themeColor="text1"/>
        </w:rPr>
        <w:t>协作，把数据预处理自动化，节省手工时间</w:t>
      </w:r>
    </w:p>
    <w:p w14:paraId="51DA5810" w14:textId="77777777" w:rsidR="000C6D35" w:rsidRPr="000C6D35" w:rsidRDefault="000C6D35" w:rsidP="000C6D35">
      <w:pPr>
        <w:numPr>
          <w:ilvl w:val="0"/>
          <w:numId w:val="42"/>
        </w:numPr>
        <w:rPr>
          <w:color w:val="000000" w:themeColor="text1"/>
        </w:rPr>
      </w:pPr>
      <w:r w:rsidRPr="000C6D35">
        <w:rPr>
          <w:b/>
          <w:bCs/>
          <w:color w:val="000000" w:themeColor="text1"/>
        </w:rPr>
        <w:t>关键认知：</w:t>
      </w:r>
      <w:r w:rsidRPr="000C6D35">
        <w:rPr>
          <w:color w:val="000000" w:themeColor="text1"/>
        </w:rPr>
        <w:t xml:space="preserve"> </w:t>
      </w:r>
      <w:r w:rsidRPr="000C6D35">
        <w:rPr>
          <w:color w:val="000000" w:themeColor="text1"/>
        </w:rPr>
        <w:t>这个岗位的核心挑战不是技术难度，而是</w:t>
      </w:r>
      <w:r w:rsidRPr="000C6D35">
        <w:rPr>
          <w:b/>
          <w:bCs/>
          <w:color w:val="000000" w:themeColor="text1"/>
        </w:rPr>
        <w:t>规模化交付</w:t>
      </w:r>
      <w:r w:rsidRPr="000C6D35">
        <w:rPr>
          <w:color w:val="000000" w:themeColor="text1"/>
        </w:rPr>
        <w:t>——</w:t>
      </w:r>
      <w:r w:rsidRPr="000C6D35">
        <w:rPr>
          <w:color w:val="000000" w:themeColor="text1"/>
        </w:rPr>
        <w:t>如何用有限的人力服务</w:t>
      </w:r>
      <w:r w:rsidRPr="000C6D35">
        <w:rPr>
          <w:color w:val="000000" w:themeColor="text1"/>
        </w:rPr>
        <w:t>60~80</w:t>
      </w:r>
      <w:r w:rsidRPr="000C6D35">
        <w:rPr>
          <w:color w:val="000000" w:themeColor="text1"/>
        </w:rPr>
        <w:t>个</w:t>
      </w:r>
      <w:r w:rsidRPr="000C6D35">
        <w:rPr>
          <w:color w:val="000000" w:themeColor="text1"/>
        </w:rPr>
        <w:t>fab</w:t>
      </w:r>
      <w:r w:rsidRPr="000C6D35">
        <w:rPr>
          <w:color w:val="000000" w:themeColor="text1"/>
        </w:rPr>
        <w:t>客户。</w:t>
      </w:r>
    </w:p>
    <w:p w14:paraId="40713F12" w14:textId="77777777" w:rsidR="000C6D35" w:rsidRPr="000C6D35" w:rsidRDefault="000C6D35" w:rsidP="000C6D35">
      <w:pPr>
        <w:rPr>
          <w:color w:val="000000" w:themeColor="text1"/>
        </w:rPr>
      </w:pPr>
      <w:r w:rsidRPr="000C6D35">
        <w:rPr>
          <w:color w:val="000000" w:themeColor="text1"/>
        </w:rPr>
        <w:pict w14:anchorId="3D60E52B">
          <v:rect id="_x0000_i1432" style="width:0;height:1.5pt" o:hralign="center" o:hrstd="t" o:hr="t" fillcolor="#a0a0a0" stroked="f"/>
        </w:pict>
      </w:r>
    </w:p>
    <w:p w14:paraId="538D6689" w14:textId="77777777" w:rsidR="000C6D35" w:rsidRPr="000C6D35" w:rsidRDefault="000C6D35" w:rsidP="000C6D35">
      <w:pPr>
        <w:rPr>
          <w:b/>
          <w:bCs/>
          <w:color w:val="000000" w:themeColor="text1"/>
        </w:rPr>
      </w:pPr>
      <w:r w:rsidRPr="000C6D35">
        <w:rPr>
          <w:b/>
          <w:bCs/>
          <w:color w:val="000000" w:themeColor="text1"/>
        </w:rPr>
        <w:t xml:space="preserve">D6. </w:t>
      </w:r>
      <w:r w:rsidRPr="000C6D35">
        <w:rPr>
          <w:b/>
          <w:bCs/>
          <w:color w:val="000000" w:themeColor="text1"/>
        </w:rPr>
        <w:t>客户问：</w:t>
      </w:r>
      <w:r w:rsidRPr="000C6D35">
        <w:rPr>
          <w:b/>
          <w:bCs/>
          <w:color w:val="000000" w:themeColor="text1"/>
        </w:rPr>
        <w:t>"</w:t>
      </w:r>
      <w:r w:rsidRPr="000C6D35">
        <w:rPr>
          <w:b/>
          <w:bCs/>
          <w:color w:val="000000" w:themeColor="text1"/>
        </w:rPr>
        <w:t>你们的预测模型准确率是多少？</w:t>
      </w:r>
      <w:r w:rsidRPr="000C6D35">
        <w:rPr>
          <w:b/>
          <w:bCs/>
          <w:color w:val="000000" w:themeColor="text1"/>
        </w:rPr>
        <w:t>"</w:t>
      </w:r>
      <w:r w:rsidRPr="000C6D35">
        <w:rPr>
          <w:b/>
          <w:bCs/>
          <w:color w:val="000000" w:themeColor="text1"/>
        </w:rPr>
        <w:t>你怎么回答？</w:t>
      </w:r>
    </w:p>
    <w:p w14:paraId="72A37D2B" w14:textId="77777777" w:rsidR="000C6D35" w:rsidRPr="000C6D35" w:rsidRDefault="000C6D35" w:rsidP="000C6D35">
      <w:pPr>
        <w:rPr>
          <w:color w:val="000000" w:themeColor="text1"/>
        </w:rPr>
      </w:pPr>
      <w:r w:rsidRPr="000C6D35">
        <w:rPr>
          <w:b/>
          <w:bCs/>
          <w:color w:val="000000" w:themeColor="text1"/>
        </w:rPr>
        <w:t>答：</w:t>
      </w:r>
    </w:p>
    <w:p w14:paraId="0505CDF1" w14:textId="77777777" w:rsidR="000C6D35" w:rsidRPr="000C6D35" w:rsidRDefault="000C6D35" w:rsidP="000C6D35">
      <w:pPr>
        <w:numPr>
          <w:ilvl w:val="0"/>
          <w:numId w:val="44"/>
        </w:numPr>
        <w:rPr>
          <w:color w:val="000000" w:themeColor="text1"/>
        </w:rPr>
      </w:pPr>
      <w:r w:rsidRPr="000C6D35">
        <w:rPr>
          <w:b/>
          <w:bCs/>
          <w:color w:val="000000" w:themeColor="text1"/>
        </w:rPr>
        <w:t>不能直接说一个数字，因为这个问题本身需要先澄清。</w:t>
      </w:r>
    </w:p>
    <w:p w14:paraId="4ABA38A5" w14:textId="77777777" w:rsidR="000C6D35" w:rsidRPr="000C6D35" w:rsidRDefault="000C6D35" w:rsidP="000C6D35">
      <w:pPr>
        <w:numPr>
          <w:ilvl w:val="0"/>
          <w:numId w:val="44"/>
        </w:numPr>
        <w:rPr>
          <w:color w:val="000000" w:themeColor="text1"/>
        </w:rPr>
      </w:pPr>
      <w:r w:rsidRPr="000C6D35">
        <w:rPr>
          <w:b/>
          <w:bCs/>
          <w:color w:val="000000" w:themeColor="text1"/>
        </w:rPr>
        <w:t>你的回应框架：</w:t>
      </w:r>
    </w:p>
    <w:p w14:paraId="651BDE37" w14:textId="77777777" w:rsidR="000C6D35" w:rsidRPr="000C6D35" w:rsidRDefault="000C6D35" w:rsidP="000C6D35">
      <w:pPr>
        <w:numPr>
          <w:ilvl w:val="1"/>
          <w:numId w:val="44"/>
        </w:numPr>
        <w:rPr>
          <w:color w:val="000000" w:themeColor="text1"/>
        </w:rPr>
      </w:pPr>
      <w:r w:rsidRPr="000C6D35">
        <w:rPr>
          <w:b/>
          <w:bCs/>
          <w:color w:val="000000" w:themeColor="text1"/>
        </w:rPr>
        <w:t>先澄清</w:t>
      </w:r>
      <w:r w:rsidRPr="000C6D35">
        <w:rPr>
          <w:b/>
          <w:bCs/>
          <w:color w:val="000000" w:themeColor="text1"/>
        </w:rPr>
        <w:t>"</w:t>
      </w:r>
      <w:r w:rsidRPr="000C6D35">
        <w:rPr>
          <w:b/>
          <w:bCs/>
          <w:color w:val="000000" w:themeColor="text1"/>
        </w:rPr>
        <w:t>准确率</w:t>
      </w:r>
      <w:r w:rsidRPr="000C6D35">
        <w:rPr>
          <w:b/>
          <w:bCs/>
          <w:color w:val="000000" w:themeColor="text1"/>
        </w:rPr>
        <w:t>"</w:t>
      </w:r>
      <w:r w:rsidRPr="000C6D35">
        <w:rPr>
          <w:b/>
          <w:bCs/>
          <w:color w:val="000000" w:themeColor="text1"/>
        </w:rPr>
        <w:t>的定义：</w:t>
      </w:r>
    </w:p>
    <w:p w14:paraId="7928E0BC" w14:textId="77777777" w:rsidR="000C6D35" w:rsidRPr="000C6D35" w:rsidRDefault="000C6D35" w:rsidP="000C6D35">
      <w:pPr>
        <w:rPr>
          <w:color w:val="000000" w:themeColor="text1"/>
        </w:rPr>
      </w:pPr>
      <w:r w:rsidRPr="000C6D35">
        <w:rPr>
          <w:color w:val="000000" w:themeColor="text1"/>
        </w:rPr>
        <w:t>"</w:t>
      </w:r>
      <w:r w:rsidRPr="000C6D35">
        <w:rPr>
          <w:color w:val="000000" w:themeColor="text1"/>
        </w:rPr>
        <w:t>准确率这个词在预测维护里有几种不同的含义，我想先确认您最关心哪个方面</w:t>
      </w:r>
      <w:r w:rsidRPr="000C6D35">
        <w:rPr>
          <w:color w:val="000000" w:themeColor="text1"/>
        </w:rPr>
        <w:t>——</w:t>
      </w:r>
      <w:r w:rsidRPr="000C6D35">
        <w:rPr>
          <w:color w:val="000000" w:themeColor="text1"/>
        </w:rPr>
        <w:t>是故障预测的提前量？还是误报率？还是漏报率？</w:t>
      </w:r>
      <w:r w:rsidRPr="000C6D35">
        <w:rPr>
          <w:color w:val="000000" w:themeColor="text1"/>
        </w:rPr>
        <w:t>"</w:t>
      </w:r>
    </w:p>
    <w:p w14:paraId="304276B2" w14:textId="77777777" w:rsidR="000C6D35" w:rsidRPr="000C6D35" w:rsidRDefault="000C6D35" w:rsidP="000C6D35">
      <w:pPr>
        <w:numPr>
          <w:ilvl w:val="1"/>
          <w:numId w:val="44"/>
        </w:numPr>
        <w:rPr>
          <w:color w:val="000000" w:themeColor="text1"/>
        </w:rPr>
      </w:pPr>
      <w:r w:rsidRPr="000C6D35">
        <w:rPr>
          <w:b/>
          <w:bCs/>
          <w:color w:val="000000" w:themeColor="text1"/>
        </w:rPr>
        <w:t>分指标回答（用客户能理解的语言）：</w:t>
      </w:r>
    </w:p>
    <w:p w14:paraId="00D061CF" w14:textId="77777777" w:rsidR="000C6D35" w:rsidRPr="000C6D35" w:rsidRDefault="000C6D35" w:rsidP="000C6D35">
      <w:pPr>
        <w:numPr>
          <w:ilvl w:val="2"/>
          <w:numId w:val="44"/>
        </w:numPr>
        <w:rPr>
          <w:color w:val="000000" w:themeColor="text1"/>
        </w:rPr>
      </w:pPr>
      <w:r w:rsidRPr="000C6D35">
        <w:rPr>
          <w:color w:val="000000" w:themeColor="text1"/>
        </w:rPr>
        <w:t>"</w:t>
      </w:r>
      <w:r w:rsidRPr="000C6D35">
        <w:rPr>
          <w:color w:val="000000" w:themeColor="text1"/>
        </w:rPr>
        <w:t>在我们已部署的客户中，模型平均能在故障发生前</w:t>
      </w:r>
      <w:r w:rsidRPr="000C6D35">
        <w:rPr>
          <w:b/>
          <w:bCs/>
          <w:color w:val="000000" w:themeColor="text1"/>
        </w:rPr>
        <w:t>X</w:t>
      </w:r>
      <w:r w:rsidRPr="000C6D35">
        <w:rPr>
          <w:b/>
          <w:bCs/>
          <w:color w:val="000000" w:themeColor="text1"/>
        </w:rPr>
        <w:t>天</w:t>
      </w:r>
      <w:r w:rsidRPr="000C6D35">
        <w:rPr>
          <w:color w:val="000000" w:themeColor="text1"/>
        </w:rPr>
        <w:t>发出预警，给维护团队足够的响应时间</w:t>
      </w:r>
      <w:r w:rsidRPr="000C6D35">
        <w:rPr>
          <w:color w:val="000000" w:themeColor="text1"/>
        </w:rPr>
        <w:t>"</w:t>
      </w:r>
    </w:p>
    <w:p w14:paraId="5544FF31" w14:textId="77777777" w:rsidR="000C6D35" w:rsidRPr="000C6D35" w:rsidRDefault="000C6D35" w:rsidP="000C6D35">
      <w:pPr>
        <w:numPr>
          <w:ilvl w:val="2"/>
          <w:numId w:val="44"/>
        </w:numPr>
        <w:rPr>
          <w:color w:val="000000" w:themeColor="text1"/>
        </w:rPr>
      </w:pPr>
      <w:r w:rsidRPr="000C6D35">
        <w:rPr>
          <w:color w:val="000000" w:themeColor="text1"/>
        </w:rPr>
        <w:t>"</w:t>
      </w:r>
      <w:r w:rsidRPr="000C6D35">
        <w:rPr>
          <w:color w:val="000000" w:themeColor="text1"/>
        </w:rPr>
        <w:t>误报率控制在</w:t>
      </w:r>
      <w:r w:rsidRPr="000C6D35">
        <w:rPr>
          <w:color w:val="000000" w:themeColor="text1"/>
        </w:rPr>
        <w:t>**X%**</w:t>
      </w:r>
      <w:r w:rsidRPr="000C6D35">
        <w:rPr>
          <w:color w:val="000000" w:themeColor="text1"/>
        </w:rPr>
        <w:t>以内，意味着每</w:t>
      </w:r>
      <w:r w:rsidRPr="000C6D35">
        <w:rPr>
          <w:color w:val="000000" w:themeColor="text1"/>
        </w:rPr>
        <w:t>100</w:t>
      </w:r>
      <w:r w:rsidRPr="000C6D35">
        <w:rPr>
          <w:color w:val="000000" w:themeColor="text1"/>
        </w:rPr>
        <w:t>次告警里，有</w:t>
      </w:r>
      <w:r w:rsidRPr="000C6D35">
        <w:rPr>
          <w:color w:val="000000" w:themeColor="text1"/>
        </w:rPr>
        <w:t>X</w:t>
      </w:r>
      <w:r w:rsidRPr="000C6D35">
        <w:rPr>
          <w:color w:val="000000" w:themeColor="text1"/>
        </w:rPr>
        <w:t>次是误报</w:t>
      </w:r>
      <w:r w:rsidRPr="000C6D35">
        <w:rPr>
          <w:color w:val="000000" w:themeColor="text1"/>
        </w:rPr>
        <w:t>"</w:t>
      </w:r>
    </w:p>
    <w:p w14:paraId="52FECF18" w14:textId="77777777" w:rsidR="000C6D35" w:rsidRPr="000C6D35" w:rsidRDefault="000C6D35" w:rsidP="000C6D35">
      <w:pPr>
        <w:numPr>
          <w:ilvl w:val="2"/>
          <w:numId w:val="44"/>
        </w:numPr>
        <w:rPr>
          <w:color w:val="000000" w:themeColor="text1"/>
        </w:rPr>
      </w:pPr>
      <w:r w:rsidRPr="000C6D35">
        <w:rPr>
          <w:color w:val="000000" w:themeColor="text1"/>
        </w:rPr>
        <w:t>"</w:t>
      </w:r>
      <w:r w:rsidRPr="000C6D35">
        <w:rPr>
          <w:color w:val="000000" w:themeColor="text1"/>
        </w:rPr>
        <w:t>漏报率接近</w:t>
      </w:r>
      <w:r w:rsidRPr="000C6D35">
        <w:rPr>
          <w:b/>
          <w:bCs/>
          <w:color w:val="000000" w:themeColor="text1"/>
        </w:rPr>
        <w:t>零</w:t>
      </w:r>
      <w:r w:rsidRPr="000C6D35">
        <w:rPr>
          <w:color w:val="000000" w:themeColor="text1"/>
        </w:rPr>
        <w:t>，即真实故障我们几乎不会错过</w:t>
      </w:r>
      <w:r w:rsidRPr="000C6D35">
        <w:rPr>
          <w:color w:val="000000" w:themeColor="text1"/>
        </w:rPr>
        <w:t>"</w:t>
      </w:r>
    </w:p>
    <w:p w14:paraId="145BBE49" w14:textId="77777777" w:rsidR="000C6D35" w:rsidRPr="000C6D35" w:rsidRDefault="000C6D35" w:rsidP="000C6D35">
      <w:pPr>
        <w:numPr>
          <w:ilvl w:val="1"/>
          <w:numId w:val="44"/>
        </w:numPr>
        <w:rPr>
          <w:color w:val="000000" w:themeColor="text1"/>
        </w:rPr>
      </w:pPr>
      <w:r w:rsidRPr="000C6D35">
        <w:rPr>
          <w:b/>
          <w:bCs/>
          <w:color w:val="000000" w:themeColor="text1"/>
        </w:rPr>
        <w:t>加入背景说明：</w:t>
      </w:r>
    </w:p>
    <w:p w14:paraId="1E9FC5F2" w14:textId="77777777" w:rsidR="000C6D35" w:rsidRPr="000C6D35" w:rsidRDefault="000C6D35" w:rsidP="000C6D35">
      <w:pPr>
        <w:rPr>
          <w:color w:val="000000" w:themeColor="text1"/>
        </w:rPr>
      </w:pPr>
      <w:r w:rsidRPr="000C6D35">
        <w:rPr>
          <w:color w:val="000000" w:themeColor="text1"/>
        </w:rPr>
        <w:t>"</w:t>
      </w:r>
      <w:r w:rsidRPr="000C6D35">
        <w:rPr>
          <w:color w:val="000000" w:themeColor="text1"/>
        </w:rPr>
        <w:t>这些指标会因客户的工艺和设备状态不同而有所差异，我们会在部署后持续监测并优化</w:t>
      </w:r>
      <w:r w:rsidRPr="000C6D35">
        <w:rPr>
          <w:color w:val="000000" w:themeColor="text1"/>
        </w:rPr>
        <w:t>"</w:t>
      </w:r>
    </w:p>
    <w:p w14:paraId="72799D11" w14:textId="77777777" w:rsidR="000C6D35" w:rsidRPr="000C6D35" w:rsidRDefault="000C6D35" w:rsidP="000C6D35">
      <w:pPr>
        <w:numPr>
          <w:ilvl w:val="0"/>
          <w:numId w:val="44"/>
        </w:numPr>
        <w:rPr>
          <w:color w:val="000000" w:themeColor="text1"/>
        </w:rPr>
      </w:pPr>
      <w:r w:rsidRPr="000C6D35">
        <w:rPr>
          <w:b/>
          <w:bCs/>
          <w:color w:val="000000" w:themeColor="text1"/>
        </w:rPr>
        <w:t>为什么不能直接说一个数字：</w:t>
      </w:r>
    </w:p>
    <w:p w14:paraId="3E8B924E" w14:textId="77777777" w:rsidR="000C6D35" w:rsidRPr="000C6D35" w:rsidRDefault="000C6D35" w:rsidP="000C6D35">
      <w:pPr>
        <w:numPr>
          <w:ilvl w:val="1"/>
          <w:numId w:val="45"/>
        </w:numPr>
        <w:rPr>
          <w:color w:val="000000" w:themeColor="text1"/>
        </w:rPr>
      </w:pPr>
      <w:r w:rsidRPr="000C6D35">
        <w:rPr>
          <w:color w:val="000000" w:themeColor="text1"/>
        </w:rPr>
        <w:t>单一准确率数字会误导客户（比如</w:t>
      </w:r>
      <w:r w:rsidRPr="000C6D35">
        <w:rPr>
          <w:color w:val="000000" w:themeColor="text1"/>
        </w:rPr>
        <w:t>99%</w:t>
      </w:r>
      <w:r w:rsidRPr="000C6D35">
        <w:rPr>
          <w:color w:val="000000" w:themeColor="text1"/>
        </w:rPr>
        <w:t>准确率，但漏报了唯一一次真实故障，对客户来说是灾难）</w:t>
      </w:r>
    </w:p>
    <w:p w14:paraId="0B78A15E" w14:textId="77777777" w:rsidR="000C6D35" w:rsidRPr="000C6D35" w:rsidRDefault="000C6D35" w:rsidP="000C6D35">
      <w:pPr>
        <w:numPr>
          <w:ilvl w:val="1"/>
          <w:numId w:val="45"/>
        </w:numPr>
        <w:rPr>
          <w:color w:val="000000" w:themeColor="text1"/>
        </w:rPr>
      </w:pPr>
      <w:r w:rsidRPr="000C6D35">
        <w:rPr>
          <w:color w:val="000000" w:themeColor="text1"/>
        </w:rPr>
        <w:t>不同客户的</w:t>
      </w:r>
      <w:r w:rsidRPr="000C6D35">
        <w:rPr>
          <w:color w:val="000000" w:themeColor="text1"/>
        </w:rPr>
        <w:t>baseline</w:t>
      </w:r>
      <w:r w:rsidRPr="000C6D35">
        <w:rPr>
          <w:color w:val="000000" w:themeColor="text1"/>
        </w:rPr>
        <w:t>不同，同一个数字在不同场景下含义完全不同</w:t>
      </w:r>
    </w:p>
    <w:p w14:paraId="2DD33D42" w14:textId="77777777" w:rsidR="000C6D35" w:rsidRPr="000C6D35" w:rsidRDefault="000C6D35" w:rsidP="000C6D35">
      <w:pPr>
        <w:numPr>
          <w:ilvl w:val="0"/>
          <w:numId w:val="44"/>
        </w:numPr>
        <w:rPr>
          <w:color w:val="000000" w:themeColor="text1"/>
        </w:rPr>
      </w:pPr>
      <w:r w:rsidRPr="000C6D35">
        <w:rPr>
          <w:b/>
          <w:bCs/>
          <w:color w:val="000000" w:themeColor="text1"/>
        </w:rPr>
        <w:t>你的</w:t>
      </w:r>
      <w:r w:rsidRPr="000C6D35">
        <w:rPr>
          <w:b/>
          <w:bCs/>
          <w:color w:val="000000" w:themeColor="text1"/>
        </w:rPr>
        <w:t>BASF</w:t>
      </w:r>
      <w:r w:rsidRPr="000C6D35">
        <w:rPr>
          <w:b/>
          <w:bCs/>
          <w:color w:val="000000" w:themeColor="text1"/>
        </w:rPr>
        <w:t>经验：</w:t>
      </w:r>
      <w:r w:rsidRPr="000C6D35">
        <w:rPr>
          <w:color w:val="000000" w:themeColor="text1"/>
        </w:rPr>
        <w:t xml:space="preserve"> </w:t>
      </w:r>
      <w:r w:rsidRPr="000C6D35">
        <w:rPr>
          <w:color w:val="000000" w:themeColor="text1"/>
        </w:rPr>
        <w:t>你做过</w:t>
      </w:r>
      <w:r w:rsidRPr="000C6D35">
        <w:rPr>
          <w:color w:val="000000" w:themeColor="text1"/>
        </w:rPr>
        <w:t>"92% R²"</w:t>
      </w:r>
      <w:r w:rsidRPr="000C6D35">
        <w:rPr>
          <w:color w:val="000000" w:themeColor="text1"/>
        </w:rPr>
        <w:t>的模型，知道单一指标的局限性，这个经验可以在回答里自然带出。</w:t>
      </w:r>
    </w:p>
    <w:p w14:paraId="1BE1E9F7" w14:textId="77777777" w:rsidR="000C6D35" w:rsidRPr="000C6D35" w:rsidRDefault="000C6D35" w:rsidP="000C6D35">
      <w:pPr>
        <w:rPr>
          <w:color w:val="000000" w:themeColor="text1"/>
        </w:rPr>
      </w:pPr>
      <w:r w:rsidRPr="000C6D35">
        <w:rPr>
          <w:color w:val="000000" w:themeColor="text1"/>
        </w:rPr>
        <w:pict w14:anchorId="49447617">
          <v:rect id="_x0000_i1433" style="width:0;height:1.5pt" o:hralign="center" o:hrstd="t" o:hr="t" fillcolor="#a0a0a0" stroked="f"/>
        </w:pict>
      </w:r>
    </w:p>
    <w:p w14:paraId="44D96C2A" w14:textId="77777777" w:rsidR="000C6D35" w:rsidRPr="000C6D35" w:rsidRDefault="000C6D35" w:rsidP="000C6D35">
      <w:pPr>
        <w:rPr>
          <w:b/>
          <w:bCs/>
          <w:color w:val="000000" w:themeColor="text1"/>
        </w:rPr>
      </w:pPr>
      <w:r w:rsidRPr="000C6D35">
        <w:rPr>
          <w:b/>
          <w:bCs/>
          <w:color w:val="000000" w:themeColor="text1"/>
        </w:rPr>
        <w:t xml:space="preserve">D7. </w:t>
      </w:r>
      <w:r w:rsidRPr="000C6D35">
        <w:rPr>
          <w:b/>
          <w:bCs/>
          <w:color w:val="000000" w:themeColor="text1"/>
        </w:rPr>
        <w:t>预测维护系统上线后，客户的维护团队不信任模型，还是按老习惯做维护，你怎么办？</w:t>
      </w:r>
    </w:p>
    <w:p w14:paraId="64177361" w14:textId="77777777" w:rsidR="000C6D35" w:rsidRPr="000C6D35" w:rsidRDefault="000C6D35" w:rsidP="000C6D35">
      <w:pPr>
        <w:rPr>
          <w:color w:val="000000" w:themeColor="text1"/>
        </w:rPr>
      </w:pPr>
      <w:r w:rsidRPr="000C6D35">
        <w:rPr>
          <w:b/>
          <w:bCs/>
          <w:color w:val="000000" w:themeColor="text1"/>
        </w:rPr>
        <w:t>答：</w:t>
      </w:r>
    </w:p>
    <w:p w14:paraId="72B22E32" w14:textId="77777777" w:rsidR="000C6D35" w:rsidRPr="000C6D35" w:rsidRDefault="000C6D35" w:rsidP="000C6D35">
      <w:pPr>
        <w:numPr>
          <w:ilvl w:val="0"/>
          <w:numId w:val="46"/>
        </w:numPr>
        <w:rPr>
          <w:color w:val="000000" w:themeColor="text1"/>
        </w:rPr>
      </w:pPr>
      <w:r w:rsidRPr="000C6D35">
        <w:rPr>
          <w:b/>
          <w:bCs/>
          <w:color w:val="000000" w:themeColor="text1"/>
        </w:rPr>
        <w:lastRenderedPageBreak/>
        <w:t>这是工业</w:t>
      </w:r>
      <w:r w:rsidRPr="000C6D35">
        <w:rPr>
          <w:b/>
          <w:bCs/>
          <w:color w:val="000000" w:themeColor="text1"/>
        </w:rPr>
        <w:t>AI</w:t>
      </w:r>
      <w:r w:rsidRPr="000C6D35">
        <w:rPr>
          <w:b/>
          <w:bCs/>
          <w:color w:val="000000" w:themeColor="text1"/>
        </w:rPr>
        <w:t>落地最常见的挑战，叫做</w:t>
      </w:r>
      <w:r w:rsidRPr="000C6D35">
        <w:rPr>
          <w:b/>
          <w:bCs/>
          <w:color w:val="000000" w:themeColor="text1"/>
        </w:rPr>
        <w:t>"</w:t>
      </w:r>
      <w:r w:rsidRPr="000C6D35">
        <w:rPr>
          <w:b/>
          <w:bCs/>
          <w:color w:val="000000" w:themeColor="text1"/>
        </w:rPr>
        <w:t>人机信任问题</w:t>
      </w:r>
      <w:r w:rsidRPr="000C6D35">
        <w:rPr>
          <w:b/>
          <w:bCs/>
          <w:color w:val="000000" w:themeColor="text1"/>
        </w:rPr>
        <w:t>"</w:t>
      </w:r>
      <w:r w:rsidRPr="000C6D35">
        <w:rPr>
          <w:b/>
          <w:bCs/>
          <w:color w:val="000000" w:themeColor="text1"/>
        </w:rPr>
        <w:t>（</w:t>
      </w:r>
      <w:r w:rsidRPr="000C6D35">
        <w:rPr>
          <w:b/>
          <w:bCs/>
          <w:color w:val="000000" w:themeColor="text1"/>
        </w:rPr>
        <w:t>Human-AI Trust</w:t>
      </w:r>
      <w:r w:rsidRPr="000C6D35">
        <w:rPr>
          <w:b/>
          <w:bCs/>
          <w:color w:val="000000" w:themeColor="text1"/>
        </w:rPr>
        <w:t>）。</w:t>
      </w:r>
    </w:p>
    <w:p w14:paraId="38A32BD3" w14:textId="77777777" w:rsidR="000C6D35" w:rsidRPr="000C6D35" w:rsidRDefault="000C6D35" w:rsidP="000C6D35">
      <w:pPr>
        <w:numPr>
          <w:ilvl w:val="0"/>
          <w:numId w:val="46"/>
        </w:numPr>
        <w:rPr>
          <w:color w:val="000000" w:themeColor="text1"/>
        </w:rPr>
      </w:pPr>
      <w:r w:rsidRPr="000C6D35">
        <w:rPr>
          <w:b/>
          <w:bCs/>
          <w:color w:val="000000" w:themeColor="text1"/>
        </w:rPr>
        <w:t>根本原因分析：</w:t>
      </w:r>
    </w:p>
    <w:p w14:paraId="66D51AA3" w14:textId="77777777" w:rsidR="000C6D35" w:rsidRPr="000C6D35" w:rsidRDefault="000C6D35" w:rsidP="000C6D35">
      <w:pPr>
        <w:numPr>
          <w:ilvl w:val="1"/>
          <w:numId w:val="46"/>
        </w:numPr>
        <w:rPr>
          <w:color w:val="000000" w:themeColor="text1"/>
        </w:rPr>
      </w:pPr>
      <w:r w:rsidRPr="000C6D35">
        <w:rPr>
          <w:color w:val="000000" w:themeColor="text1"/>
        </w:rPr>
        <w:t>维护工程师担心</w:t>
      </w:r>
      <w:r w:rsidRPr="000C6D35">
        <w:rPr>
          <w:color w:val="000000" w:themeColor="text1"/>
        </w:rPr>
        <w:t>"</w:t>
      </w:r>
      <w:r w:rsidRPr="000C6D35">
        <w:rPr>
          <w:color w:val="000000" w:themeColor="text1"/>
        </w:rPr>
        <w:t>被算法替代</w:t>
      </w:r>
      <w:r w:rsidRPr="000C6D35">
        <w:rPr>
          <w:color w:val="000000" w:themeColor="text1"/>
        </w:rPr>
        <w:t>"</w:t>
      </w:r>
    </w:p>
    <w:p w14:paraId="186BC904" w14:textId="77777777" w:rsidR="000C6D35" w:rsidRPr="000C6D35" w:rsidRDefault="000C6D35" w:rsidP="000C6D35">
      <w:pPr>
        <w:numPr>
          <w:ilvl w:val="1"/>
          <w:numId w:val="46"/>
        </w:numPr>
        <w:rPr>
          <w:color w:val="000000" w:themeColor="text1"/>
        </w:rPr>
      </w:pPr>
      <w:r w:rsidRPr="000C6D35">
        <w:rPr>
          <w:color w:val="000000" w:themeColor="text1"/>
        </w:rPr>
        <w:t>过去有过误报经历，建立了不信任</w:t>
      </w:r>
    </w:p>
    <w:p w14:paraId="7A0B6435" w14:textId="77777777" w:rsidR="000C6D35" w:rsidRPr="000C6D35" w:rsidRDefault="000C6D35" w:rsidP="000C6D35">
      <w:pPr>
        <w:numPr>
          <w:ilvl w:val="1"/>
          <w:numId w:val="46"/>
        </w:numPr>
        <w:rPr>
          <w:color w:val="000000" w:themeColor="text1"/>
        </w:rPr>
      </w:pPr>
      <w:r w:rsidRPr="000C6D35">
        <w:rPr>
          <w:color w:val="000000" w:themeColor="text1"/>
        </w:rPr>
        <w:t>不理解模型怎么工作，黑盒感强</w:t>
      </w:r>
    </w:p>
    <w:p w14:paraId="22104994" w14:textId="77777777" w:rsidR="000C6D35" w:rsidRPr="000C6D35" w:rsidRDefault="000C6D35" w:rsidP="000C6D35">
      <w:pPr>
        <w:numPr>
          <w:ilvl w:val="1"/>
          <w:numId w:val="46"/>
        </w:numPr>
        <w:rPr>
          <w:color w:val="000000" w:themeColor="text1"/>
        </w:rPr>
      </w:pPr>
      <w:r w:rsidRPr="000C6D35">
        <w:rPr>
          <w:color w:val="000000" w:themeColor="text1"/>
        </w:rPr>
        <w:t>管理层推行，但一线执行层没有参与感</w:t>
      </w:r>
    </w:p>
    <w:p w14:paraId="65E38436" w14:textId="77777777" w:rsidR="000C6D35" w:rsidRPr="000C6D35" w:rsidRDefault="000C6D35" w:rsidP="000C6D35">
      <w:pPr>
        <w:numPr>
          <w:ilvl w:val="0"/>
          <w:numId w:val="46"/>
        </w:numPr>
        <w:rPr>
          <w:color w:val="000000" w:themeColor="text1"/>
        </w:rPr>
      </w:pPr>
      <w:r w:rsidRPr="000C6D35">
        <w:rPr>
          <w:b/>
          <w:bCs/>
          <w:color w:val="000000" w:themeColor="text1"/>
        </w:rPr>
        <w:t>你的应对策略：</w:t>
      </w:r>
    </w:p>
    <w:p w14:paraId="6453F677" w14:textId="77777777" w:rsidR="000C6D35" w:rsidRPr="000C6D35" w:rsidRDefault="000C6D35" w:rsidP="000C6D35">
      <w:pPr>
        <w:numPr>
          <w:ilvl w:val="1"/>
          <w:numId w:val="47"/>
        </w:numPr>
        <w:rPr>
          <w:color w:val="000000" w:themeColor="text1"/>
        </w:rPr>
      </w:pPr>
      <w:r w:rsidRPr="000C6D35">
        <w:rPr>
          <w:b/>
          <w:bCs/>
          <w:color w:val="000000" w:themeColor="text1"/>
        </w:rPr>
        <w:t>透明化模型逻辑：</w:t>
      </w:r>
      <w:r w:rsidRPr="000C6D35">
        <w:rPr>
          <w:color w:val="000000" w:themeColor="text1"/>
        </w:rPr>
        <w:t xml:space="preserve"> </w:t>
      </w:r>
      <w:r w:rsidRPr="000C6D35">
        <w:rPr>
          <w:color w:val="000000" w:themeColor="text1"/>
        </w:rPr>
        <w:t>给维护工程师看</w:t>
      </w:r>
      <w:r w:rsidRPr="000C6D35">
        <w:rPr>
          <w:color w:val="000000" w:themeColor="text1"/>
        </w:rPr>
        <w:t>"</w:t>
      </w:r>
      <w:r w:rsidRPr="000C6D35">
        <w:rPr>
          <w:color w:val="000000" w:themeColor="text1"/>
        </w:rPr>
        <w:t>模型为什么发出这个告警</w:t>
      </w:r>
      <w:r w:rsidRPr="000C6D35">
        <w:rPr>
          <w:color w:val="000000" w:themeColor="text1"/>
        </w:rPr>
        <w:t>"——</w:t>
      </w:r>
      <w:r w:rsidRPr="000C6D35">
        <w:rPr>
          <w:color w:val="000000" w:themeColor="text1"/>
        </w:rPr>
        <w:t>是哪个传感器异常，对应什么物理现象。让他们觉得模型是在帮他们，而不是在替代他们。</w:t>
      </w:r>
    </w:p>
    <w:p w14:paraId="04230DD3" w14:textId="77777777" w:rsidR="000C6D35" w:rsidRPr="000C6D35" w:rsidRDefault="000C6D35" w:rsidP="000C6D35">
      <w:pPr>
        <w:numPr>
          <w:ilvl w:val="1"/>
          <w:numId w:val="47"/>
        </w:numPr>
        <w:rPr>
          <w:color w:val="000000" w:themeColor="text1"/>
        </w:rPr>
      </w:pPr>
      <w:r w:rsidRPr="000C6D35">
        <w:rPr>
          <w:b/>
          <w:bCs/>
          <w:color w:val="000000" w:themeColor="text1"/>
        </w:rPr>
        <w:t>小赢积累信任：</w:t>
      </w:r>
      <w:r w:rsidRPr="000C6D35">
        <w:rPr>
          <w:color w:val="000000" w:themeColor="text1"/>
        </w:rPr>
        <w:t xml:space="preserve"> </w:t>
      </w:r>
      <w:r w:rsidRPr="000C6D35">
        <w:rPr>
          <w:color w:val="000000" w:themeColor="text1"/>
        </w:rPr>
        <w:t>找几个模型预测准确的案例，整理成故事讲给团队听。</w:t>
      </w:r>
      <w:r w:rsidRPr="000C6D35">
        <w:rPr>
          <w:color w:val="000000" w:themeColor="text1"/>
        </w:rPr>
        <w:t>"</w:t>
      </w:r>
      <w:r w:rsidRPr="000C6D35">
        <w:rPr>
          <w:color w:val="000000" w:themeColor="text1"/>
        </w:rPr>
        <w:t>上次</w:t>
      </w:r>
      <w:r w:rsidRPr="000C6D35">
        <w:rPr>
          <w:color w:val="000000" w:themeColor="text1"/>
        </w:rPr>
        <w:t>3</w:t>
      </w:r>
      <w:r w:rsidRPr="000C6D35">
        <w:rPr>
          <w:color w:val="000000" w:themeColor="text1"/>
        </w:rPr>
        <w:t>号泵，模型提前</w:t>
      </w:r>
      <w:r w:rsidRPr="000C6D35">
        <w:rPr>
          <w:color w:val="000000" w:themeColor="text1"/>
        </w:rPr>
        <w:t>3</w:t>
      </w:r>
      <w:r w:rsidRPr="000C6D35">
        <w:rPr>
          <w:color w:val="000000" w:themeColor="text1"/>
        </w:rPr>
        <w:t>周预警，我们检查后发现轴承确实有磨损，避免了一次停机。</w:t>
      </w:r>
      <w:r w:rsidRPr="000C6D35">
        <w:rPr>
          <w:color w:val="000000" w:themeColor="text1"/>
        </w:rPr>
        <w:t>"</w:t>
      </w:r>
    </w:p>
    <w:p w14:paraId="4FD5FBEB" w14:textId="77777777" w:rsidR="000C6D35" w:rsidRPr="000C6D35" w:rsidRDefault="000C6D35" w:rsidP="000C6D35">
      <w:pPr>
        <w:numPr>
          <w:ilvl w:val="1"/>
          <w:numId w:val="47"/>
        </w:numPr>
        <w:rPr>
          <w:color w:val="000000" w:themeColor="text1"/>
        </w:rPr>
      </w:pPr>
      <w:r w:rsidRPr="000C6D35">
        <w:rPr>
          <w:b/>
          <w:bCs/>
          <w:color w:val="000000" w:themeColor="text1"/>
        </w:rPr>
        <w:t>让工程师参与调优：</w:t>
      </w:r>
      <w:r w:rsidRPr="000C6D35">
        <w:rPr>
          <w:color w:val="000000" w:themeColor="text1"/>
        </w:rPr>
        <w:t xml:space="preserve"> </w:t>
      </w:r>
      <w:r w:rsidRPr="000C6D35">
        <w:rPr>
          <w:color w:val="000000" w:themeColor="text1"/>
        </w:rPr>
        <w:t>邀请维护工程师提供他们的经验判断，把领域知识纳入模型。他们会觉得这是</w:t>
      </w:r>
      <w:r w:rsidRPr="000C6D35">
        <w:rPr>
          <w:color w:val="000000" w:themeColor="text1"/>
        </w:rPr>
        <w:t>"</w:t>
      </w:r>
      <w:r w:rsidRPr="000C6D35">
        <w:rPr>
          <w:color w:val="000000" w:themeColor="text1"/>
        </w:rPr>
        <w:t>我们的模型</w:t>
      </w:r>
      <w:r w:rsidRPr="000C6D35">
        <w:rPr>
          <w:color w:val="000000" w:themeColor="text1"/>
        </w:rPr>
        <w:t>"</w:t>
      </w:r>
      <w:r w:rsidRPr="000C6D35">
        <w:rPr>
          <w:color w:val="000000" w:themeColor="text1"/>
        </w:rPr>
        <w:t>而不是</w:t>
      </w:r>
      <w:r w:rsidRPr="000C6D35">
        <w:rPr>
          <w:color w:val="000000" w:themeColor="text1"/>
        </w:rPr>
        <w:t>"</w:t>
      </w:r>
      <w:proofErr w:type="gramStart"/>
      <w:r w:rsidRPr="000C6D35">
        <w:rPr>
          <w:color w:val="000000" w:themeColor="text1"/>
        </w:rPr>
        <w:t>外来的系统</w:t>
      </w:r>
      <w:r w:rsidRPr="000C6D35">
        <w:rPr>
          <w:color w:val="000000" w:themeColor="text1"/>
        </w:rPr>
        <w:t>"</w:t>
      </w:r>
      <w:r w:rsidRPr="000C6D35">
        <w:rPr>
          <w:color w:val="000000" w:themeColor="text1"/>
        </w:rPr>
        <w:t>。</w:t>
      </w:r>
      <w:proofErr w:type="gramEnd"/>
    </w:p>
    <w:p w14:paraId="5F2E3CE9" w14:textId="77777777" w:rsidR="000C6D35" w:rsidRPr="000C6D35" w:rsidRDefault="000C6D35" w:rsidP="000C6D35">
      <w:pPr>
        <w:numPr>
          <w:ilvl w:val="1"/>
          <w:numId w:val="47"/>
        </w:numPr>
        <w:rPr>
          <w:color w:val="000000" w:themeColor="text1"/>
        </w:rPr>
      </w:pPr>
      <w:r w:rsidRPr="000C6D35">
        <w:rPr>
          <w:b/>
          <w:bCs/>
          <w:color w:val="000000" w:themeColor="text1"/>
        </w:rPr>
        <w:t>并行运行期：</w:t>
      </w:r>
      <w:r w:rsidRPr="000C6D35">
        <w:rPr>
          <w:color w:val="000000" w:themeColor="text1"/>
        </w:rPr>
        <w:t xml:space="preserve"> </w:t>
      </w:r>
      <w:r w:rsidRPr="000C6D35">
        <w:rPr>
          <w:color w:val="000000" w:themeColor="text1"/>
        </w:rPr>
        <w:t>初期模型告警和人工判断并行，不强制要求按模型行动，积累对比数据，用事实证明模型价值。</w:t>
      </w:r>
    </w:p>
    <w:p w14:paraId="0BE3AEFC" w14:textId="77777777" w:rsidR="000C6D35" w:rsidRPr="000C6D35" w:rsidRDefault="000C6D35" w:rsidP="000C6D35">
      <w:pPr>
        <w:numPr>
          <w:ilvl w:val="0"/>
          <w:numId w:val="46"/>
        </w:numPr>
        <w:rPr>
          <w:color w:val="000000" w:themeColor="text1"/>
        </w:rPr>
      </w:pPr>
      <w:r w:rsidRPr="000C6D35">
        <w:rPr>
          <w:b/>
          <w:bCs/>
          <w:color w:val="000000" w:themeColor="text1"/>
        </w:rPr>
        <w:t>关键态度：</w:t>
      </w:r>
      <w:r w:rsidRPr="000C6D35">
        <w:rPr>
          <w:color w:val="000000" w:themeColor="text1"/>
        </w:rPr>
        <w:t xml:space="preserve"> </w:t>
      </w:r>
      <w:r w:rsidRPr="000C6D35">
        <w:rPr>
          <w:color w:val="000000" w:themeColor="text1"/>
        </w:rPr>
        <w:t>技术落地的最后一公里是人，不是算法。</w:t>
      </w:r>
    </w:p>
    <w:p w14:paraId="38BCA215" w14:textId="77777777" w:rsidR="000C6D35" w:rsidRPr="000C6D35" w:rsidRDefault="000C6D35" w:rsidP="000C6D35">
      <w:pPr>
        <w:rPr>
          <w:color w:val="000000" w:themeColor="text1"/>
        </w:rPr>
      </w:pPr>
      <w:r w:rsidRPr="000C6D35">
        <w:rPr>
          <w:color w:val="000000" w:themeColor="text1"/>
        </w:rPr>
        <w:pict w14:anchorId="62733788">
          <v:rect id="_x0000_i1434" style="width:0;height:1.5pt" o:hralign="center" o:hrstd="t" o:hr="t" fillcolor="#a0a0a0" stroked="f"/>
        </w:pict>
      </w:r>
    </w:p>
    <w:p w14:paraId="37A2E3BC" w14:textId="77777777" w:rsidR="000C6D35" w:rsidRPr="000C6D35" w:rsidRDefault="000C6D35" w:rsidP="000C6D35">
      <w:pPr>
        <w:rPr>
          <w:b/>
          <w:bCs/>
          <w:color w:val="000000" w:themeColor="text1"/>
        </w:rPr>
      </w:pPr>
      <w:r w:rsidRPr="000C6D35">
        <w:rPr>
          <w:b/>
          <w:bCs/>
          <w:color w:val="000000" w:themeColor="text1"/>
        </w:rPr>
        <w:t xml:space="preserve">D8. </w:t>
      </w:r>
      <w:r w:rsidRPr="000C6D35">
        <w:rPr>
          <w:b/>
          <w:bCs/>
          <w:color w:val="000000" w:themeColor="text1"/>
        </w:rPr>
        <w:t>如果你发现客户的真空泵数据质量很差（大量缺失值、传感器漂移、时间戳错误），你的第一步是什么？</w:t>
      </w:r>
    </w:p>
    <w:p w14:paraId="7F07708B" w14:textId="77777777" w:rsidR="000C6D35" w:rsidRPr="000C6D35" w:rsidRDefault="000C6D35" w:rsidP="000C6D35">
      <w:pPr>
        <w:rPr>
          <w:color w:val="000000" w:themeColor="text1"/>
        </w:rPr>
      </w:pPr>
      <w:r w:rsidRPr="000C6D35">
        <w:rPr>
          <w:b/>
          <w:bCs/>
          <w:color w:val="000000" w:themeColor="text1"/>
        </w:rPr>
        <w:t>答：</w:t>
      </w:r>
    </w:p>
    <w:p w14:paraId="5B758F1D" w14:textId="77777777" w:rsidR="000C6D35" w:rsidRPr="000C6D35" w:rsidRDefault="000C6D35" w:rsidP="000C6D35">
      <w:pPr>
        <w:numPr>
          <w:ilvl w:val="0"/>
          <w:numId w:val="48"/>
        </w:numPr>
        <w:rPr>
          <w:color w:val="000000" w:themeColor="text1"/>
        </w:rPr>
      </w:pPr>
      <w:r w:rsidRPr="000C6D35">
        <w:rPr>
          <w:b/>
          <w:bCs/>
          <w:color w:val="000000" w:themeColor="text1"/>
        </w:rPr>
        <w:t>第一步：不要急着建模，先做数据质量评估报告。</w:t>
      </w:r>
    </w:p>
    <w:p w14:paraId="480026DF" w14:textId="77777777" w:rsidR="000C6D35" w:rsidRPr="000C6D35" w:rsidRDefault="000C6D35" w:rsidP="000C6D35">
      <w:pPr>
        <w:numPr>
          <w:ilvl w:val="0"/>
          <w:numId w:val="48"/>
        </w:numPr>
        <w:rPr>
          <w:color w:val="000000" w:themeColor="text1"/>
        </w:rPr>
      </w:pPr>
      <w:r w:rsidRPr="000C6D35">
        <w:rPr>
          <w:b/>
          <w:bCs/>
          <w:color w:val="000000" w:themeColor="text1"/>
        </w:rPr>
        <w:t>系统化处理流程：</w:t>
      </w:r>
    </w:p>
    <w:p w14:paraId="48E022F6" w14:textId="77777777" w:rsidR="000C6D35" w:rsidRPr="000C6D35" w:rsidRDefault="000C6D35" w:rsidP="000C6D35">
      <w:pPr>
        <w:numPr>
          <w:ilvl w:val="1"/>
          <w:numId w:val="48"/>
        </w:numPr>
        <w:rPr>
          <w:color w:val="000000" w:themeColor="text1"/>
        </w:rPr>
      </w:pPr>
      <w:r w:rsidRPr="000C6D35">
        <w:rPr>
          <w:b/>
          <w:bCs/>
          <w:color w:val="000000" w:themeColor="text1"/>
        </w:rPr>
        <w:t>诊断阶段：</w:t>
      </w:r>
    </w:p>
    <w:p w14:paraId="59AA0B10" w14:textId="77777777" w:rsidR="000C6D35" w:rsidRPr="000C6D35" w:rsidRDefault="000C6D35" w:rsidP="000C6D35">
      <w:pPr>
        <w:numPr>
          <w:ilvl w:val="2"/>
          <w:numId w:val="48"/>
        </w:numPr>
        <w:rPr>
          <w:color w:val="000000" w:themeColor="text1"/>
        </w:rPr>
      </w:pPr>
      <w:r w:rsidRPr="000C6D35">
        <w:rPr>
          <w:color w:val="000000" w:themeColor="text1"/>
        </w:rPr>
        <w:t>统计每个传感器的缺失率、异常值比例、时间戳连续性</w:t>
      </w:r>
    </w:p>
    <w:p w14:paraId="6B773A87" w14:textId="77777777" w:rsidR="000C6D35" w:rsidRPr="000C6D35" w:rsidRDefault="000C6D35" w:rsidP="000C6D35">
      <w:pPr>
        <w:numPr>
          <w:ilvl w:val="2"/>
          <w:numId w:val="48"/>
        </w:numPr>
        <w:rPr>
          <w:color w:val="000000" w:themeColor="text1"/>
        </w:rPr>
      </w:pPr>
      <w:r w:rsidRPr="000C6D35">
        <w:rPr>
          <w:color w:val="000000" w:themeColor="text1"/>
        </w:rPr>
        <w:t>区分</w:t>
      </w:r>
      <w:r w:rsidRPr="000C6D35">
        <w:rPr>
          <w:color w:val="000000" w:themeColor="text1"/>
        </w:rPr>
        <w:t>"</w:t>
      </w:r>
      <w:r w:rsidRPr="000C6D35">
        <w:rPr>
          <w:color w:val="000000" w:themeColor="text1"/>
        </w:rPr>
        <w:t>系统性问题</w:t>
      </w:r>
      <w:r w:rsidRPr="000C6D35">
        <w:rPr>
          <w:color w:val="000000" w:themeColor="text1"/>
        </w:rPr>
        <w:t>"</w:t>
      </w:r>
      <w:r w:rsidRPr="000C6D35">
        <w:rPr>
          <w:color w:val="000000" w:themeColor="text1"/>
        </w:rPr>
        <w:t>（某传感器长期故障）和</w:t>
      </w:r>
      <w:r w:rsidRPr="000C6D35">
        <w:rPr>
          <w:color w:val="000000" w:themeColor="text1"/>
        </w:rPr>
        <w:t>"</w:t>
      </w:r>
      <w:r w:rsidRPr="000C6D35">
        <w:rPr>
          <w:color w:val="000000" w:themeColor="text1"/>
        </w:rPr>
        <w:t>偶发性问题</w:t>
      </w:r>
      <w:r w:rsidRPr="000C6D35">
        <w:rPr>
          <w:color w:val="000000" w:themeColor="text1"/>
        </w:rPr>
        <w:t>"</w:t>
      </w:r>
      <w:r w:rsidRPr="000C6D35">
        <w:rPr>
          <w:color w:val="000000" w:themeColor="text1"/>
        </w:rPr>
        <w:t>（短暂断连）</w:t>
      </w:r>
    </w:p>
    <w:p w14:paraId="580D4574" w14:textId="77777777" w:rsidR="000C6D35" w:rsidRPr="000C6D35" w:rsidRDefault="000C6D35" w:rsidP="000C6D35">
      <w:pPr>
        <w:numPr>
          <w:ilvl w:val="2"/>
          <w:numId w:val="48"/>
        </w:numPr>
        <w:rPr>
          <w:color w:val="000000" w:themeColor="text1"/>
        </w:rPr>
      </w:pPr>
      <w:r w:rsidRPr="000C6D35">
        <w:rPr>
          <w:color w:val="000000" w:themeColor="text1"/>
        </w:rPr>
        <w:t>和客户的</w:t>
      </w:r>
      <w:r w:rsidRPr="000C6D35">
        <w:rPr>
          <w:color w:val="000000" w:themeColor="text1"/>
        </w:rPr>
        <w:t>IT/</w:t>
      </w:r>
      <w:r w:rsidRPr="000C6D35">
        <w:rPr>
          <w:color w:val="000000" w:themeColor="text1"/>
        </w:rPr>
        <w:t>设备团队确认：数据采集端是否有已知问题</w:t>
      </w:r>
    </w:p>
    <w:p w14:paraId="102E4916" w14:textId="77777777" w:rsidR="000C6D35" w:rsidRPr="000C6D35" w:rsidRDefault="000C6D35" w:rsidP="000C6D35">
      <w:pPr>
        <w:numPr>
          <w:ilvl w:val="1"/>
          <w:numId w:val="48"/>
        </w:numPr>
        <w:rPr>
          <w:color w:val="000000" w:themeColor="text1"/>
        </w:rPr>
      </w:pPr>
      <w:r w:rsidRPr="000C6D35">
        <w:rPr>
          <w:b/>
          <w:bCs/>
          <w:color w:val="000000" w:themeColor="text1"/>
        </w:rPr>
        <w:t>修复策略（按严重程度）：</w:t>
      </w:r>
    </w:p>
    <w:p w14:paraId="5AB69194" w14:textId="77777777" w:rsidR="000C6D35" w:rsidRPr="000C6D35" w:rsidRDefault="000C6D35" w:rsidP="000C6D35">
      <w:pPr>
        <w:numPr>
          <w:ilvl w:val="2"/>
          <w:numId w:val="48"/>
        </w:numPr>
        <w:rPr>
          <w:color w:val="000000" w:themeColor="text1"/>
        </w:rPr>
      </w:pPr>
      <w:r w:rsidRPr="000C6D35">
        <w:rPr>
          <w:color w:val="000000" w:themeColor="text1"/>
        </w:rPr>
        <w:t>短暂缺失（</w:t>
      </w:r>
      <w:r w:rsidRPr="000C6D35">
        <w:rPr>
          <w:color w:val="000000" w:themeColor="text1"/>
        </w:rPr>
        <w:t>&lt;5%</w:t>
      </w:r>
      <w:r w:rsidRPr="000C6D35">
        <w:rPr>
          <w:color w:val="000000" w:themeColor="text1"/>
        </w:rPr>
        <w:t>）：线性插值或前向填充</w:t>
      </w:r>
    </w:p>
    <w:p w14:paraId="28FBCAA3" w14:textId="77777777" w:rsidR="000C6D35" w:rsidRPr="000C6D35" w:rsidRDefault="000C6D35" w:rsidP="000C6D35">
      <w:pPr>
        <w:numPr>
          <w:ilvl w:val="2"/>
          <w:numId w:val="48"/>
        </w:numPr>
        <w:rPr>
          <w:color w:val="000000" w:themeColor="text1"/>
        </w:rPr>
      </w:pPr>
      <w:r w:rsidRPr="000C6D35">
        <w:rPr>
          <w:color w:val="000000" w:themeColor="text1"/>
        </w:rPr>
        <w:t>长段缺失（</w:t>
      </w:r>
      <w:r w:rsidRPr="000C6D35">
        <w:rPr>
          <w:color w:val="000000" w:themeColor="text1"/>
        </w:rPr>
        <w:t>&gt;20%</w:t>
      </w:r>
      <w:r w:rsidRPr="000C6D35">
        <w:rPr>
          <w:color w:val="000000" w:themeColor="text1"/>
        </w:rPr>
        <w:t>）：该时间段数据直接丢弃，不参与训练</w:t>
      </w:r>
    </w:p>
    <w:p w14:paraId="5E9989F5" w14:textId="77777777" w:rsidR="000C6D35" w:rsidRPr="000C6D35" w:rsidRDefault="000C6D35" w:rsidP="000C6D35">
      <w:pPr>
        <w:numPr>
          <w:ilvl w:val="2"/>
          <w:numId w:val="48"/>
        </w:numPr>
        <w:rPr>
          <w:color w:val="000000" w:themeColor="text1"/>
        </w:rPr>
      </w:pPr>
      <w:r w:rsidRPr="000C6D35">
        <w:rPr>
          <w:color w:val="000000" w:themeColor="text1"/>
        </w:rPr>
        <w:t>传感器漂移：建立</w:t>
      </w:r>
      <w:r w:rsidRPr="000C6D35">
        <w:rPr>
          <w:color w:val="000000" w:themeColor="text1"/>
        </w:rPr>
        <w:t>per-sensor</w:t>
      </w:r>
      <w:r w:rsidRPr="000C6D35">
        <w:rPr>
          <w:color w:val="000000" w:themeColor="text1"/>
        </w:rPr>
        <w:t>的漂移校正模型，或用相对变化量代替绝对值</w:t>
      </w:r>
    </w:p>
    <w:p w14:paraId="434E656E" w14:textId="77777777" w:rsidR="000C6D35" w:rsidRPr="000C6D35" w:rsidRDefault="000C6D35" w:rsidP="000C6D35">
      <w:pPr>
        <w:numPr>
          <w:ilvl w:val="2"/>
          <w:numId w:val="48"/>
        </w:numPr>
        <w:rPr>
          <w:color w:val="000000" w:themeColor="text1"/>
        </w:rPr>
      </w:pPr>
      <w:r w:rsidRPr="000C6D35">
        <w:rPr>
          <w:color w:val="000000" w:themeColor="text1"/>
        </w:rPr>
        <w:t>时间戳错误：和客户确认采集频率，重建时间轴</w:t>
      </w:r>
    </w:p>
    <w:p w14:paraId="3195F63E" w14:textId="77777777" w:rsidR="000C6D35" w:rsidRPr="000C6D35" w:rsidRDefault="000C6D35" w:rsidP="000C6D35">
      <w:pPr>
        <w:numPr>
          <w:ilvl w:val="1"/>
          <w:numId w:val="48"/>
        </w:numPr>
        <w:rPr>
          <w:color w:val="000000" w:themeColor="text1"/>
        </w:rPr>
      </w:pPr>
      <w:r w:rsidRPr="000C6D35">
        <w:rPr>
          <w:b/>
          <w:bCs/>
          <w:color w:val="000000" w:themeColor="text1"/>
        </w:rPr>
        <w:t>预防机制：</w:t>
      </w:r>
    </w:p>
    <w:p w14:paraId="611474B9" w14:textId="77777777" w:rsidR="000C6D35" w:rsidRPr="000C6D35" w:rsidRDefault="000C6D35" w:rsidP="000C6D35">
      <w:pPr>
        <w:numPr>
          <w:ilvl w:val="2"/>
          <w:numId w:val="48"/>
        </w:numPr>
        <w:rPr>
          <w:color w:val="000000" w:themeColor="text1"/>
        </w:rPr>
      </w:pPr>
      <w:r w:rsidRPr="000C6D35">
        <w:rPr>
          <w:color w:val="000000" w:themeColor="text1"/>
        </w:rPr>
        <w:lastRenderedPageBreak/>
        <w:t>在数据管道里加入</w:t>
      </w:r>
      <w:r w:rsidRPr="000C6D35">
        <w:rPr>
          <w:b/>
          <w:bCs/>
          <w:color w:val="000000" w:themeColor="text1"/>
        </w:rPr>
        <w:t>自动数据质量检查（</w:t>
      </w:r>
      <w:r w:rsidRPr="000C6D35">
        <w:rPr>
          <w:b/>
          <w:bCs/>
          <w:color w:val="000000" w:themeColor="text1"/>
        </w:rPr>
        <w:t>Data Quality Gate</w:t>
      </w:r>
      <w:r w:rsidRPr="000C6D35">
        <w:rPr>
          <w:b/>
          <w:bCs/>
          <w:color w:val="000000" w:themeColor="text1"/>
        </w:rPr>
        <w:t>）</w:t>
      </w:r>
      <w:r w:rsidRPr="000C6D35">
        <w:rPr>
          <w:color w:val="000000" w:themeColor="text1"/>
        </w:rPr>
        <w:t>，不合格数据不进入模型</w:t>
      </w:r>
    </w:p>
    <w:p w14:paraId="68CED2FE" w14:textId="77777777" w:rsidR="000C6D35" w:rsidRPr="000C6D35" w:rsidRDefault="000C6D35" w:rsidP="000C6D35">
      <w:pPr>
        <w:numPr>
          <w:ilvl w:val="2"/>
          <w:numId w:val="48"/>
        </w:numPr>
        <w:rPr>
          <w:color w:val="000000" w:themeColor="text1"/>
        </w:rPr>
      </w:pPr>
      <w:r w:rsidRPr="000C6D35">
        <w:rPr>
          <w:color w:val="000000" w:themeColor="text1"/>
        </w:rPr>
        <w:t>建立数据质量</w:t>
      </w:r>
      <w:r w:rsidRPr="000C6D35">
        <w:rPr>
          <w:color w:val="000000" w:themeColor="text1"/>
        </w:rPr>
        <w:t>Dashboard</w:t>
      </w:r>
      <w:r w:rsidRPr="000C6D35">
        <w:rPr>
          <w:color w:val="000000" w:themeColor="text1"/>
        </w:rPr>
        <w:t>，让客户和</w:t>
      </w:r>
      <w:r w:rsidRPr="000C6D35">
        <w:rPr>
          <w:color w:val="000000" w:themeColor="text1"/>
        </w:rPr>
        <w:t>Edwards</w:t>
      </w:r>
      <w:r w:rsidRPr="000C6D35">
        <w:rPr>
          <w:color w:val="000000" w:themeColor="text1"/>
        </w:rPr>
        <w:t>团队都能实时看到数据健康状态</w:t>
      </w:r>
    </w:p>
    <w:p w14:paraId="618148CA" w14:textId="77777777" w:rsidR="000C6D35" w:rsidRPr="000C6D35" w:rsidRDefault="000C6D35" w:rsidP="000C6D35">
      <w:pPr>
        <w:numPr>
          <w:ilvl w:val="1"/>
          <w:numId w:val="48"/>
        </w:numPr>
        <w:rPr>
          <w:color w:val="000000" w:themeColor="text1"/>
        </w:rPr>
      </w:pPr>
      <w:r w:rsidRPr="000C6D35">
        <w:rPr>
          <w:b/>
          <w:bCs/>
          <w:color w:val="000000" w:themeColor="text1"/>
        </w:rPr>
        <w:t>和客户沟通：</w:t>
      </w:r>
    </w:p>
    <w:p w14:paraId="37D26A84" w14:textId="77777777" w:rsidR="000C6D35" w:rsidRPr="000C6D35" w:rsidRDefault="000C6D35" w:rsidP="000C6D35">
      <w:pPr>
        <w:numPr>
          <w:ilvl w:val="2"/>
          <w:numId w:val="48"/>
        </w:numPr>
        <w:rPr>
          <w:color w:val="000000" w:themeColor="text1"/>
        </w:rPr>
      </w:pPr>
      <w:r w:rsidRPr="000C6D35">
        <w:rPr>
          <w:color w:val="000000" w:themeColor="text1"/>
        </w:rPr>
        <w:t>把数据质量问题量化给客户看，说明它对模型精度的影响</w:t>
      </w:r>
    </w:p>
    <w:p w14:paraId="1E4D0A78" w14:textId="77777777" w:rsidR="000C6D35" w:rsidRPr="000C6D35" w:rsidRDefault="000C6D35" w:rsidP="000C6D35">
      <w:pPr>
        <w:numPr>
          <w:ilvl w:val="2"/>
          <w:numId w:val="48"/>
        </w:numPr>
        <w:rPr>
          <w:color w:val="000000" w:themeColor="text1"/>
        </w:rPr>
      </w:pPr>
      <w:r w:rsidRPr="000C6D35">
        <w:rPr>
          <w:color w:val="000000" w:themeColor="text1"/>
        </w:rPr>
        <w:t>推动客户投资改善数据采集基础设施，这是长期合作的基础</w:t>
      </w:r>
    </w:p>
    <w:p w14:paraId="0C976022" w14:textId="77777777" w:rsidR="000C6D35" w:rsidRPr="000C6D35" w:rsidRDefault="000C6D35" w:rsidP="000C6D35">
      <w:pPr>
        <w:numPr>
          <w:ilvl w:val="0"/>
          <w:numId w:val="48"/>
        </w:numPr>
        <w:rPr>
          <w:color w:val="000000" w:themeColor="text1"/>
        </w:rPr>
      </w:pPr>
      <w:r w:rsidRPr="000C6D35">
        <w:rPr>
          <w:b/>
          <w:bCs/>
          <w:color w:val="000000" w:themeColor="text1"/>
        </w:rPr>
        <w:t>关键认知：</w:t>
      </w:r>
      <w:r w:rsidRPr="000C6D35">
        <w:rPr>
          <w:color w:val="000000" w:themeColor="text1"/>
        </w:rPr>
        <w:t xml:space="preserve"> </w:t>
      </w:r>
      <w:r w:rsidRPr="000C6D35">
        <w:rPr>
          <w:color w:val="000000" w:themeColor="text1"/>
        </w:rPr>
        <w:t>数据质量是预测维护项目失败的第一大原因，比算法选择重要得多。</w:t>
      </w:r>
    </w:p>
    <w:p w14:paraId="175C87C2" w14:textId="77777777" w:rsidR="000C6D35" w:rsidRPr="00A73F38" w:rsidRDefault="000C6D35" w:rsidP="000C6D35">
      <w:pPr>
        <w:rPr>
          <w:color w:val="000000" w:themeColor="text1"/>
        </w:rPr>
      </w:pPr>
    </w:p>
    <w:p w14:paraId="6697DC94" w14:textId="77777777" w:rsidR="007321B0" w:rsidRPr="007321B0" w:rsidRDefault="007321B0" w:rsidP="007321B0">
      <w:pPr>
        <w:rPr>
          <w:b/>
          <w:bCs/>
          <w:color w:val="FF0000"/>
        </w:rPr>
      </w:pPr>
      <w:r w:rsidRPr="007321B0">
        <w:rPr>
          <w:b/>
          <w:bCs/>
          <w:color w:val="FF0000"/>
        </w:rPr>
        <w:t>E</w:t>
      </w:r>
      <w:r w:rsidRPr="007321B0">
        <w:rPr>
          <w:b/>
          <w:bCs/>
          <w:color w:val="FF0000"/>
        </w:rPr>
        <w:t>类：压轴挑战题（</w:t>
      </w:r>
      <w:r w:rsidRPr="007321B0">
        <w:rPr>
          <w:b/>
          <w:bCs/>
          <w:color w:val="FF0000"/>
        </w:rPr>
        <w:t>5</w:t>
      </w:r>
      <w:r w:rsidRPr="007321B0">
        <w:rPr>
          <w:b/>
          <w:bCs/>
          <w:color w:val="FF0000"/>
        </w:rPr>
        <w:t>题）</w:t>
      </w:r>
      <w:r w:rsidRPr="007321B0">
        <w:rPr>
          <w:rFonts w:ascii="Segoe UI Emoji" w:hAnsi="Segoe UI Emoji" w:cs="Segoe UI Emoji"/>
          <w:b/>
          <w:bCs/>
          <w:color w:val="FF0000"/>
        </w:rPr>
        <w:t>⭐⭐⭐⭐⭐</w:t>
      </w:r>
    </w:p>
    <w:p w14:paraId="6AF6171E" w14:textId="77777777" w:rsidR="007321B0" w:rsidRPr="007321B0" w:rsidRDefault="007321B0" w:rsidP="007321B0">
      <w:pPr>
        <w:rPr>
          <w:color w:val="FF0000"/>
        </w:rPr>
      </w:pPr>
      <w:r w:rsidRPr="007321B0">
        <w:rPr>
          <w:color w:val="FF0000"/>
        </w:rPr>
        <w:pict w14:anchorId="2B5710C4">
          <v:rect id="_x0000_i1479" style="width:0;height:1.5pt" o:hralign="center" o:hrstd="t" o:hr="t" fillcolor="#a0a0a0" stroked="f"/>
        </w:pict>
      </w:r>
    </w:p>
    <w:p w14:paraId="7DE1D5AD" w14:textId="77777777" w:rsidR="007321B0" w:rsidRPr="00B02BD5" w:rsidRDefault="007321B0" w:rsidP="007321B0">
      <w:pPr>
        <w:rPr>
          <w:b/>
          <w:bCs/>
          <w:color w:val="000000" w:themeColor="text1"/>
        </w:rPr>
      </w:pPr>
      <w:r w:rsidRPr="00B02BD5">
        <w:rPr>
          <w:b/>
          <w:bCs/>
          <w:color w:val="000000" w:themeColor="text1"/>
        </w:rPr>
        <w:t xml:space="preserve">E1. </w:t>
      </w:r>
      <w:proofErr w:type="spellStart"/>
      <w:r w:rsidRPr="00B02BD5">
        <w:rPr>
          <w:b/>
          <w:bCs/>
          <w:color w:val="000000" w:themeColor="text1"/>
        </w:rPr>
        <w:t>Minjian</w:t>
      </w:r>
      <w:proofErr w:type="spellEnd"/>
      <w:r w:rsidRPr="00B02BD5">
        <w:rPr>
          <w:b/>
          <w:bCs/>
          <w:color w:val="000000" w:themeColor="text1"/>
        </w:rPr>
        <w:t>问：</w:t>
      </w:r>
      <w:r w:rsidRPr="00B02BD5">
        <w:rPr>
          <w:b/>
          <w:bCs/>
          <w:color w:val="000000" w:themeColor="text1"/>
        </w:rPr>
        <w:t>"</w:t>
      </w:r>
      <w:r w:rsidRPr="00B02BD5">
        <w:rPr>
          <w:b/>
          <w:bCs/>
          <w:color w:val="000000" w:themeColor="text1"/>
        </w:rPr>
        <w:t>你来</w:t>
      </w:r>
      <w:r w:rsidRPr="00B02BD5">
        <w:rPr>
          <w:b/>
          <w:bCs/>
          <w:color w:val="000000" w:themeColor="text1"/>
        </w:rPr>
        <w:t>Edwards</w:t>
      </w:r>
      <w:r w:rsidRPr="00B02BD5">
        <w:rPr>
          <w:b/>
          <w:bCs/>
          <w:color w:val="000000" w:themeColor="text1"/>
        </w:rPr>
        <w:t>第一天，我给你一个新客户的数据，让你在两周内交付一个可用的预测维护模型，你怎么做？</w:t>
      </w:r>
      <w:r w:rsidRPr="00B02BD5">
        <w:rPr>
          <w:b/>
          <w:bCs/>
          <w:color w:val="000000" w:themeColor="text1"/>
        </w:rPr>
        <w:t>"</w:t>
      </w:r>
    </w:p>
    <w:p w14:paraId="5BCF50BF" w14:textId="77777777" w:rsidR="007321B0" w:rsidRPr="00B02BD5" w:rsidRDefault="007321B0" w:rsidP="007321B0">
      <w:pPr>
        <w:rPr>
          <w:color w:val="000000" w:themeColor="text1"/>
        </w:rPr>
      </w:pPr>
      <w:r w:rsidRPr="00B02BD5">
        <w:rPr>
          <w:b/>
          <w:bCs/>
          <w:color w:val="000000" w:themeColor="text1"/>
        </w:rPr>
        <w:t>答：</w:t>
      </w:r>
    </w:p>
    <w:p w14:paraId="3B5995D0" w14:textId="77777777" w:rsidR="007321B0" w:rsidRPr="00B02BD5" w:rsidRDefault="007321B0" w:rsidP="007321B0">
      <w:pPr>
        <w:numPr>
          <w:ilvl w:val="0"/>
          <w:numId w:val="49"/>
        </w:numPr>
        <w:rPr>
          <w:color w:val="000000" w:themeColor="text1"/>
        </w:rPr>
      </w:pPr>
      <w:r w:rsidRPr="00B02BD5">
        <w:rPr>
          <w:b/>
          <w:bCs/>
          <w:color w:val="000000" w:themeColor="text1"/>
        </w:rPr>
        <w:t>这道题考的不是技术，是你的项目执行力和判断力。</w:t>
      </w:r>
    </w:p>
    <w:p w14:paraId="76D53203" w14:textId="77777777" w:rsidR="007321B0" w:rsidRPr="00B02BD5" w:rsidRDefault="007321B0" w:rsidP="007321B0">
      <w:pPr>
        <w:rPr>
          <w:color w:val="000000" w:themeColor="text1"/>
        </w:rPr>
      </w:pPr>
      <w:r w:rsidRPr="00B02BD5">
        <w:rPr>
          <w:b/>
          <w:bCs/>
          <w:color w:val="000000" w:themeColor="text1"/>
        </w:rPr>
        <w:t>第一天（理解问题）：</w:t>
      </w:r>
    </w:p>
    <w:p w14:paraId="6BEC9B0B" w14:textId="77777777" w:rsidR="007321B0" w:rsidRPr="00B02BD5" w:rsidRDefault="007321B0" w:rsidP="007321B0">
      <w:pPr>
        <w:numPr>
          <w:ilvl w:val="0"/>
          <w:numId w:val="50"/>
        </w:numPr>
        <w:rPr>
          <w:color w:val="000000" w:themeColor="text1"/>
        </w:rPr>
      </w:pPr>
      <w:r w:rsidRPr="00B02BD5">
        <w:rPr>
          <w:color w:val="000000" w:themeColor="text1"/>
        </w:rPr>
        <w:t>和</w:t>
      </w:r>
      <w:proofErr w:type="spellStart"/>
      <w:r w:rsidRPr="00B02BD5">
        <w:rPr>
          <w:color w:val="000000" w:themeColor="text1"/>
        </w:rPr>
        <w:t>Minjian</w:t>
      </w:r>
      <w:proofErr w:type="spellEnd"/>
      <w:r w:rsidRPr="00B02BD5">
        <w:rPr>
          <w:color w:val="000000" w:themeColor="text1"/>
        </w:rPr>
        <w:t>确认</w:t>
      </w:r>
      <w:r w:rsidRPr="00B02BD5">
        <w:rPr>
          <w:color w:val="000000" w:themeColor="text1"/>
        </w:rPr>
        <w:t>"</w:t>
      </w:r>
      <w:r w:rsidRPr="00B02BD5">
        <w:rPr>
          <w:color w:val="000000" w:themeColor="text1"/>
        </w:rPr>
        <w:t>可用</w:t>
      </w:r>
      <w:r w:rsidRPr="00B02BD5">
        <w:rPr>
          <w:color w:val="000000" w:themeColor="text1"/>
        </w:rPr>
        <w:t>"</w:t>
      </w:r>
      <w:r w:rsidRPr="00B02BD5">
        <w:rPr>
          <w:color w:val="000000" w:themeColor="text1"/>
        </w:rPr>
        <w:t>的定义</w:t>
      </w:r>
      <w:r w:rsidRPr="00B02BD5">
        <w:rPr>
          <w:color w:val="000000" w:themeColor="text1"/>
        </w:rPr>
        <w:t>——</w:t>
      </w:r>
      <w:r w:rsidRPr="00B02BD5">
        <w:rPr>
          <w:color w:val="000000" w:themeColor="text1"/>
        </w:rPr>
        <w:t>是给客户演示的</w:t>
      </w:r>
      <w:r w:rsidRPr="00B02BD5">
        <w:rPr>
          <w:color w:val="000000" w:themeColor="text1"/>
        </w:rPr>
        <w:t>demo</w:t>
      </w:r>
      <w:r w:rsidRPr="00B02BD5">
        <w:rPr>
          <w:color w:val="000000" w:themeColor="text1"/>
        </w:rPr>
        <w:t>，还是生产级部署？</w:t>
      </w:r>
    </w:p>
    <w:p w14:paraId="6F04DBDF" w14:textId="77777777" w:rsidR="007321B0" w:rsidRPr="00B02BD5" w:rsidRDefault="007321B0" w:rsidP="007321B0">
      <w:pPr>
        <w:numPr>
          <w:ilvl w:val="0"/>
          <w:numId w:val="50"/>
        </w:numPr>
        <w:rPr>
          <w:color w:val="000000" w:themeColor="text1"/>
        </w:rPr>
      </w:pPr>
      <w:r w:rsidRPr="00B02BD5">
        <w:rPr>
          <w:color w:val="000000" w:themeColor="text1"/>
        </w:rPr>
        <w:t>了解客户背景：什么工艺、什么型号的泵、有没有历史故障记录</w:t>
      </w:r>
    </w:p>
    <w:p w14:paraId="2873E2FD" w14:textId="77777777" w:rsidR="007321B0" w:rsidRPr="00B02BD5" w:rsidRDefault="007321B0" w:rsidP="007321B0">
      <w:pPr>
        <w:rPr>
          <w:color w:val="000000" w:themeColor="text1"/>
        </w:rPr>
      </w:pPr>
      <w:r w:rsidRPr="00B02BD5">
        <w:rPr>
          <w:b/>
          <w:bCs/>
          <w:color w:val="000000" w:themeColor="text1"/>
        </w:rPr>
        <w:t>第</w:t>
      </w:r>
      <w:r w:rsidRPr="00B02BD5">
        <w:rPr>
          <w:b/>
          <w:bCs/>
          <w:color w:val="000000" w:themeColor="text1"/>
        </w:rPr>
        <w:t>2~3</w:t>
      </w:r>
      <w:r w:rsidRPr="00B02BD5">
        <w:rPr>
          <w:b/>
          <w:bCs/>
          <w:color w:val="000000" w:themeColor="text1"/>
        </w:rPr>
        <w:t>天（数据摸底）：</w:t>
      </w:r>
    </w:p>
    <w:p w14:paraId="00D7C9D3" w14:textId="77777777" w:rsidR="007321B0" w:rsidRPr="00B02BD5" w:rsidRDefault="007321B0" w:rsidP="007321B0">
      <w:pPr>
        <w:numPr>
          <w:ilvl w:val="0"/>
          <w:numId w:val="51"/>
        </w:numPr>
        <w:rPr>
          <w:color w:val="000000" w:themeColor="text1"/>
        </w:rPr>
      </w:pPr>
      <w:r w:rsidRPr="00B02BD5">
        <w:rPr>
          <w:color w:val="000000" w:themeColor="text1"/>
        </w:rPr>
        <w:t>快速</w:t>
      </w:r>
      <w:r w:rsidRPr="00B02BD5">
        <w:rPr>
          <w:color w:val="000000" w:themeColor="text1"/>
        </w:rPr>
        <w:t>EDA</w:t>
      </w:r>
      <w:r w:rsidRPr="00B02BD5">
        <w:rPr>
          <w:color w:val="000000" w:themeColor="text1"/>
        </w:rPr>
        <w:t>：数据量、传感器数量、缺失率、时间跨度</w:t>
      </w:r>
    </w:p>
    <w:p w14:paraId="716642D2" w14:textId="77777777" w:rsidR="007321B0" w:rsidRPr="00B02BD5" w:rsidRDefault="007321B0" w:rsidP="007321B0">
      <w:pPr>
        <w:numPr>
          <w:ilvl w:val="0"/>
          <w:numId w:val="51"/>
        </w:numPr>
        <w:rPr>
          <w:color w:val="000000" w:themeColor="text1"/>
        </w:rPr>
      </w:pPr>
      <w:r w:rsidRPr="00B02BD5">
        <w:rPr>
          <w:color w:val="000000" w:themeColor="text1"/>
        </w:rPr>
        <w:t>判断能不能做监督学习（有没有故障标签）</w:t>
      </w:r>
    </w:p>
    <w:p w14:paraId="7B1E61B5" w14:textId="77777777" w:rsidR="007321B0" w:rsidRPr="00B02BD5" w:rsidRDefault="007321B0" w:rsidP="007321B0">
      <w:pPr>
        <w:numPr>
          <w:ilvl w:val="0"/>
          <w:numId w:val="51"/>
        </w:numPr>
        <w:rPr>
          <w:color w:val="000000" w:themeColor="text1"/>
        </w:rPr>
      </w:pPr>
      <w:r w:rsidRPr="00B02BD5">
        <w:rPr>
          <w:color w:val="000000" w:themeColor="text1"/>
        </w:rPr>
        <w:t>如果没有故障标签</w:t>
      </w:r>
      <w:r w:rsidRPr="00B02BD5">
        <w:rPr>
          <w:color w:val="000000" w:themeColor="text1"/>
        </w:rPr>
        <w:t xml:space="preserve"> → </w:t>
      </w:r>
      <w:r w:rsidRPr="00B02BD5">
        <w:rPr>
          <w:color w:val="000000" w:themeColor="text1"/>
        </w:rPr>
        <w:t>直接转异常检测方案，不浪费时间等标签</w:t>
      </w:r>
    </w:p>
    <w:p w14:paraId="57974607" w14:textId="77777777" w:rsidR="007321B0" w:rsidRPr="00B02BD5" w:rsidRDefault="007321B0" w:rsidP="007321B0">
      <w:pPr>
        <w:rPr>
          <w:color w:val="000000" w:themeColor="text1"/>
        </w:rPr>
      </w:pPr>
      <w:r w:rsidRPr="00B02BD5">
        <w:rPr>
          <w:b/>
          <w:bCs/>
          <w:color w:val="000000" w:themeColor="text1"/>
        </w:rPr>
        <w:t>第</w:t>
      </w:r>
      <w:r w:rsidRPr="00B02BD5">
        <w:rPr>
          <w:b/>
          <w:bCs/>
          <w:color w:val="000000" w:themeColor="text1"/>
        </w:rPr>
        <w:t>4~7</w:t>
      </w:r>
      <w:r w:rsidRPr="00B02BD5">
        <w:rPr>
          <w:b/>
          <w:bCs/>
          <w:color w:val="000000" w:themeColor="text1"/>
        </w:rPr>
        <w:t>天（建第一个</w:t>
      </w:r>
      <w:r w:rsidRPr="00B02BD5">
        <w:rPr>
          <w:b/>
          <w:bCs/>
          <w:color w:val="000000" w:themeColor="text1"/>
        </w:rPr>
        <w:t>baseline</w:t>
      </w:r>
      <w:r w:rsidRPr="00B02BD5">
        <w:rPr>
          <w:b/>
          <w:bCs/>
          <w:color w:val="000000" w:themeColor="text1"/>
        </w:rPr>
        <w:t>模型）：</w:t>
      </w:r>
    </w:p>
    <w:p w14:paraId="61665C53" w14:textId="77777777" w:rsidR="007321B0" w:rsidRPr="00B02BD5" w:rsidRDefault="007321B0" w:rsidP="007321B0">
      <w:pPr>
        <w:numPr>
          <w:ilvl w:val="0"/>
          <w:numId w:val="52"/>
        </w:numPr>
        <w:rPr>
          <w:color w:val="000000" w:themeColor="text1"/>
        </w:rPr>
      </w:pPr>
      <w:r w:rsidRPr="00B02BD5">
        <w:rPr>
          <w:color w:val="000000" w:themeColor="text1"/>
        </w:rPr>
        <w:t>有标签</w:t>
      </w:r>
      <w:r w:rsidRPr="00B02BD5">
        <w:rPr>
          <w:color w:val="000000" w:themeColor="text1"/>
        </w:rPr>
        <w:t xml:space="preserve"> → </w:t>
      </w:r>
      <w:r w:rsidRPr="00B02BD5">
        <w:rPr>
          <w:color w:val="000000" w:themeColor="text1"/>
        </w:rPr>
        <w:t>快速跑一个</w:t>
      </w:r>
      <w:r w:rsidRPr="00B02BD5">
        <w:rPr>
          <w:color w:val="000000" w:themeColor="text1"/>
        </w:rPr>
        <w:t>Random Forest</w:t>
      </w:r>
      <w:r w:rsidRPr="00B02BD5">
        <w:rPr>
          <w:color w:val="000000" w:themeColor="text1"/>
        </w:rPr>
        <w:t>或</w:t>
      </w:r>
      <w:proofErr w:type="spellStart"/>
      <w:r w:rsidRPr="00B02BD5">
        <w:rPr>
          <w:color w:val="000000" w:themeColor="text1"/>
        </w:rPr>
        <w:t>LightGBM</w:t>
      </w:r>
      <w:proofErr w:type="spellEnd"/>
      <w:r w:rsidRPr="00B02BD5">
        <w:rPr>
          <w:color w:val="000000" w:themeColor="text1"/>
        </w:rPr>
        <w:t>做</w:t>
      </w:r>
      <w:r w:rsidRPr="00B02BD5">
        <w:rPr>
          <w:color w:val="000000" w:themeColor="text1"/>
        </w:rPr>
        <w:t>RUL</w:t>
      </w:r>
      <w:r w:rsidRPr="00B02BD5">
        <w:rPr>
          <w:color w:val="000000" w:themeColor="text1"/>
        </w:rPr>
        <w:t>回归，先有</w:t>
      </w:r>
      <w:r w:rsidRPr="00B02BD5">
        <w:rPr>
          <w:color w:val="000000" w:themeColor="text1"/>
        </w:rPr>
        <w:t>baseline</w:t>
      </w:r>
    </w:p>
    <w:p w14:paraId="2EF0B791" w14:textId="77777777" w:rsidR="007321B0" w:rsidRPr="00B02BD5" w:rsidRDefault="007321B0" w:rsidP="007321B0">
      <w:pPr>
        <w:numPr>
          <w:ilvl w:val="0"/>
          <w:numId w:val="52"/>
        </w:numPr>
        <w:rPr>
          <w:color w:val="000000" w:themeColor="text1"/>
        </w:rPr>
      </w:pPr>
      <w:r w:rsidRPr="00B02BD5">
        <w:rPr>
          <w:color w:val="000000" w:themeColor="text1"/>
        </w:rPr>
        <w:t>没标签</w:t>
      </w:r>
      <w:r w:rsidRPr="00B02BD5">
        <w:rPr>
          <w:color w:val="000000" w:themeColor="text1"/>
        </w:rPr>
        <w:t xml:space="preserve"> → Isolation Forest</w:t>
      </w:r>
      <w:r w:rsidRPr="00B02BD5">
        <w:rPr>
          <w:color w:val="000000" w:themeColor="text1"/>
        </w:rPr>
        <w:t>或</w:t>
      </w:r>
      <w:r w:rsidRPr="00B02BD5">
        <w:rPr>
          <w:color w:val="000000" w:themeColor="text1"/>
        </w:rPr>
        <w:t>Autoencoder</w:t>
      </w:r>
      <w:r w:rsidRPr="00B02BD5">
        <w:rPr>
          <w:color w:val="000000" w:themeColor="text1"/>
        </w:rPr>
        <w:t>做异常检测，先有结果</w:t>
      </w:r>
    </w:p>
    <w:p w14:paraId="63BF003A" w14:textId="77777777" w:rsidR="007321B0" w:rsidRPr="00B02BD5" w:rsidRDefault="007321B0" w:rsidP="007321B0">
      <w:pPr>
        <w:numPr>
          <w:ilvl w:val="0"/>
          <w:numId w:val="52"/>
        </w:numPr>
        <w:rPr>
          <w:color w:val="000000" w:themeColor="text1"/>
        </w:rPr>
      </w:pPr>
      <w:r w:rsidRPr="00B02BD5">
        <w:rPr>
          <w:b/>
          <w:bCs/>
          <w:color w:val="000000" w:themeColor="text1"/>
        </w:rPr>
        <w:t>原则：先有一个能跑的模型，再迭代优化，不要追求完美</w:t>
      </w:r>
    </w:p>
    <w:p w14:paraId="3178A702" w14:textId="77777777" w:rsidR="007321B0" w:rsidRPr="00B02BD5" w:rsidRDefault="007321B0" w:rsidP="007321B0">
      <w:pPr>
        <w:rPr>
          <w:color w:val="000000" w:themeColor="text1"/>
        </w:rPr>
      </w:pPr>
      <w:r w:rsidRPr="00B02BD5">
        <w:rPr>
          <w:b/>
          <w:bCs/>
          <w:color w:val="000000" w:themeColor="text1"/>
        </w:rPr>
        <w:t>第</w:t>
      </w:r>
      <w:r w:rsidRPr="00B02BD5">
        <w:rPr>
          <w:b/>
          <w:bCs/>
          <w:color w:val="000000" w:themeColor="text1"/>
        </w:rPr>
        <w:t>8~10</w:t>
      </w:r>
      <w:r w:rsidRPr="00B02BD5">
        <w:rPr>
          <w:b/>
          <w:bCs/>
          <w:color w:val="000000" w:themeColor="text1"/>
        </w:rPr>
        <w:t>天（调优</w:t>
      </w:r>
      <w:r w:rsidRPr="00B02BD5">
        <w:rPr>
          <w:b/>
          <w:bCs/>
          <w:color w:val="000000" w:themeColor="text1"/>
        </w:rPr>
        <w:t>+</w:t>
      </w:r>
      <w:r w:rsidRPr="00B02BD5">
        <w:rPr>
          <w:b/>
          <w:bCs/>
          <w:color w:val="000000" w:themeColor="text1"/>
        </w:rPr>
        <w:t>验证）：</w:t>
      </w:r>
    </w:p>
    <w:p w14:paraId="7CABCDD1" w14:textId="77777777" w:rsidR="007321B0" w:rsidRPr="00B02BD5" w:rsidRDefault="007321B0" w:rsidP="007321B0">
      <w:pPr>
        <w:numPr>
          <w:ilvl w:val="0"/>
          <w:numId w:val="53"/>
        </w:numPr>
        <w:rPr>
          <w:color w:val="000000" w:themeColor="text1"/>
        </w:rPr>
      </w:pPr>
      <w:r w:rsidRPr="00B02BD5">
        <w:rPr>
          <w:color w:val="000000" w:themeColor="text1"/>
        </w:rPr>
        <w:t>针对客户工艺做特征工程（参考</w:t>
      </w:r>
      <w:r w:rsidRPr="00B02BD5">
        <w:rPr>
          <w:color w:val="000000" w:themeColor="text1"/>
        </w:rPr>
        <w:t>C4</w:t>
      </w:r>
      <w:r w:rsidRPr="00B02BD5">
        <w:rPr>
          <w:color w:val="000000" w:themeColor="text1"/>
        </w:rPr>
        <w:t>的工艺差异知识）</w:t>
      </w:r>
    </w:p>
    <w:p w14:paraId="6603BFD0" w14:textId="77777777" w:rsidR="007321B0" w:rsidRPr="00B02BD5" w:rsidRDefault="007321B0" w:rsidP="007321B0">
      <w:pPr>
        <w:numPr>
          <w:ilvl w:val="0"/>
          <w:numId w:val="53"/>
        </w:numPr>
        <w:rPr>
          <w:color w:val="000000" w:themeColor="text1"/>
        </w:rPr>
      </w:pPr>
      <w:r w:rsidRPr="00B02BD5">
        <w:rPr>
          <w:color w:val="000000" w:themeColor="text1"/>
        </w:rPr>
        <w:t>用历史数据做回测，验证模型是否能提前捕捉到已知的故障事件</w:t>
      </w:r>
    </w:p>
    <w:p w14:paraId="38E27630" w14:textId="77777777" w:rsidR="007321B0" w:rsidRPr="00B02BD5" w:rsidRDefault="007321B0" w:rsidP="007321B0">
      <w:pPr>
        <w:numPr>
          <w:ilvl w:val="0"/>
          <w:numId w:val="53"/>
        </w:numPr>
        <w:rPr>
          <w:color w:val="000000" w:themeColor="text1"/>
        </w:rPr>
      </w:pPr>
      <w:r w:rsidRPr="00B02BD5">
        <w:rPr>
          <w:color w:val="000000" w:themeColor="text1"/>
        </w:rPr>
        <w:t>如果有已知故障案例，用它来校准阈值</w:t>
      </w:r>
    </w:p>
    <w:p w14:paraId="62DCF14B" w14:textId="77777777" w:rsidR="007321B0" w:rsidRPr="00B02BD5" w:rsidRDefault="007321B0" w:rsidP="007321B0">
      <w:pPr>
        <w:rPr>
          <w:color w:val="000000" w:themeColor="text1"/>
        </w:rPr>
      </w:pPr>
      <w:r w:rsidRPr="00B02BD5">
        <w:rPr>
          <w:b/>
          <w:bCs/>
          <w:color w:val="000000" w:themeColor="text1"/>
        </w:rPr>
        <w:t>第</w:t>
      </w:r>
      <w:r w:rsidRPr="00B02BD5">
        <w:rPr>
          <w:b/>
          <w:bCs/>
          <w:color w:val="000000" w:themeColor="text1"/>
        </w:rPr>
        <w:t>11~12</w:t>
      </w:r>
      <w:r w:rsidRPr="00B02BD5">
        <w:rPr>
          <w:b/>
          <w:bCs/>
          <w:color w:val="000000" w:themeColor="text1"/>
        </w:rPr>
        <w:t>天（交付准备）：</w:t>
      </w:r>
    </w:p>
    <w:p w14:paraId="5121ACA0" w14:textId="77777777" w:rsidR="007321B0" w:rsidRPr="00B02BD5" w:rsidRDefault="007321B0" w:rsidP="007321B0">
      <w:pPr>
        <w:numPr>
          <w:ilvl w:val="0"/>
          <w:numId w:val="54"/>
        </w:numPr>
        <w:rPr>
          <w:color w:val="000000" w:themeColor="text1"/>
        </w:rPr>
      </w:pPr>
      <w:r w:rsidRPr="00B02BD5">
        <w:rPr>
          <w:color w:val="000000" w:themeColor="text1"/>
        </w:rPr>
        <w:t>做一个简单的</w:t>
      </w:r>
      <w:r w:rsidRPr="00B02BD5">
        <w:rPr>
          <w:color w:val="000000" w:themeColor="text1"/>
        </w:rPr>
        <w:t>Dashboard</w:t>
      </w:r>
      <w:r w:rsidRPr="00B02BD5">
        <w:rPr>
          <w:color w:val="000000" w:themeColor="text1"/>
        </w:rPr>
        <w:t>或可视化报告</w:t>
      </w:r>
    </w:p>
    <w:p w14:paraId="13E862ED" w14:textId="77777777" w:rsidR="007321B0" w:rsidRPr="00B02BD5" w:rsidRDefault="007321B0" w:rsidP="007321B0">
      <w:pPr>
        <w:numPr>
          <w:ilvl w:val="0"/>
          <w:numId w:val="54"/>
        </w:numPr>
        <w:rPr>
          <w:color w:val="000000" w:themeColor="text1"/>
        </w:rPr>
      </w:pPr>
      <w:r w:rsidRPr="00B02BD5">
        <w:rPr>
          <w:color w:val="000000" w:themeColor="text1"/>
        </w:rPr>
        <w:lastRenderedPageBreak/>
        <w:t>准备两版汇报材料：技术版（给</w:t>
      </w:r>
      <w:proofErr w:type="spellStart"/>
      <w:r w:rsidRPr="00B02BD5">
        <w:rPr>
          <w:color w:val="000000" w:themeColor="text1"/>
        </w:rPr>
        <w:t>Minjian</w:t>
      </w:r>
      <w:proofErr w:type="spellEnd"/>
      <w:r w:rsidRPr="00B02BD5">
        <w:rPr>
          <w:color w:val="000000" w:themeColor="text1"/>
        </w:rPr>
        <w:t>）</w:t>
      </w:r>
      <w:r w:rsidRPr="00B02BD5">
        <w:rPr>
          <w:color w:val="000000" w:themeColor="text1"/>
        </w:rPr>
        <w:t xml:space="preserve">+ </w:t>
      </w:r>
      <w:r w:rsidRPr="00B02BD5">
        <w:rPr>
          <w:color w:val="000000" w:themeColor="text1"/>
        </w:rPr>
        <w:t>客户版（给</w:t>
      </w:r>
      <w:r w:rsidRPr="00B02BD5">
        <w:rPr>
          <w:color w:val="000000" w:themeColor="text1"/>
        </w:rPr>
        <w:t>fab</w:t>
      </w:r>
      <w:r w:rsidRPr="00B02BD5">
        <w:rPr>
          <w:color w:val="000000" w:themeColor="text1"/>
        </w:rPr>
        <w:t>工程师）</w:t>
      </w:r>
    </w:p>
    <w:p w14:paraId="5527C7AF" w14:textId="77777777" w:rsidR="007321B0" w:rsidRPr="00B02BD5" w:rsidRDefault="007321B0" w:rsidP="007321B0">
      <w:pPr>
        <w:numPr>
          <w:ilvl w:val="0"/>
          <w:numId w:val="54"/>
        </w:numPr>
        <w:rPr>
          <w:color w:val="000000" w:themeColor="text1"/>
        </w:rPr>
      </w:pPr>
      <w:r w:rsidRPr="00B02BD5">
        <w:rPr>
          <w:color w:val="000000" w:themeColor="text1"/>
        </w:rPr>
        <w:t>明确列出模型的局限性和下一步改进方向</w:t>
      </w:r>
    </w:p>
    <w:p w14:paraId="72245724" w14:textId="77777777" w:rsidR="007321B0" w:rsidRPr="00B02BD5" w:rsidRDefault="007321B0" w:rsidP="007321B0">
      <w:pPr>
        <w:rPr>
          <w:color w:val="000000" w:themeColor="text1"/>
        </w:rPr>
      </w:pPr>
      <w:r w:rsidRPr="00B02BD5">
        <w:rPr>
          <w:b/>
          <w:bCs/>
          <w:color w:val="000000" w:themeColor="text1"/>
        </w:rPr>
        <w:t>关键态度：</w:t>
      </w:r>
    </w:p>
    <w:p w14:paraId="773006B9" w14:textId="77777777" w:rsidR="007321B0" w:rsidRPr="00B02BD5" w:rsidRDefault="007321B0" w:rsidP="007321B0">
      <w:pPr>
        <w:rPr>
          <w:color w:val="000000" w:themeColor="text1"/>
        </w:rPr>
      </w:pPr>
      <w:r w:rsidRPr="00B02BD5">
        <w:rPr>
          <w:color w:val="000000" w:themeColor="text1"/>
        </w:rPr>
        <w:t>"</w:t>
      </w:r>
      <w:r w:rsidRPr="00B02BD5">
        <w:rPr>
          <w:color w:val="000000" w:themeColor="text1"/>
        </w:rPr>
        <w:t>两周内我不会承诺一个完美的模型，但我会承诺一个有价值的起点</w:t>
      </w:r>
      <w:r w:rsidRPr="00B02BD5">
        <w:rPr>
          <w:color w:val="000000" w:themeColor="text1"/>
        </w:rPr>
        <w:t>——</w:t>
      </w:r>
      <w:r w:rsidRPr="00B02BD5">
        <w:rPr>
          <w:color w:val="000000" w:themeColor="text1"/>
        </w:rPr>
        <w:t>能让客户看到数据在说什么，能让维护团队开始基于数据做决策。完美是迭代出来的，不是一次交付的。</w:t>
      </w:r>
      <w:r w:rsidRPr="00B02BD5">
        <w:rPr>
          <w:color w:val="000000" w:themeColor="text1"/>
        </w:rPr>
        <w:t>"</w:t>
      </w:r>
    </w:p>
    <w:p w14:paraId="087ED0C9" w14:textId="77777777" w:rsidR="007321B0" w:rsidRPr="00B02BD5" w:rsidRDefault="007321B0" w:rsidP="007321B0">
      <w:pPr>
        <w:rPr>
          <w:color w:val="000000" w:themeColor="text1"/>
        </w:rPr>
      </w:pPr>
      <w:r w:rsidRPr="00B02BD5">
        <w:rPr>
          <w:color w:val="000000" w:themeColor="text1"/>
        </w:rPr>
        <w:pict w14:anchorId="462AF7BC">
          <v:rect id="_x0000_i1480" style="width:0;height:1.5pt" o:hralign="center" o:hrstd="t" o:hr="t" fillcolor="#a0a0a0" stroked="f"/>
        </w:pict>
      </w:r>
    </w:p>
    <w:p w14:paraId="041C5FF4" w14:textId="77777777" w:rsidR="007321B0" w:rsidRPr="00B02BD5" w:rsidRDefault="007321B0" w:rsidP="007321B0">
      <w:pPr>
        <w:rPr>
          <w:b/>
          <w:bCs/>
          <w:color w:val="000000" w:themeColor="text1"/>
        </w:rPr>
      </w:pPr>
      <w:r w:rsidRPr="00B02BD5">
        <w:rPr>
          <w:b/>
          <w:bCs/>
          <w:color w:val="000000" w:themeColor="text1"/>
        </w:rPr>
        <w:t xml:space="preserve">E2. </w:t>
      </w:r>
      <w:proofErr w:type="spellStart"/>
      <w:r w:rsidRPr="00B02BD5">
        <w:rPr>
          <w:b/>
          <w:bCs/>
          <w:color w:val="000000" w:themeColor="text1"/>
        </w:rPr>
        <w:t>Minjian</w:t>
      </w:r>
      <w:proofErr w:type="spellEnd"/>
      <w:r w:rsidRPr="00B02BD5">
        <w:rPr>
          <w:b/>
          <w:bCs/>
          <w:color w:val="000000" w:themeColor="text1"/>
        </w:rPr>
        <w:t>问：</w:t>
      </w:r>
      <w:r w:rsidRPr="00B02BD5">
        <w:rPr>
          <w:b/>
          <w:bCs/>
          <w:color w:val="000000" w:themeColor="text1"/>
        </w:rPr>
        <w:t>"</w:t>
      </w:r>
      <w:r w:rsidRPr="00B02BD5">
        <w:rPr>
          <w:b/>
          <w:bCs/>
          <w:color w:val="000000" w:themeColor="text1"/>
        </w:rPr>
        <w:t>如果你的模型在</w:t>
      </w:r>
      <w:r w:rsidRPr="00B02BD5">
        <w:rPr>
          <w:b/>
          <w:bCs/>
          <w:color w:val="000000" w:themeColor="text1"/>
        </w:rPr>
        <w:t>A</w:t>
      </w:r>
      <w:r w:rsidRPr="00B02BD5">
        <w:rPr>
          <w:b/>
          <w:bCs/>
          <w:color w:val="000000" w:themeColor="text1"/>
        </w:rPr>
        <w:t>客户表现很好，但部署到</w:t>
      </w:r>
      <w:r w:rsidRPr="00B02BD5">
        <w:rPr>
          <w:b/>
          <w:bCs/>
          <w:color w:val="000000" w:themeColor="text1"/>
        </w:rPr>
        <w:t>B</w:t>
      </w:r>
      <w:r w:rsidRPr="00B02BD5">
        <w:rPr>
          <w:b/>
          <w:bCs/>
          <w:color w:val="000000" w:themeColor="text1"/>
        </w:rPr>
        <w:t>客户完全失效，你怎么诊断问题？</w:t>
      </w:r>
      <w:r w:rsidRPr="00B02BD5">
        <w:rPr>
          <w:b/>
          <w:bCs/>
          <w:color w:val="000000" w:themeColor="text1"/>
        </w:rPr>
        <w:t>"</w:t>
      </w:r>
    </w:p>
    <w:p w14:paraId="4F99B834" w14:textId="77777777" w:rsidR="007321B0" w:rsidRPr="00B02BD5" w:rsidRDefault="007321B0" w:rsidP="007321B0">
      <w:pPr>
        <w:rPr>
          <w:color w:val="000000" w:themeColor="text1"/>
        </w:rPr>
      </w:pPr>
      <w:r w:rsidRPr="00B02BD5">
        <w:rPr>
          <w:b/>
          <w:bCs/>
          <w:color w:val="000000" w:themeColor="text1"/>
        </w:rPr>
        <w:t>答：</w:t>
      </w:r>
    </w:p>
    <w:p w14:paraId="573C954E" w14:textId="77777777" w:rsidR="007321B0" w:rsidRPr="00B02BD5" w:rsidRDefault="007321B0" w:rsidP="007321B0">
      <w:pPr>
        <w:numPr>
          <w:ilvl w:val="0"/>
          <w:numId w:val="55"/>
        </w:numPr>
        <w:rPr>
          <w:color w:val="000000" w:themeColor="text1"/>
        </w:rPr>
      </w:pPr>
      <w:r w:rsidRPr="00B02BD5">
        <w:rPr>
          <w:b/>
          <w:bCs/>
          <w:color w:val="000000" w:themeColor="text1"/>
        </w:rPr>
        <w:t>这道题考的是你对模型泛化失败的系统性诊断能力。</w:t>
      </w:r>
    </w:p>
    <w:p w14:paraId="4A38B930" w14:textId="77777777" w:rsidR="007321B0" w:rsidRPr="00B02BD5" w:rsidRDefault="007321B0" w:rsidP="007321B0">
      <w:pPr>
        <w:rPr>
          <w:color w:val="000000" w:themeColor="text1"/>
        </w:rPr>
      </w:pPr>
      <w:r w:rsidRPr="00B02BD5">
        <w:rPr>
          <w:b/>
          <w:bCs/>
          <w:color w:val="000000" w:themeColor="text1"/>
        </w:rPr>
        <w:t>第一步：不要急着改模型，先诊断根因。</w:t>
      </w:r>
    </w:p>
    <w:p w14:paraId="7D2536D5" w14:textId="77777777" w:rsidR="007321B0" w:rsidRPr="00B02BD5" w:rsidRDefault="007321B0" w:rsidP="007321B0">
      <w:pPr>
        <w:rPr>
          <w:color w:val="000000" w:themeColor="text1"/>
        </w:rPr>
      </w:pPr>
      <w:r w:rsidRPr="00B02BD5">
        <w:rPr>
          <w:color w:val="000000" w:themeColor="text1"/>
        </w:rPr>
        <w:t>失效可能来自以下几个层面，按顺序排查：</w:t>
      </w:r>
    </w:p>
    <w:p w14:paraId="17B585C3" w14:textId="77777777" w:rsidR="007321B0" w:rsidRPr="00B02BD5" w:rsidRDefault="007321B0" w:rsidP="007321B0">
      <w:pPr>
        <w:rPr>
          <w:color w:val="000000" w:themeColor="text1"/>
        </w:rPr>
      </w:pPr>
      <w:r w:rsidRPr="00B02BD5">
        <w:rPr>
          <w:b/>
          <w:bCs/>
          <w:color w:val="000000" w:themeColor="text1"/>
        </w:rPr>
        <w:t>数据层：</w:t>
      </w:r>
    </w:p>
    <w:p w14:paraId="29D95166" w14:textId="77777777" w:rsidR="007321B0" w:rsidRPr="00B02BD5" w:rsidRDefault="007321B0" w:rsidP="007321B0">
      <w:pPr>
        <w:numPr>
          <w:ilvl w:val="0"/>
          <w:numId w:val="56"/>
        </w:numPr>
        <w:rPr>
          <w:color w:val="000000" w:themeColor="text1"/>
        </w:rPr>
      </w:pPr>
      <w:r w:rsidRPr="00B02BD5">
        <w:rPr>
          <w:color w:val="000000" w:themeColor="text1"/>
        </w:rPr>
        <w:t>B</w:t>
      </w:r>
      <w:r w:rsidRPr="00B02BD5">
        <w:rPr>
          <w:color w:val="000000" w:themeColor="text1"/>
        </w:rPr>
        <w:t>客户的传感器量纲、采集频率和</w:t>
      </w:r>
      <w:r w:rsidRPr="00B02BD5">
        <w:rPr>
          <w:color w:val="000000" w:themeColor="text1"/>
        </w:rPr>
        <w:t>A</w:t>
      </w:r>
      <w:r w:rsidRPr="00B02BD5">
        <w:rPr>
          <w:color w:val="000000" w:themeColor="text1"/>
        </w:rPr>
        <w:t>客户一样吗？</w:t>
      </w:r>
    </w:p>
    <w:p w14:paraId="11147B71" w14:textId="77777777" w:rsidR="007321B0" w:rsidRPr="00B02BD5" w:rsidRDefault="007321B0" w:rsidP="007321B0">
      <w:pPr>
        <w:numPr>
          <w:ilvl w:val="0"/>
          <w:numId w:val="56"/>
        </w:numPr>
        <w:rPr>
          <w:color w:val="000000" w:themeColor="text1"/>
        </w:rPr>
      </w:pPr>
      <w:r w:rsidRPr="00B02BD5">
        <w:rPr>
          <w:color w:val="000000" w:themeColor="text1"/>
        </w:rPr>
        <w:t>B</w:t>
      </w:r>
      <w:r w:rsidRPr="00B02BD5">
        <w:rPr>
          <w:color w:val="000000" w:themeColor="text1"/>
        </w:rPr>
        <w:t>客户的数据有没有系统性缺失或漂移？</w:t>
      </w:r>
    </w:p>
    <w:p w14:paraId="59D0592B" w14:textId="77777777" w:rsidR="007321B0" w:rsidRPr="00B02BD5" w:rsidRDefault="007321B0" w:rsidP="007321B0">
      <w:pPr>
        <w:numPr>
          <w:ilvl w:val="0"/>
          <w:numId w:val="56"/>
        </w:numPr>
        <w:rPr>
          <w:color w:val="000000" w:themeColor="text1"/>
        </w:rPr>
      </w:pPr>
      <w:r w:rsidRPr="00B02BD5">
        <w:rPr>
          <w:color w:val="000000" w:themeColor="text1"/>
        </w:rPr>
        <w:t>时间戳对齐了吗？</w:t>
      </w:r>
    </w:p>
    <w:p w14:paraId="28F9AC86" w14:textId="77777777" w:rsidR="007321B0" w:rsidRPr="00B02BD5" w:rsidRDefault="007321B0" w:rsidP="007321B0">
      <w:pPr>
        <w:rPr>
          <w:color w:val="000000" w:themeColor="text1"/>
        </w:rPr>
      </w:pPr>
      <w:r w:rsidRPr="00B02BD5">
        <w:rPr>
          <w:b/>
          <w:bCs/>
          <w:color w:val="000000" w:themeColor="text1"/>
        </w:rPr>
        <w:t>分布层（最常见原因）：</w:t>
      </w:r>
    </w:p>
    <w:p w14:paraId="0D5C6BB9" w14:textId="77777777" w:rsidR="007321B0" w:rsidRPr="00B02BD5" w:rsidRDefault="007321B0" w:rsidP="007321B0">
      <w:pPr>
        <w:numPr>
          <w:ilvl w:val="0"/>
          <w:numId w:val="57"/>
        </w:numPr>
        <w:rPr>
          <w:color w:val="000000" w:themeColor="text1"/>
        </w:rPr>
      </w:pPr>
      <w:r w:rsidRPr="00B02BD5">
        <w:rPr>
          <w:color w:val="000000" w:themeColor="text1"/>
        </w:rPr>
        <w:t>画出</w:t>
      </w:r>
      <w:r w:rsidRPr="00B02BD5">
        <w:rPr>
          <w:color w:val="000000" w:themeColor="text1"/>
        </w:rPr>
        <w:t>A</w:t>
      </w:r>
      <w:r w:rsidRPr="00B02BD5">
        <w:rPr>
          <w:color w:val="000000" w:themeColor="text1"/>
        </w:rPr>
        <w:t>和</w:t>
      </w:r>
      <w:r w:rsidRPr="00B02BD5">
        <w:rPr>
          <w:color w:val="000000" w:themeColor="text1"/>
        </w:rPr>
        <w:t>B</w:t>
      </w:r>
      <w:r w:rsidRPr="00B02BD5">
        <w:rPr>
          <w:color w:val="000000" w:themeColor="text1"/>
        </w:rPr>
        <w:t>客户同一传感器的分布对比图</w:t>
      </w:r>
    </w:p>
    <w:p w14:paraId="2D9D3FEC" w14:textId="77777777" w:rsidR="007321B0" w:rsidRPr="00B02BD5" w:rsidRDefault="007321B0" w:rsidP="007321B0">
      <w:pPr>
        <w:numPr>
          <w:ilvl w:val="0"/>
          <w:numId w:val="57"/>
        </w:numPr>
        <w:rPr>
          <w:color w:val="000000" w:themeColor="text1"/>
        </w:rPr>
      </w:pPr>
      <w:r w:rsidRPr="00B02BD5">
        <w:rPr>
          <w:color w:val="000000" w:themeColor="text1"/>
        </w:rPr>
        <w:t>用统计检验（</w:t>
      </w:r>
      <w:r w:rsidRPr="00B02BD5">
        <w:rPr>
          <w:color w:val="000000" w:themeColor="text1"/>
        </w:rPr>
        <w:t>KS test</w:t>
      </w:r>
      <w:r w:rsidRPr="00B02BD5">
        <w:rPr>
          <w:color w:val="000000" w:themeColor="text1"/>
        </w:rPr>
        <w:t>、</w:t>
      </w:r>
      <w:r w:rsidRPr="00B02BD5">
        <w:rPr>
          <w:color w:val="000000" w:themeColor="text1"/>
        </w:rPr>
        <w:t>PSI</w:t>
      </w:r>
      <w:r w:rsidRPr="00B02BD5">
        <w:rPr>
          <w:color w:val="000000" w:themeColor="text1"/>
        </w:rPr>
        <w:t>指数）量化分布差异</w:t>
      </w:r>
    </w:p>
    <w:p w14:paraId="04A9FE8E" w14:textId="77777777" w:rsidR="007321B0" w:rsidRPr="00B02BD5" w:rsidRDefault="007321B0" w:rsidP="007321B0">
      <w:pPr>
        <w:numPr>
          <w:ilvl w:val="0"/>
          <w:numId w:val="57"/>
        </w:numPr>
        <w:rPr>
          <w:color w:val="000000" w:themeColor="text1"/>
        </w:rPr>
      </w:pPr>
      <w:r w:rsidRPr="00B02BD5">
        <w:rPr>
          <w:color w:val="000000" w:themeColor="text1"/>
        </w:rPr>
        <w:t>如果分布差异显著</w:t>
      </w:r>
      <w:r w:rsidRPr="00B02BD5">
        <w:rPr>
          <w:color w:val="000000" w:themeColor="text1"/>
        </w:rPr>
        <w:t xml:space="preserve"> → </w:t>
      </w:r>
      <w:r w:rsidRPr="00B02BD5">
        <w:rPr>
          <w:color w:val="000000" w:themeColor="text1"/>
        </w:rPr>
        <w:t>这是</w:t>
      </w:r>
      <w:r w:rsidRPr="00B02BD5">
        <w:rPr>
          <w:color w:val="000000" w:themeColor="text1"/>
        </w:rPr>
        <w:t>Data Drift</w:t>
      </w:r>
      <w:r w:rsidRPr="00B02BD5">
        <w:rPr>
          <w:color w:val="000000" w:themeColor="text1"/>
        </w:rPr>
        <w:t>，模型需要重新适配</w:t>
      </w:r>
    </w:p>
    <w:p w14:paraId="08973B72" w14:textId="77777777" w:rsidR="007321B0" w:rsidRPr="00B02BD5" w:rsidRDefault="007321B0" w:rsidP="007321B0">
      <w:pPr>
        <w:rPr>
          <w:color w:val="000000" w:themeColor="text1"/>
        </w:rPr>
      </w:pPr>
      <w:r w:rsidRPr="00B02BD5">
        <w:rPr>
          <w:b/>
          <w:bCs/>
          <w:color w:val="000000" w:themeColor="text1"/>
        </w:rPr>
        <w:t>工艺层：</w:t>
      </w:r>
    </w:p>
    <w:p w14:paraId="2CD03E2F" w14:textId="77777777" w:rsidR="007321B0" w:rsidRPr="00B02BD5" w:rsidRDefault="007321B0" w:rsidP="007321B0">
      <w:pPr>
        <w:numPr>
          <w:ilvl w:val="0"/>
          <w:numId w:val="58"/>
        </w:numPr>
        <w:rPr>
          <w:color w:val="000000" w:themeColor="text1"/>
        </w:rPr>
      </w:pPr>
      <w:r w:rsidRPr="00B02BD5">
        <w:rPr>
          <w:color w:val="000000" w:themeColor="text1"/>
        </w:rPr>
        <w:t>A</w:t>
      </w:r>
      <w:r w:rsidRPr="00B02BD5">
        <w:rPr>
          <w:color w:val="000000" w:themeColor="text1"/>
        </w:rPr>
        <w:t>和</w:t>
      </w:r>
      <w:r w:rsidRPr="00B02BD5">
        <w:rPr>
          <w:color w:val="000000" w:themeColor="text1"/>
        </w:rPr>
        <w:t>B</w:t>
      </w:r>
      <w:r w:rsidRPr="00B02BD5">
        <w:rPr>
          <w:color w:val="000000" w:themeColor="text1"/>
        </w:rPr>
        <w:t>客户用的是同一种工艺吗？</w:t>
      </w:r>
    </w:p>
    <w:p w14:paraId="4BEE6CA3" w14:textId="77777777" w:rsidR="007321B0" w:rsidRPr="00B02BD5" w:rsidRDefault="007321B0" w:rsidP="007321B0">
      <w:pPr>
        <w:numPr>
          <w:ilvl w:val="0"/>
          <w:numId w:val="58"/>
        </w:numPr>
        <w:rPr>
          <w:color w:val="000000" w:themeColor="text1"/>
        </w:rPr>
      </w:pPr>
      <w:r w:rsidRPr="00B02BD5">
        <w:rPr>
          <w:color w:val="000000" w:themeColor="text1"/>
        </w:rPr>
        <w:t>同款泵在不同工艺下传感器</w:t>
      </w:r>
      <w:r w:rsidRPr="00B02BD5">
        <w:rPr>
          <w:color w:val="000000" w:themeColor="text1"/>
        </w:rPr>
        <w:t>baseline</w:t>
      </w:r>
      <w:r w:rsidRPr="00B02BD5">
        <w:rPr>
          <w:color w:val="000000" w:themeColor="text1"/>
        </w:rPr>
        <w:t>完全不同（参考</w:t>
      </w:r>
      <w:r w:rsidRPr="00B02BD5">
        <w:rPr>
          <w:color w:val="000000" w:themeColor="text1"/>
        </w:rPr>
        <w:t>C4</w:t>
      </w:r>
      <w:r w:rsidRPr="00B02BD5">
        <w:rPr>
          <w:color w:val="000000" w:themeColor="text1"/>
        </w:rPr>
        <w:t>）</w:t>
      </w:r>
    </w:p>
    <w:p w14:paraId="14CA81B5" w14:textId="77777777" w:rsidR="007321B0" w:rsidRPr="00B02BD5" w:rsidRDefault="007321B0" w:rsidP="007321B0">
      <w:pPr>
        <w:numPr>
          <w:ilvl w:val="0"/>
          <w:numId w:val="58"/>
        </w:numPr>
        <w:rPr>
          <w:color w:val="000000" w:themeColor="text1"/>
        </w:rPr>
      </w:pPr>
      <w:r w:rsidRPr="00B02BD5">
        <w:rPr>
          <w:color w:val="000000" w:themeColor="text1"/>
        </w:rPr>
        <w:t>如果工艺不同</w:t>
      </w:r>
      <w:r w:rsidRPr="00B02BD5">
        <w:rPr>
          <w:color w:val="000000" w:themeColor="text1"/>
        </w:rPr>
        <w:t xml:space="preserve"> → </w:t>
      </w:r>
      <w:r w:rsidRPr="00B02BD5">
        <w:rPr>
          <w:color w:val="000000" w:themeColor="text1"/>
        </w:rPr>
        <w:t>需要针对</w:t>
      </w:r>
      <w:r w:rsidRPr="00B02BD5">
        <w:rPr>
          <w:color w:val="000000" w:themeColor="text1"/>
        </w:rPr>
        <w:t>B</w:t>
      </w:r>
      <w:r w:rsidRPr="00B02BD5">
        <w:rPr>
          <w:color w:val="000000" w:themeColor="text1"/>
        </w:rPr>
        <w:t>客户的工艺重新建立</w:t>
      </w:r>
      <w:r w:rsidRPr="00B02BD5">
        <w:rPr>
          <w:color w:val="000000" w:themeColor="text1"/>
        </w:rPr>
        <w:t>baseline</w:t>
      </w:r>
    </w:p>
    <w:p w14:paraId="37DEC416" w14:textId="77777777" w:rsidR="007321B0" w:rsidRPr="00B02BD5" w:rsidRDefault="007321B0" w:rsidP="007321B0">
      <w:pPr>
        <w:rPr>
          <w:color w:val="000000" w:themeColor="text1"/>
        </w:rPr>
      </w:pPr>
      <w:r w:rsidRPr="00B02BD5">
        <w:rPr>
          <w:b/>
          <w:bCs/>
          <w:color w:val="000000" w:themeColor="text1"/>
        </w:rPr>
        <w:t>标签层：</w:t>
      </w:r>
    </w:p>
    <w:p w14:paraId="781556D5" w14:textId="77777777" w:rsidR="007321B0" w:rsidRPr="00B02BD5" w:rsidRDefault="007321B0" w:rsidP="007321B0">
      <w:pPr>
        <w:numPr>
          <w:ilvl w:val="0"/>
          <w:numId w:val="59"/>
        </w:numPr>
        <w:rPr>
          <w:color w:val="000000" w:themeColor="text1"/>
        </w:rPr>
      </w:pPr>
      <w:r w:rsidRPr="00B02BD5">
        <w:rPr>
          <w:color w:val="000000" w:themeColor="text1"/>
        </w:rPr>
        <w:t>B</w:t>
      </w:r>
      <w:r w:rsidRPr="00B02BD5">
        <w:rPr>
          <w:color w:val="000000" w:themeColor="text1"/>
        </w:rPr>
        <w:t>客户的</w:t>
      </w:r>
      <w:r w:rsidRPr="00B02BD5">
        <w:rPr>
          <w:color w:val="000000" w:themeColor="text1"/>
        </w:rPr>
        <w:t>"</w:t>
      </w:r>
      <w:r w:rsidRPr="00B02BD5">
        <w:rPr>
          <w:color w:val="000000" w:themeColor="text1"/>
        </w:rPr>
        <w:t>故障</w:t>
      </w:r>
      <w:r w:rsidRPr="00B02BD5">
        <w:rPr>
          <w:color w:val="000000" w:themeColor="text1"/>
        </w:rPr>
        <w:t>"</w:t>
      </w:r>
      <w:r w:rsidRPr="00B02BD5">
        <w:rPr>
          <w:color w:val="000000" w:themeColor="text1"/>
        </w:rPr>
        <w:t>定义和</w:t>
      </w:r>
      <w:r w:rsidRPr="00B02BD5">
        <w:rPr>
          <w:color w:val="000000" w:themeColor="text1"/>
        </w:rPr>
        <w:t>A</w:t>
      </w:r>
      <w:r w:rsidRPr="00B02BD5">
        <w:rPr>
          <w:color w:val="000000" w:themeColor="text1"/>
        </w:rPr>
        <w:t>客户一样吗？</w:t>
      </w:r>
    </w:p>
    <w:p w14:paraId="65B11739" w14:textId="77777777" w:rsidR="007321B0" w:rsidRPr="00B02BD5" w:rsidRDefault="007321B0" w:rsidP="007321B0">
      <w:pPr>
        <w:numPr>
          <w:ilvl w:val="0"/>
          <w:numId w:val="59"/>
        </w:numPr>
        <w:rPr>
          <w:color w:val="000000" w:themeColor="text1"/>
        </w:rPr>
      </w:pPr>
      <w:r w:rsidRPr="00B02BD5">
        <w:rPr>
          <w:color w:val="000000" w:themeColor="text1"/>
        </w:rPr>
        <w:t>有些客户把</w:t>
      </w:r>
      <w:r w:rsidRPr="00B02BD5">
        <w:rPr>
          <w:color w:val="000000" w:themeColor="text1"/>
        </w:rPr>
        <w:t>"</w:t>
      </w:r>
      <w:r w:rsidRPr="00B02BD5">
        <w:rPr>
          <w:color w:val="000000" w:themeColor="text1"/>
        </w:rPr>
        <w:t>性能下降</w:t>
      </w:r>
      <w:r w:rsidRPr="00B02BD5">
        <w:rPr>
          <w:color w:val="000000" w:themeColor="text1"/>
        </w:rPr>
        <w:t>10%"</w:t>
      </w:r>
      <w:r w:rsidRPr="00B02BD5">
        <w:rPr>
          <w:color w:val="000000" w:themeColor="text1"/>
        </w:rPr>
        <w:t>算故障，有些客户等到完全停机才算</w:t>
      </w:r>
    </w:p>
    <w:p w14:paraId="55D4CAA2" w14:textId="77777777" w:rsidR="007321B0" w:rsidRPr="00B02BD5" w:rsidRDefault="007321B0" w:rsidP="007321B0">
      <w:pPr>
        <w:numPr>
          <w:ilvl w:val="0"/>
          <w:numId w:val="59"/>
        </w:numPr>
        <w:rPr>
          <w:color w:val="000000" w:themeColor="text1"/>
        </w:rPr>
      </w:pPr>
      <w:r w:rsidRPr="00B02BD5">
        <w:rPr>
          <w:color w:val="000000" w:themeColor="text1"/>
        </w:rPr>
        <w:t>标签定义不一致会导致模型系统性偏差</w:t>
      </w:r>
    </w:p>
    <w:p w14:paraId="5F6E9C64" w14:textId="77777777" w:rsidR="007321B0" w:rsidRPr="00B02BD5" w:rsidRDefault="007321B0" w:rsidP="007321B0">
      <w:pPr>
        <w:rPr>
          <w:color w:val="000000" w:themeColor="text1"/>
        </w:rPr>
      </w:pPr>
      <w:r w:rsidRPr="00B02BD5">
        <w:rPr>
          <w:b/>
          <w:bCs/>
          <w:color w:val="000000" w:themeColor="text1"/>
        </w:rPr>
        <w:t>第二步：根据诊断结果选择修复策略：</w:t>
      </w:r>
    </w:p>
    <w:p w14:paraId="3172859D" w14:textId="77777777" w:rsidR="007321B0" w:rsidRPr="00B02BD5" w:rsidRDefault="007321B0" w:rsidP="007321B0">
      <w:pPr>
        <w:numPr>
          <w:ilvl w:val="0"/>
          <w:numId w:val="60"/>
        </w:numPr>
        <w:rPr>
          <w:color w:val="000000" w:themeColor="text1"/>
        </w:rPr>
      </w:pPr>
      <w:r w:rsidRPr="00B02BD5">
        <w:rPr>
          <w:color w:val="000000" w:themeColor="text1"/>
        </w:rPr>
        <w:t>数据问题</w:t>
      </w:r>
      <w:r w:rsidRPr="00B02BD5">
        <w:rPr>
          <w:color w:val="000000" w:themeColor="text1"/>
        </w:rPr>
        <w:t xml:space="preserve"> → </w:t>
      </w:r>
      <w:r w:rsidRPr="00B02BD5">
        <w:rPr>
          <w:color w:val="000000" w:themeColor="text1"/>
        </w:rPr>
        <w:t>修数据管道</w:t>
      </w:r>
    </w:p>
    <w:p w14:paraId="117CB759" w14:textId="77777777" w:rsidR="007321B0" w:rsidRPr="00B02BD5" w:rsidRDefault="007321B0" w:rsidP="007321B0">
      <w:pPr>
        <w:numPr>
          <w:ilvl w:val="0"/>
          <w:numId w:val="60"/>
        </w:numPr>
        <w:rPr>
          <w:color w:val="000000" w:themeColor="text1"/>
        </w:rPr>
      </w:pPr>
      <w:r w:rsidRPr="00B02BD5">
        <w:rPr>
          <w:color w:val="000000" w:themeColor="text1"/>
        </w:rPr>
        <w:t>分布漂移</w:t>
      </w:r>
      <w:r w:rsidRPr="00B02BD5">
        <w:rPr>
          <w:color w:val="000000" w:themeColor="text1"/>
        </w:rPr>
        <w:t xml:space="preserve"> → </w:t>
      </w:r>
      <w:r w:rsidRPr="00B02BD5">
        <w:rPr>
          <w:color w:val="000000" w:themeColor="text1"/>
        </w:rPr>
        <w:t>迁移学习或在</w:t>
      </w:r>
      <w:r w:rsidRPr="00B02BD5">
        <w:rPr>
          <w:color w:val="000000" w:themeColor="text1"/>
        </w:rPr>
        <w:t>B</w:t>
      </w:r>
      <w:r w:rsidRPr="00B02BD5">
        <w:rPr>
          <w:color w:val="000000" w:themeColor="text1"/>
        </w:rPr>
        <w:t>客户数据上</w:t>
      </w:r>
      <w:r w:rsidRPr="00B02BD5">
        <w:rPr>
          <w:color w:val="000000" w:themeColor="text1"/>
        </w:rPr>
        <w:t>fine-tune</w:t>
      </w:r>
    </w:p>
    <w:p w14:paraId="7892869A" w14:textId="77777777" w:rsidR="007321B0" w:rsidRPr="00B02BD5" w:rsidRDefault="007321B0" w:rsidP="007321B0">
      <w:pPr>
        <w:numPr>
          <w:ilvl w:val="0"/>
          <w:numId w:val="60"/>
        </w:numPr>
        <w:rPr>
          <w:color w:val="000000" w:themeColor="text1"/>
        </w:rPr>
      </w:pPr>
      <w:r w:rsidRPr="00B02BD5">
        <w:rPr>
          <w:color w:val="000000" w:themeColor="text1"/>
        </w:rPr>
        <w:lastRenderedPageBreak/>
        <w:t>工艺差异</w:t>
      </w:r>
      <w:r w:rsidRPr="00B02BD5">
        <w:rPr>
          <w:color w:val="000000" w:themeColor="text1"/>
        </w:rPr>
        <w:t xml:space="preserve"> → </w:t>
      </w:r>
      <w:r w:rsidRPr="00B02BD5">
        <w:rPr>
          <w:color w:val="000000" w:themeColor="text1"/>
        </w:rPr>
        <w:t>重新做特征工程，加入工艺类型作为条件变量</w:t>
      </w:r>
    </w:p>
    <w:p w14:paraId="2842C7C5" w14:textId="77777777" w:rsidR="007321B0" w:rsidRPr="00B02BD5" w:rsidRDefault="007321B0" w:rsidP="007321B0">
      <w:pPr>
        <w:numPr>
          <w:ilvl w:val="0"/>
          <w:numId w:val="60"/>
        </w:numPr>
        <w:rPr>
          <w:color w:val="000000" w:themeColor="text1"/>
        </w:rPr>
      </w:pPr>
      <w:r w:rsidRPr="00B02BD5">
        <w:rPr>
          <w:color w:val="000000" w:themeColor="text1"/>
        </w:rPr>
        <w:t>标签问题</w:t>
      </w:r>
      <w:r w:rsidRPr="00B02BD5">
        <w:rPr>
          <w:color w:val="000000" w:themeColor="text1"/>
        </w:rPr>
        <w:t xml:space="preserve"> → </w:t>
      </w:r>
      <w:r w:rsidRPr="00B02BD5">
        <w:rPr>
          <w:color w:val="000000" w:themeColor="text1"/>
        </w:rPr>
        <w:t>和</w:t>
      </w:r>
      <w:r w:rsidRPr="00B02BD5">
        <w:rPr>
          <w:color w:val="000000" w:themeColor="text1"/>
        </w:rPr>
        <w:t>B</w:t>
      </w:r>
      <w:r w:rsidRPr="00B02BD5">
        <w:rPr>
          <w:color w:val="000000" w:themeColor="text1"/>
        </w:rPr>
        <w:t>客户重新定义故障标准，重新标注</w:t>
      </w:r>
    </w:p>
    <w:p w14:paraId="24F693EE" w14:textId="77777777" w:rsidR="007321B0" w:rsidRPr="00B02BD5" w:rsidRDefault="007321B0" w:rsidP="007321B0">
      <w:pPr>
        <w:rPr>
          <w:color w:val="000000" w:themeColor="text1"/>
        </w:rPr>
      </w:pPr>
      <w:r w:rsidRPr="00B02BD5">
        <w:rPr>
          <w:b/>
          <w:bCs/>
          <w:color w:val="000000" w:themeColor="text1"/>
        </w:rPr>
        <w:t>关键认知：</w:t>
      </w:r>
    </w:p>
    <w:p w14:paraId="2295D041" w14:textId="77777777" w:rsidR="007321B0" w:rsidRPr="00B02BD5" w:rsidRDefault="007321B0" w:rsidP="007321B0">
      <w:pPr>
        <w:rPr>
          <w:color w:val="000000" w:themeColor="text1"/>
        </w:rPr>
      </w:pPr>
      <w:r w:rsidRPr="00B02BD5">
        <w:rPr>
          <w:color w:val="000000" w:themeColor="text1"/>
        </w:rPr>
        <w:t>"</w:t>
      </w:r>
      <w:r w:rsidRPr="00B02BD5">
        <w:rPr>
          <w:color w:val="000000" w:themeColor="text1"/>
        </w:rPr>
        <w:t>模型失效不是模型的错，是部署假设的错。</w:t>
      </w:r>
      <w:r w:rsidRPr="00B02BD5">
        <w:rPr>
          <w:color w:val="000000" w:themeColor="text1"/>
        </w:rPr>
        <w:t>A</w:t>
      </w:r>
      <w:r w:rsidRPr="00B02BD5">
        <w:rPr>
          <w:color w:val="000000" w:themeColor="text1"/>
        </w:rPr>
        <w:t>客户训练的模型隐含了</w:t>
      </w:r>
      <w:r w:rsidRPr="00B02BD5">
        <w:rPr>
          <w:color w:val="000000" w:themeColor="text1"/>
        </w:rPr>
        <w:t>A</w:t>
      </w:r>
      <w:r w:rsidRPr="00B02BD5">
        <w:rPr>
          <w:color w:val="000000" w:themeColor="text1"/>
        </w:rPr>
        <w:t>客户的所有工艺假设，把这些假设带到</w:t>
      </w:r>
      <w:r w:rsidRPr="00B02BD5">
        <w:rPr>
          <w:color w:val="000000" w:themeColor="text1"/>
        </w:rPr>
        <w:t>B</w:t>
      </w:r>
      <w:r w:rsidRPr="00B02BD5">
        <w:rPr>
          <w:color w:val="000000" w:themeColor="text1"/>
        </w:rPr>
        <w:t>客户是不合理的。正确的做法是把模型当成一个可调的框架，而不是一个固定的答案。</w:t>
      </w:r>
      <w:r w:rsidRPr="00B02BD5">
        <w:rPr>
          <w:color w:val="000000" w:themeColor="text1"/>
        </w:rPr>
        <w:t>"</w:t>
      </w:r>
    </w:p>
    <w:p w14:paraId="68630954" w14:textId="77777777" w:rsidR="007321B0" w:rsidRPr="00B02BD5" w:rsidRDefault="007321B0" w:rsidP="007321B0">
      <w:pPr>
        <w:rPr>
          <w:color w:val="000000" w:themeColor="text1"/>
        </w:rPr>
      </w:pPr>
      <w:r w:rsidRPr="00B02BD5">
        <w:rPr>
          <w:color w:val="000000" w:themeColor="text1"/>
        </w:rPr>
        <w:pict w14:anchorId="796EBA8A">
          <v:rect id="_x0000_i1481" style="width:0;height:1.5pt" o:hralign="center" o:hrstd="t" o:hr="t" fillcolor="#a0a0a0" stroked="f"/>
        </w:pict>
      </w:r>
    </w:p>
    <w:p w14:paraId="3A69D2CD" w14:textId="77777777" w:rsidR="007321B0" w:rsidRPr="00B02BD5" w:rsidRDefault="007321B0" w:rsidP="007321B0">
      <w:pPr>
        <w:rPr>
          <w:b/>
          <w:bCs/>
          <w:color w:val="000000" w:themeColor="text1"/>
        </w:rPr>
      </w:pPr>
      <w:r w:rsidRPr="00B02BD5">
        <w:rPr>
          <w:b/>
          <w:bCs/>
          <w:color w:val="000000" w:themeColor="text1"/>
        </w:rPr>
        <w:t xml:space="preserve">E3. </w:t>
      </w:r>
      <w:proofErr w:type="spellStart"/>
      <w:r w:rsidRPr="00B02BD5">
        <w:rPr>
          <w:b/>
          <w:bCs/>
          <w:color w:val="000000" w:themeColor="text1"/>
        </w:rPr>
        <w:t>Minjian</w:t>
      </w:r>
      <w:proofErr w:type="spellEnd"/>
      <w:r w:rsidRPr="00B02BD5">
        <w:rPr>
          <w:b/>
          <w:bCs/>
          <w:color w:val="000000" w:themeColor="text1"/>
        </w:rPr>
        <w:t>问：</w:t>
      </w:r>
      <w:r w:rsidRPr="00B02BD5">
        <w:rPr>
          <w:b/>
          <w:bCs/>
          <w:color w:val="000000" w:themeColor="text1"/>
        </w:rPr>
        <w:t>"</w:t>
      </w:r>
      <w:r w:rsidRPr="00B02BD5">
        <w:rPr>
          <w:b/>
          <w:bCs/>
          <w:color w:val="000000" w:themeColor="text1"/>
        </w:rPr>
        <w:t>你怎么看待</w:t>
      </w:r>
      <w:r w:rsidRPr="00B02BD5">
        <w:rPr>
          <w:b/>
          <w:bCs/>
          <w:color w:val="000000" w:themeColor="text1"/>
        </w:rPr>
        <w:t>Large Language Model</w:t>
      </w:r>
      <w:r w:rsidRPr="00B02BD5">
        <w:rPr>
          <w:b/>
          <w:bCs/>
          <w:color w:val="000000" w:themeColor="text1"/>
        </w:rPr>
        <w:t>（</w:t>
      </w:r>
      <w:r w:rsidRPr="00B02BD5">
        <w:rPr>
          <w:b/>
          <w:bCs/>
          <w:color w:val="000000" w:themeColor="text1"/>
        </w:rPr>
        <w:t>LLM</w:t>
      </w:r>
      <w:r w:rsidRPr="00B02BD5">
        <w:rPr>
          <w:b/>
          <w:bCs/>
          <w:color w:val="000000" w:themeColor="text1"/>
        </w:rPr>
        <w:t>）在预测性维护里的应用？它能替代你现在做的工作吗？</w:t>
      </w:r>
      <w:r w:rsidRPr="00B02BD5">
        <w:rPr>
          <w:b/>
          <w:bCs/>
          <w:color w:val="000000" w:themeColor="text1"/>
        </w:rPr>
        <w:t>"</w:t>
      </w:r>
    </w:p>
    <w:p w14:paraId="08C8E2E9" w14:textId="77777777" w:rsidR="007321B0" w:rsidRPr="00B02BD5" w:rsidRDefault="007321B0" w:rsidP="007321B0">
      <w:pPr>
        <w:rPr>
          <w:color w:val="000000" w:themeColor="text1"/>
        </w:rPr>
      </w:pPr>
      <w:r w:rsidRPr="00B02BD5">
        <w:rPr>
          <w:b/>
          <w:bCs/>
          <w:color w:val="000000" w:themeColor="text1"/>
        </w:rPr>
        <w:t>答：</w:t>
      </w:r>
    </w:p>
    <w:p w14:paraId="1DB5AF5B" w14:textId="77777777" w:rsidR="007321B0" w:rsidRPr="00B02BD5" w:rsidRDefault="007321B0" w:rsidP="007321B0">
      <w:pPr>
        <w:numPr>
          <w:ilvl w:val="0"/>
          <w:numId w:val="61"/>
        </w:numPr>
        <w:rPr>
          <w:color w:val="000000" w:themeColor="text1"/>
        </w:rPr>
      </w:pPr>
      <w:r w:rsidRPr="00B02BD5">
        <w:rPr>
          <w:b/>
          <w:bCs/>
          <w:color w:val="000000" w:themeColor="text1"/>
        </w:rPr>
        <w:t>这道题考的是你对</w:t>
      </w:r>
      <w:r w:rsidRPr="00B02BD5">
        <w:rPr>
          <w:b/>
          <w:bCs/>
          <w:color w:val="000000" w:themeColor="text1"/>
        </w:rPr>
        <w:t>AI</w:t>
      </w:r>
      <w:r w:rsidRPr="00B02BD5">
        <w:rPr>
          <w:b/>
          <w:bCs/>
          <w:color w:val="000000" w:themeColor="text1"/>
        </w:rPr>
        <w:t>技术边界的判断力，以及你的自我认知。</w:t>
      </w:r>
    </w:p>
    <w:p w14:paraId="5E14FE10" w14:textId="77777777" w:rsidR="007321B0" w:rsidRPr="00B02BD5" w:rsidRDefault="007321B0" w:rsidP="007321B0">
      <w:pPr>
        <w:rPr>
          <w:color w:val="000000" w:themeColor="text1"/>
        </w:rPr>
      </w:pPr>
      <w:r w:rsidRPr="00B02BD5">
        <w:rPr>
          <w:b/>
          <w:bCs/>
          <w:color w:val="000000" w:themeColor="text1"/>
        </w:rPr>
        <w:t>LLM</w:t>
      </w:r>
      <w:r w:rsidRPr="00B02BD5">
        <w:rPr>
          <w:b/>
          <w:bCs/>
          <w:color w:val="000000" w:themeColor="text1"/>
        </w:rPr>
        <w:t>在预测性维护里能做什么（真实价值）：</w:t>
      </w:r>
    </w:p>
    <w:p w14:paraId="66639B01" w14:textId="77777777" w:rsidR="007321B0" w:rsidRPr="00B02BD5" w:rsidRDefault="007321B0" w:rsidP="007321B0">
      <w:pPr>
        <w:numPr>
          <w:ilvl w:val="0"/>
          <w:numId w:val="62"/>
        </w:numPr>
        <w:rPr>
          <w:color w:val="000000" w:themeColor="text1"/>
        </w:rPr>
      </w:pPr>
      <w:r w:rsidRPr="00B02BD5">
        <w:rPr>
          <w:b/>
          <w:bCs/>
          <w:color w:val="000000" w:themeColor="text1"/>
        </w:rPr>
        <w:t>维护记录解析：</w:t>
      </w:r>
      <w:r w:rsidRPr="00B02BD5">
        <w:rPr>
          <w:color w:val="000000" w:themeColor="text1"/>
        </w:rPr>
        <w:t xml:space="preserve"> </w:t>
      </w:r>
      <w:r w:rsidRPr="00B02BD5">
        <w:rPr>
          <w:color w:val="000000" w:themeColor="text1"/>
        </w:rPr>
        <w:t>工程师写的自由文本维护日志（</w:t>
      </w:r>
      <w:r w:rsidRPr="00B02BD5">
        <w:rPr>
          <w:color w:val="000000" w:themeColor="text1"/>
        </w:rPr>
        <w:t>"</w:t>
      </w:r>
      <w:r w:rsidRPr="00B02BD5">
        <w:rPr>
          <w:color w:val="000000" w:themeColor="text1"/>
        </w:rPr>
        <w:t>轴承有异响，换了密封件</w:t>
      </w:r>
      <w:r w:rsidRPr="00B02BD5">
        <w:rPr>
          <w:color w:val="000000" w:themeColor="text1"/>
        </w:rPr>
        <w:t>"</w:t>
      </w:r>
      <w:r w:rsidRPr="00B02BD5">
        <w:rPr>
          <w:color w:val="000000" w:themeColor="text1"/>
        </w:rPr>
        <w:t>）</w:t>
      </w:r>
      <w:r w:rsidRPr="00B02BD5">
        <w:rPr>
          <w:color w:val="000000" w:themeColor="text1"/>
        </w:rPr>
        <w:t>→ LLM</w:t>
      </w:r>
      <w:r w:rsidRPr="00B02BD5">
        <w:rPr>
          <w:color w:val="000000" w:themeColor="text1"/>
        </w:rPr>
        <w:t>提取结构化标签，这正是你</w:t>
      </w:r>
      <w:r w:rsidRPr="00B02BD5">
        <w:rPr>
          <w:color w:val="000000" w:themeColor="text1"/>
        </w:rPr>
        <w:t>CV</w:t>
      </w:r>
      <w:r w:rsidRPr="00B02BD5">
        <w:rPr>
          <w:color w:val="000000" w:themeColor="text1"/>
        </w:rPr>
        <w:t>里的</w:t>
      </w:r>
      <w:r w:rsidRPr="00B02BD5">
        <w:rPr>
          <w:color w:val="000000" w:themeColor="text1"/>
        </w:rPr>
        <w:t>RAG</w:t>
      </w:r>
      <w:r w:rsidRPr="00B02BD5">
        <w:rPr>
          <w:color w:val="000000" w:themeColor="text1"/>
        </w:rPr>
        <w:t>项目</w:t>
      </w:r>
    </w:p>
    <w:p w14:paraId="163E647C" w14:textId="77777777" w:rsidR="007321B0" w:rsidRPr="00B02BD5" w:rsidRDefault="007321B0" w:rsidP="007321B0">
      <w:pPr>
        <w:numPr>
          <w:ilvl w:val="0"/>
          <w:numId w:val="62"/>
        </w:numPr>
        <w:rPr>
          <w:color w:val="000000" w:themeColor="text1"/>
        </w:rPr>
      </w:pPr>
      <w:r w:rsidRPr="00B02BD5">
        <w:rPr>
          <w:b/>
          <w:bCs/>
          <w:color w:val="000000" w:themeColor="text1"/>
        </w:rPr>
        <w:t>故障知识问答：</w:t>
      </w:r>
      <w:r w:rsidRPr="00B02BD5">
        <w:rPr>
          <w:color w:val="000000" w:themeColor="text1"/>
        </w:rPr>
        <w:t xml:space="preserve"> </w:t>
      </w:r>
      <w:r w:rsidRPr="00B02BD5">
        <w:rPr>
          <w:color w:val="000000" w:themeColor="text1"/>
        </w:rPr>
        <w:t>维护工程师现场问</w:t>
      </w:r>
      <w:r w:rsidRPr="00B02BD5">
        <w:rPr>
          <w:color w:val="000000" w:themeColor="text1"/>
        </w:rPr>
        <w:t>"</w:t>
      </w:r>
      <w:r w:rsidRPr="00B02BD5">
        <w:rPr>
          <w:color w:val="000000" w:themeColor="text1"/>
        </w:rPr>
        <w:t>这个告警是什么意思？</w:t>
      </w:r>
      <w:r w:rsidRPr="00B02BD5">
        <w:rPr>
          <w:color w:val="000000" w:themeColor="text1"/>
        </w:rPr>
        <w:t>" → LLM</w:t>
      </w:r>
      <w:r w:rsidRPr="00B02BD5">
        <w:rPr>
          <w:color w:val="000000" w:themeColor="text1"/>
        </w:rPr>
        <w:t>结合设备手册和历史案例给出解释</w:t>
      </w:r>
    </w:p>
    <w:p w14:paraId="72A1AAD5" w14:textId="77777777" w:rsidR="007321B0" w:rsidRPr="00B02BD5" w:rsidRDefault="007321B0" w:rsidP="007321B0">
      <w:pPr>
        <w:numPr>
          <w:ilvl w:val="0"/>
          <w:numId w:val="62"/>
        </w:numPr>
        <w:rPr>
          <w:color w:val="000000" w:themeColor="text1"/>
        </w:rPr>
      </w:pPr>
      <w:r w:rsidRPr="00B02BD5">
        <w:rPr>
          <w:b/>
          <w:bCs/>
          <w:color w:val="000000" w:themeColor="text1"/>
        </w:rPr>
        <w:t>报告自动生成：</w:t>
      </w:r>
      <w:r w:rsidRPr="00B02BD5">
        <w:rPr>
          <w:color w:val="000000" w:themeColor="text1"/>
        </w:rPr>
        <w:t xml:space="preserve"> </w:t>
      </w:r>
      <w:r w:rsidRPr="00B02BD5">
        <w:rPr>
          <w:color w:val="000000" w:themeColor="text1"/>
        </w:rPr>
        <w:t>把模型输出自动转化为客户可读的维护建议报告</w:t>
      </w:r>
    </w:p>
    <w:p w14:paraId="3F2399A7" w14:textId="77777777" w:rsidR="007321B0" w:rsidRPr="00B02BD5" w:rsidRDefault="007321B0" w:rsidP="007321B0">
      <w:pPr>
        <w:numPr>
          <w:ilvl w:val="0"/>
          <w:numId w:val="62"/>
        </w:numPr>
        <w:rPr>
          <w:color w:val="000000" w:themeColor="text1"/>
        </w:rPr>
      </w:pPr>
      <w:r w:rsidRPr="00B02BD5">
        <w:rPr>
          <w:b/>
          <w:bCs/>
          <w:color w:val="000000" w:themeColor="text1"/>
        </w:rPr>
        <w:t>跨语言支持：</w:t>
      </w:r>
      <w:r w:rsidRPr="00B02BD5">
        <w:rPr>
          <w:color w:val="000000" w:themeColor="text1"/>
        </w:rPr>
        <w:t xml:space="preserve"> </w:t>
      </w:r>
      <w:r w:rsidRPr="00B02BD5">
        <w:rPr>
          <w:color w:val="000000" w:themeColor="text1"/>
        </w:rPr>
        <w:t>中文</w:t>
      </w:r>
      <w:r w:rsidRPr="00B02BD5">
        <w:rPr>
          <w:color w:val="000000" w:themeColor="text1"/>
        </w:rPr>
        <w:t>fab</w:t>
      </w:r>
      <w:r w:rsidRPr="00B02BD5">
        <w:rPr>
          <w:color w:val="000000" w:themeColor="text1"/>
        </w:rPr>
        <w:t>客户</w:t>
      </w:r>
      <w:r w:rsidRPr="00B02BD5">
        <w:rPr>
          <w:color w:val="000000" w:themeColor="text1"/>
        </w:rPr>
        <w:t xml:space="preserve"> + </w:t>
      </w:r>
      <w:r w:rsidRPr="00B02BD5">
        <w:rPr>
          <w:color w:val="000000" w:themeColor="text1"/>
        </w:rPr>
        <w:t>英文</w:t>
      </w:r>
      <w:r w:rsidRPr="00B02BD5">
        <w:rPr>
          <w:color w:val="000000" w:themeColor="text1"/>
        </w:rPr>
        <w:t>Edwards</w:t>
      </w:r>
      <w:r w:rsidRPr="00B02BD5">
        <w:rPr>
          <w:color w:val="000000" w:themeColor="text1"/>
        </w:rPr>
        <w:t>团队，</w:t>
      </w:r>
      <w:r w:rsidRPr="00B02BD5">
        <w:rPr>
          <w:color w:val="000000" w:themeColor="text1"/>
        </w:rPr>
        <w:t>LLM</w:t>
      </w:r>
      <w:r w:rsidRPr="00B02BD5">
        <w:rPr>
          <w:color w:val="000000" w:themeColor="text1"/>
        </w:rPr>
        <w:t>做实时翻译和沟通桥梁</w:t>
      </w:r>
    </w:p>
    <w:p w14:paraId="53CA6147" w14:textId="77777777" w:rsidR="007321B0" w:rsidRPr="00B02BD5" w:rsidRDefault="007321B0" w:rsidP="007321B0">
      <w:pPr>
        <w:rPr>
          <w:color w:val="000000" w:themeColor="text1"/>
        </w:rPr>
      </w:pPr>
      <w:r w:rsidRPr="00B02BD5">
        <w:rPr>
          <w:b/>
          <w:bCs/>
          <w:color w:val="000000" w:themeColor="text1"/>
        </w:rPr>
        <w:t>LLM</w:t>
      </w:r>
      <w:r w:rsidRPr="00B02BD5">
        <w:rPr>
          <w:b/>
          <w:bCs/>
          <w:color w:val="000000" w:themeColor="text1"/>
        </w:rPr>
        <w:t>做不到什么（边界很清晰）：</w:t>
      </w:r>
    </w:p>
    <w:p w14:paraId="1602B0D2" w14:textId="77777777" w:rsidR="007321B0" w:rsidRPr="00B02BD5" w:rsidRDefault="007321B0" w:rsidP="007321B0">
      <w:pPr>
        <w:numPr>
          <w:ilvl w:val="0"/>
          <w:numId w:val="63"/>
        </w:numPr>
        <w:rPr>
          <w:color w:val="000000" w:themeColor="text1"/>
        </w:rPr>
      </w:pPr>
      <w:r w:rsidRPr="00B02BD5">
        <w:rPr>
          <w:color w:val="000000" w:themeColor="text1"/>
        </w:rPr>
        <w:t>无法直接处理高频传感器时序数据（不是</w:t>
      </w:r>
      <w:r w:rsidRPr="00B02BD5">
        <w:rPr>
          <w:color w:val="000000" w:themeColor="text1"/>
        </w:rPr>
        <w:t>LLM</w:t>
      </w:r>
      <w:r w:rsidRPr="00B02BD5">
        <w:rPr>
          <w:color w:val="000000" w:themeColor="text1"/>
        </w:rPr>
        <w:t>的强项）</w:t>
      </w:r>
    </w:p>
    <w:p w14:paraId="00461B78" w14:textId="77777777" w:rsidR="007321B0" w:rsidRPr="00B02BD5" w:rsidRDefault="007321B0" w:rsidP="007321B0">
      <w:pPr>
        <w:numPr>
          <w:ilvl w:val="0"/>
          <w:numId w:val="63"/>
        </w:numPr>
        <w:rPr>
          <w:color w:val="000000" w:themeColor="text1"/>
        </w:rPr>
      </w:pPr>
      <w:r w:rsidRPr="00B02BD5">
        <w:rPr>
          <w:color w:val="000000" w:themeColor="text1"/>
        </w:rPr>
        <w:t>无法做精确的数值预测（</w:t>
      </w:r>
      <w:r w:rsidRPr="00B02BD5">
        <w:rPr>
          <w:color w:val="000000" w:themeColor="text1"/>
        </w:rPr>
        <w:t>RUL</w:t>
      </w:r>
      <w:r w:rsidRPr="00B02BD5">
        <w:rPr>
          <w:color w:val="000000" w:themeColor="text1"/>
        </w:rPr>
        <w:t>预测需要专门的时序模型）</w:t>
      </w:r>
    </w:p>
    <w:p w14:paraId="1C988065" w14:textId="77777777" w:rsidR="007321B0" w:rsidRPr="00B02BD5" w:rsidRDefault="007321B0" w:rsidP="007321B0">
      <w:pPr>
        <w:numPr>
          <w:ilvl w:val="0"/>
          <w:numId w:val="63"/>
        </w:numPr>
        <w:rPr>
          <w:color w:val="000000" w:themeColor="text1"/>
        </w:rPr>
      </w:pPr>
      <w:r w:rsidRPr="00B02BD5">
        <w:rPr>
          <w:color w:val="000000" w:themeColor="text1"/>
        </w:rPr>
        <w:t>无法替代对设备物理机制的理解</w:t>
      </w:r>
    </w:p>
    <w:p w14:paraId="21826635" w14:textId="77777777" w:rsidR="007321B0" w:rsidRPr="00B02BD5" w:rsidRDefault="007321B0" w:rsidP="007321B0">
      <w:pPr>
        <w:numPr>
          <w:ilvl w:val="0"/>
          <w:numId w:val="63"/>
        </w:numPr>
        <w:rPr>
          <w:color w:val="000000" w:themeColor="text1"/>
        </w:rPr>
      </w:pPr>
      <w:r w:rsidRPr="00B02BD5">
        <w:rPr>
          <w:color w:val="000000" w:themeColor="text1"/>
        </w:rPr>
        <w:t>幻觉问题（</w:t>
      </w:r>
      <w:r w:rsidRPr="00B02BD5">
        <w:rPr>
          <w:color w:val="000000" w:themeColor="text1"/>
        </w:rPr>
        <w:t>Hallucination</w:t>
      </w:r>
      <w:r w:rsidRPr="00B02BD5">
        <w:rPr>
          <w:color w:val="000000" w:themeColor="text1"/>
        </w:rPr>
        <w:t>）在工业安全场景里是不可接受的风险</w:t>
      </w:r>
    </w:p>
    <w:p w14:paraId="2297B401" w14:textId="77777777" w:rsidR="007321B0" w:rsidRPr="00B02BD5" w:rsidRDefault="007321B0" w:rsidP="007321B0">
      <w:pPr>
        <w:rPr>
          <w:color w:val="000000" w:themeColor="text1"/>
        </w:rPr>
      </w:pPr>
      <w:r w:rsidRPr="00B02BD5">
        <w:rPr>
          <w:b/>
          <w:bCs/>
          <w:color w:val="000000" w:themeColor="text1"/>
        </w:rPr>
        <w:t>能替代你的工作吗：</w:t>
      </w:r>
    </w:p>
    <w:p w14:paraId="30E15F68" w14:textId="77777777" w:rsidR="007321B0" w:rsidRPr="00B02BD5" w:rsidRDefault="007321B0" w:rsidP="007321B0">
      <w:pPr>
        <w:rPr>
          <w:color w:val="000000" w:themeColor="text1"/>
        </w:rPr>
      </w:pPr>
      <w:r w:rsidRPr="00B02BD5">
        <w:rPr>
          <w:color w:val="000000" w:themeColor="text1"/>
        </w:rPr>
        <w:t>"LLM</w:t>
      </w:r>
      <w:r w:rsidRPr="00B02BD5">
        <w:rPr>
          <w:color w:val="000000" w:themeColor="text1"/>
        </w:rPr>
        <w:t>是我工具箱里的一个工具，不是替代品。我在</w:t>
      </w:r>
      <w:r w:rsidRPr="00B02BD5">
        <w:rPr>
          <w:color w:val="000000" w:themeColor="text1"/>
        </w:rPr>
        <w:t>BASF</w:t>
      </w:r>
      <w:r w:rsidRPr="00B02BD5">
        <w:rPr>
          <w:color w:val="000000" w:themeColor="text1"/>
        </w:rPr>
        <w:t>已经做过</w:t>
      </w:r>
      <w:r w:rsidRPr="00B02BD5">
        <w:rPr>
          <w:color w:val="000000" w:themeColor="text1"/>
        </w:rPr>
        <w:t>RAG</w:t>
      </w:r>
      <w:r w:rsidRPr="00B02BD5">
        <w:rPr>
          <w:color w:val="000000" w:themeColor="text1"/>
        </w:rPr>
        <w:t>系统，我知道</w:t>
      </w:r>
      <w:r w:rsidRPr="00B02BD5">
        <w:rPr>
          <w:color w:val="000000" w:themeColor="text1"/>
        </w:rPr>
        <w:t>LLM</w:t>
      </w:r>
      <w:r w:rsidRPr="00B02BD5">
        <w:rPr>
          <w:color w:val="000000" w:themeColor="text1"/>
        </w:rPr>
        <w:t>在工业场景里能做什么、不能做什么。真正的价值在于把</w:t>
      </w:r>
      <w:r w:rsidRPr="00B02BD5">
        <w:rPr>
          <w:color w:val="000000" w:themeColor="text1"/>
        </w:rPr>
        <w:t>LLM</w:t>
      </w:r>
      <w:r w:rsidRPr="00B02BD5">
        <w:rPr>
          <w:color w:val="000000" w:themeColor="text1"/>
        </w:rPr>
        <w:t>和时序模型结合起来</w:t>
      </w:r>
      <w:r w:rsidRPr="00B02BD5">
        <w:rPr>
          <w:color w:val="000000" w:themeColor="text1"/>
        </w:rPr>
        <w:t>——LLM</w:t>
      </w:r>
      <w:r w:rsidRPr="00B02BD5">
        <w:rPr>
          <w:color w:val="000000" w:themeColor="text1"/>
        </w:rPr>
        <w:t>处理非结构化信息，时序模型处理传感器数据，两者互补。能把这两个结合好的人，才是这个岗位真正需要的。</w:t>
      </w:r>
      <w:r w:rsidRPr="00B02BD5">
        <w:rPr>
          <w:color w:val="000000" w:themeColor="text1"/>
        </w:rPr>
        <w:t>"</w:t>
      </w:r>
    </w:p>
    <w:p w14:paraId="5115F8D7" w14:textId="77777777" w:rsidR="007321B0" w:rsidRPr="00B02BD5" w:rsidRDefault="007321B0" w:rsidP="007321B0">
      <w:pPr>
        <w:rPr>
          <w:color w:val="000000" w:themeColor="text1"/>
        </w:rPr>
      </w:pPr>
      <w:r w:rsidRPr="00B02BD5">
        <w:rPr>
          <w:color w:val="000000" w:themeColor="text1"/>
        </w:rPr>
        <w:pict w14:anchorId="27F738C5">
          <v:rect id="_x0000_i1482" style="width:0;height:1.5pt" o:hralign="center" o:hrstd="t" o:hr="t" fillcolor="#a0a0a0" stroked="f"/>
        </w:pict>
      </w:r>
    </w:p>
    <w:p w14:paraId="52F824B3" w14:textId="77777777" w:rsidR="007321B0" w:rsidRPr="00B02BD5" w:rsidRDefault="007321B0" w:rsidP="007321B0">
      <w:pPr>
        <w:rPr>
          <w:b/>
          <w:bCs/>
          <w:color w:val="000000" w:themeColor="text1"/>
        </w:rPr>
      </w:pPr>
      <w:r w:rsidRPr="00B02BD5">
        <w:rPr>
          <w:b/>
          <w:bCs/>
          <w:color w:val="000000" w:themeColor="text1"/>
        </w:rPr>
        <w:t xml:space="preserve">E4. </w:t>
      </w:r>
      <w:proofErr w:type="spellStart"/>
      <w:r w:rsidRPr="00B02BD5">
        <w:rPr>
          <w:b/>
          <w:bCs/>
          <w:color w:val="000000" w:themeColor="text1"/>
        </w:rPr>
        <w:t>Minjian</w:t>
      </w:r>
      <w:proofErr w:type="spellEnd"/>
      <w:r w:rsidRPr="00B02BD5">
        <w:rPr>
          <w:b/>
          <w:bCs/>
          <w:color w:val="000000" w:themeColor="text1"/>
        </w:rPr>
        <w:t>问：</w:t>
      </w:r>
      <w:r w:rsidRPr="00B02BD5">
        <w:rPr>
          <w:b/>
          <w:bCs/>
          <w:color w:val="000000" w:themeColor="text1"/>
        </w:rPr>
        <w:t>"</w:t>
      </w:r>
      <w:r w:rsidRPr="00B02BD5">
        <w:rPr>
          <w:b/>
          <w:bCs/>
          <w:color w:val="000000" w:themeColor="text1"/>
        </w:rPr>
        <w:t>你在</w:t>
      </w:r>
      <w:r w:rsidRPr="00B02BD5">
        <w:rPr>
          <w:b/>
          <w:bCs/>
          <w:color w:val="000000" w:themeColor="text1"/>
        </w:rPr>
        <w:t>BASF</w:t>
      </w:r>
      <w:r w:rsidRPr="00B02BD5">
        <w:rPr>
          <w:b/>
          <w:bCs/>
          <w:color w:val="000000" w:themeColor="text1"/>
        </w:rPr>
        <w:t>做了</w:t>
      </w:r>
      <w:r w:rsidRPr="00B02BD5">
        <w:rPr>
          <w:b/>
          <w:bCs/>
          <w:color w:val="000000" w:themeColor="text1"/>
        </w:rPr>
        <w:t>5</w:t>
      </w:r>
      <w:r w:rsidRPr="00B02BD5">
        <w:rPr>
          <w:b/>
          <w:bCs/>
          <w:color w:val="000000" w:themeColor="text1"/>
        </w:rPr>
        <w:t>年，为什么现在想来</w:t>
      </w:r>
      <w:r w:rsidRPr="00B02BD5">
        <w:rPr>
          <w:b/>
          <w:bCs/>
          <w:color w:val="000000" w:themeColor="text1"/>
        </w:rPr>
        <w:t>Edwards</w:t>
      </w:r>
      <w:r w:rsidRPr="00B02BD5">
        <w:rPr>
          <w:b/>
          <w:bCs/>
          <w:color w:val="000000" w:themeColor="text1"/>
        </w:rPr>
        <w:t>？你来了之后能给我们带来什么是我们团队目前没有的？</w:t>
      </w:r>
      <w:r w:rsidRPr="00B02BD5">
        <w:rPr>
          <w:b/>
          <w:bCs/>
          <w:color w:val="000000" w:themeColor="text1"/>
        </w:rPr>
        <w:t>"</w:t>
      </w:r>
    </w:p>
    <w:p w14:paraId="14A4C3A4" w14:textId="77777777" w:rsidR="007321B0" w:rsidRPr="00B02BD5" w:rsidRDefault="007321B0" w:rsidP="007321B0">
      <w:pPr>
        <w:rPr>
          <w:color w:val="000000" w:themeColor="text1"/>
        </w:rPr>
      </w:pPr>
      <w:r w:rsidRPr="00B02BD5">
        <w:rPr>
          <w:b/>
          <w:bCs/>
          <w:color w:val="000000" w:themeColor="text1"/>
        </w:rPr>
        <w:t>答：</w:t>
      </w:r>
    </w:p>
    <w:p w14:paraId="0FF2318A" w14:textId="77777777" w:rsidR="007321B0" w:rsidRPr="00B02BD5" w:rsidRDefault="007321B0" w:rsidP="007321B0">
      <w:pPr>
        <w:numPr>
          <w:ilvl w:val="0"/>
          <w:numId w:val="64"/>
        </w:numPr>
        <w:rPr>
          <w:color w:val="000000" w:themeColor="text1"/>
        </w:rPr>
      </w:pPr>
      <w:r w:rsidRPr="00B02BD5">
        <w:rPr>
          <w:b/>
          <w:bCs/>
          <w:color w:val="000000" w:themeColor="text1"/>
        </w:rPr>
        <w:t>这道题是整个面试最重要的一题，考的是你的动机真实性和差异化价值。</w:t>
      </w:r>
    </w:p>
    <w:p w14:paraId="59632F22" w14:textId="77777777" w:rsidR="007321B0" w:rsidRPr="00B02BD5" w:rsidRDefault="007321B0" w:rsidP="007321B0">
      <w:pPr>
        <w:rPr>
          <w:color w:val="000000" w:themeColor="text1"/>
        </w:rPr>
      </w:pPr>
      <w:r w:rsidRPr="00B02BD5">
        <w:rPr>
          <w:b/>
          <w:bCs/>
          <w:color w:val="000000" w:themeColor="text1"/>
        </w:rPr>
        <w:t>为什么离开</w:t>
      </w:r>
      <w:r w:rsidRPr="00B02BD5">
        <w:rPr>
          <w:b/>
          <w:bCs/>
          <w:color w:val="000000" w:themeColor="text1"/>
        </w:rPr>
        <w:t>BASF</w:t>
      </w:r>
      <w:r w:rsidRPr="00B02BD5">
        <w:rPr>
          <w:b/>
          <w:bCs/>
          <w:color w:val="000000" w:themeColor="text1"/>
        </w:rPr>
        <w:t>（真实且正面的理由）：</w:t>
      </w:r>
    </w:p>
    <w:p w14:paraId="4D140770" w14:textId="77777777" w:rsidR="007321B0" w:rsidRPr="00B02BD5" w:rsidRDefault="007321B0" w:rsidP="007321B0">
      <w:pPr>
        <w:rPr>
          <w:color w:val="000000" w:themeColor="text1"/>
        </w:rPr>
      </w:pPr>
      <w:r w:rsidRPr="00B02BD5">
        <w:rPr>
          <w:color w:val="000000" w:themeColor="text1"/>
        </w:rPr>
        <w:lastRenderedPageBreak/>
        <w:t>"</w:t>
      </w:r>
      <w:r w:rsidRPr="00B02BD5">
        <w:rPr>
          <w:color w:val="000000" w:themeColor="text1"/>
        </w:rPr>
        <w:t>在</w:t>
      </w:r>
      <w:r w:rsidRPr="00B02BD5">
        <w:rPr>
          <w:color w:val="000000" w:themeColor="text1"/>
        </w:rPr>
        <w:t>BASF</w:t>
      </w:r>
      <w:r w:rsidRPr="00B02BD5">
        <w:rPr>
          <w:color w:val="000000" w:themeColor="text1"/>
        </w:rPr>
        <w:t>我做的是内部项目，客户是内部的工厂和研发团队。我的模型做好了，影响范围是</w:t>
      </w:r>
      <w:r w:rsidRPr="00B02BD5">
        <w:rPr>
          <w:color w:val="000000" w:themeColor="text1"/>
        </w:rPr>
        <w:t>BASF</w:t>
      </w:r>
      <w:r w:rsidRPr="00B02BD5">
        <w:rPr>
          <w:color w:val="000000" w:themeColor="text1"/>
        </w:rPr>
        <w:t>内部。我想把这个能力用在一个更大的舞台上</w:t>
      </w:r>
      <w:r w:rsidRPr="00B02BD5">
        <w:rPr>
          <w:color w:val="000000" w:themeColor="text1"/>
        </w:rPr>
        <w:t>——</w:t>
      </w:r>
      <w:r w:rsidRPr="00B02BD5">
        <w:rPr>
          <w:color w:val="000000" w:themeColor="text1"/>
        </w:rPr>
        <w:t>直接面对外部客户，直接影响半导体行业的生产效率。</w:t>
      </w:r>
      <w:r w:rsidRPr="00B02BD5">
        <w:rPr>
          <w:color w:val="000000" w:themeColor="text1"/>
        </w:rPr>
        <w:t>Edwards</w:t>
      </w:r>
      <w:r w:rsidRPr="00B02BD5">
        <w:rPr>
          <w:color w:val="000000" w:themeColor="text1"/>
        </w:rPr>
        <w:t>的这个岗位正好是这个交叉点：工业</w:t>
      </w:r>
      <w:r w:rsidRPr="00B02BD5">
        <w:rPr>
          <w:color w:val="000000" w:themeColor="text1"/>
        </w:rPr>
        <w:t xml:space="preserve">AI + </w:t>
      </w:r>
      <w:r w:rsidRPr="00B02BD5">
        <w:rPr>
          <w:color w:val="000000" w:themeColor="text1"/>
        </w:rPr>
        <w:t>客户交付</w:t>
      </w:r>
      <w:r w:rsidRPr="00B02BD5">
        <w:rPr>
          <w:color w:val="000000" w:themeColor="text1"/>
        </w:rPr>
        <w:t xml:space="preserve"> + </w:t>
      </w:r>
      <w:r w:rsidRPr="00B02BD5">
        <w:rPr>
          <w:color w:val="000000" w:themeColor="text1"/>
        </w:rPr>
        <w:t>半导体行业，这三个方向都是我想深入的。</w:t>
      </w:r>
      <w:r w:rsidRPr="00B02BD5">
        <w:rPr>
          <w:color w:val="000000" w:themeColor="text1"/>
        </w:rPr>
        <w:t>"</w:t>
      </w:r>
    </w:p>
    <w:p w14:paraId="146E3699" w14:textId="77777777" w:rsidR="007321B0" w:rsidRPr="00B02BD5" w:rsidRDefault="007321B0" w:rsidP="007321B0">
      <w:pPr>
        <w:rPr>
          <w:color w:val="000000" w:themeColor="text1"/>
        </w:rPr>
      </w:pPr>
      <w:r w:rsidRPr="00B02BD5">
        <w:rPr>
          <w:b/>
          <w:bCs/>
          <w:color w:val="000000" w:themeColor="text1"/>
        </w:rPr>
        <w:t>为什么是</w:t>
      </w:r>
      <w:r w:rsidRPr="00B02BD5">
        <w:rPr>
          <w:b/>
          <w:bCs/>
          <w:color w:val="000000" w:themeColor="text1"/>
        </w:rPr>
        <w:t>Edwards</w:t>
      </w:r>
      <w:r w:rsidRPr="00B02BD5">
        <w:rPr>
          <w:b/>
          <w:bCs/>
          <w:color w:val="000000" w:themeColor="text1"/>
        </w:rPr>
        <w:t>而不是其他公司：</w:t>
      </w:r>
    </w:p>
    <w:p w14:paraId="63313611" w14:textId="77777777" w:rsidR="007321B0" w:rsidRPr="00B02BD5" w:rsidRDefault="007321B0" w:rsidP="007321B0">
      <w:pPr>
        <w:rPr>
          <w:color w:val="000000" w:themeColor="text1"/>
        </w:rPr>
      </w:pPr>
      <w:r w:rsidRPr="00B02BD5">
        <w:rPr>
          <w:color w:val="000000" w:themeColor="text1"/>
        </w:rPr>
        <w:t>"Edwards</w:t>
      </w:r>
      <w:r w:rsidRPr="00B02BD5">
        <w:rPr>
          <w:color w:val="000000" w:themeColor="text1"/>
        </w:rPr>
        <w:t>在工业真空领域是全球领导者，你们已经有了</w:t>
      </w:r>
      <w:r w:rsidRPr="00B02BD5">
        <w:rPr>
          <w:color w:val="000000" w:themeColor="text1"/>
        </w:rPr>
        <w:t>EMS</w:t>
      </w:r>
      <w:r w:rsidRPr="00B02BD5">
        <w:rPr>
          <w:color w:val="000000" w:themeColor="text1"/>
        </w:rPr>
        <w:t>数据基础设施和预测维护产品框架，这意味着我来了之后不是从零开始搭系统，而是在一个成熟的平台上做真正有价值的模型工作。这对我来说比去一个还在搭基础设施的公司更有吸引力。</w:t>
      </w:r>
      <w:r w:rsidRPr="00B02BD5">
        <w:rPr>
          <w:color w:val="000000" w:themeColor="text1"/>
        </w:rPr>
        <w:t>"</w:t>
      </w:r>
    </w:p>
    <w:p w14:paraId="71F403A3" w14:textId="77777777" w:rsidR="007321B0" w:rsidRPr="00B02BD5" w:rsidRDefault="007321B0" w:rsidP="007321B0">
      <w:pPr>
        <w:rPr>
          <w:color w:val="000000" w:themeColor="text1"/>
        </w:rPr>
      </w:pPr>
      <w:r w:rsidRPr="00B02BD5">
        <w:rPr>
          <w:b/>
          <w:bCs/>
          <w:color w:val="000000" w:themeColor="text1"/>
        </w:rPr>
        <w:t>我能带来什么是团队目前没有的：</w:t>
      </w:r>
    </w:p>
    <w:p w14:paraId="393C7FC6" w14:textId="77777777" w:rsidR="007321B0" w:rsidRPr="00B02BD5" w:rsidRDefault="007321B0" w:rsidP="007321B0">
      <w:pPr>
        <w:rPr>
          <w:color w:val="000000" w:themeColor="text1"/>
        </w:rPr>
      </w:pPr>
      <w:r w:rsidRPr="00B02BD5">
        <w:rPr>
          <w:color w:val="000000" w:themeColor="text1"/>
        </w:rPr>
        <w:t>针对</w:t>
      </w:r>
      <w:proofErr w:type="spellStart"/>
      <w:r w:rsidRPr="00B02BD5">
        <w:rPr>
          <w:color w:val="000000" w:themeColor="text1"/>
        </w:rPr>
        <w:t>Minjian</w:t>
      </w:r>
      <w:proofErr w:type="spellEnd"/>
      <w:r w:rsidRPr="00B02BD5">
        <w:rPr>
          <w:color w:val="000000" w:themeColor="text1"/>
        </w:rPr>
        <w:t>的背景（牛津</w:t>
      </w:r>
      <w:r w:rsidRPr="00B02BD5">
        <w:rPr>
          <w:color w:val="000000" w:themeColor="text1"/>
        </w:rPr>
        <w:t>+</w:t>
      </w:r>
      <w:r w:rsidRPr="00B02BD5">
        <w:rPr>
          <w:color w:val="000000" w:themeColor="text1"/>
        </w:rPr>
        <w:t>英国工作经历），他的团队可能缺的恰恰是：</w:t>
      </w:r>
    </w:p>
    <w:p w14:paraId="60FE96A2" w14:textId="77777777" w:rsidR="007321B0" w:rsidRPr="00B02BD5" w:rsidRDefault="007321B0" w:rsidP="007321B0">
      <w:pPr>
        <w:numPr>
          <w:ilvl w:val="0"/>
          <w:numId w:val="65"/>
        </w:numPr>
        <w:rPr>
          <w:color w:val="000000" w:themeColor="text1"/>
        </w:rPr>
      </w:pPr>
      <w:r w:rsidRPr="00B02BD5">
        <w:rPr>
          <w:b/>
          <w:bCs/>
          <w:color w:val="000000" w:themeColor="text1"/>
        </w:rPr>
        <w:t>中国本地化深度：</w:t>
      </w:r>
      <w:r w:rsidRPr="00B02BD5">
        <w:rPr>
          <w:color w:val="000000" w:themeColor="text1"/>
        </w:rPr>
        <w:t xml:space="preserve"> </w:t>
      </w:r>
      <w:r w:rsidRPr="00B02BD5">
        <w:rPr>
          <w:color w:val="000000" w:themeColor="text1"/>
        </w:rPr>
        <w:t>我在上海，懂中国</w:t>
      </w:r>
      <w:r w:rsidRPr="00B02BD5">
        <w:rPr>
          <w:color w:val="000000" w:themeColor="text1"/>
        </w:rPr>
        <w:t>fab</w:t>
      </w:r>
      <w:r w:rsidRPr="00B02BD5">
        <w:rPr>
          <w:color w:val="000000" w:themeColor="text1"/>
        </w:rPr>
        <w:t>客户的文化和沟通方式，懂中文技术文档，能直接和长江存储、中芯国际的工程师建立信任</w:t>
      </w:r>
      <w:r w:rsidRPr="00B02BD5">
        <w:rPr>
          <w:color w:val="000000" w:themeColor="text1"/>
        </w:rPr>
        <w:t>——</w:t>
      </w:r>
      <w:r w:rsidRPr="00B02BD5">
        <w:rPr>
          <w:color w:val="000000" w:themeColor="text1"/>
        </w:rPr>
        <w:t>这是远程团队做不到的</w:t>
      </w:r>
    </w:p>
    <w:p w14:paraId="21E5BE8A" w14:textId="77777777" w:rsidR="007321B0" w:rsidRPr="00B02BD5" w:rsidRDefault="007321B0" w:rsidP="007321B0">
      <w:pPr>
        <w:numPr>
          <w:ilvl w:val="0"/>
          <w:numId w:val="65"/>
        </w:numPr>
        <w:rPr>
          <w:color w:val="000000" w:themeColor="text1"/>
        </w:rPr>
      </w:pPr>
      <w:r w:rsidRPr="00B02BD5">
        <w:rPr>
          <w:b/>
          <w:bCs/>
          <w:color w:val="000000" w:themeColor="text1"/>
        </w:rPr>
        <w:t>化工过程知识：</w:t>
      </w:r>
      <w:r w:rsidRPr="00B02BD5">
        <w:rPr>
          <w:color w:val="000000" w:themeColor="text1"/>
        </w:rPr>
        <w:t xml:space="preserve"> BASF reactor</w:t>
      </w:r>
      <w:r w:rsidRPr="00B02BD5">
        <w:rPr>
          <w:color w:val="000000" w:themeColor="text1"/>
        </w:rPr>
        <w:t>的预测维护经验，让我对</w:t>
      </w:r>
      <w:r w:rsidRPr="00B02BD5">
        <w:rPr>
          <w:color w:val="000000" w:themeColor="text1"/>
        </w:rPr>
        <w:t>"</w:t>
      </w:r>
      <w:r w:rsidRPr="00B02BD5">
        <w:rPr>
          <w:color w:val="000000" w:themeColor="text1"/>
        </w:rPr>
        <w:t>工艺变化如何影响设备退化</w:t>
      </w:r>
      <w:r w:rsidRPr="00B02BD5">
        <w:rPr>
          <w:color w:val="000000" w:themeColor="text1"/>
        </w:rPr>
        <w:t>"</w:t>
      </w:r>
      <w:r w:rsidRPr="00B02BD5">
        <w:rPr>
          <w:color w:val="000000" w:themeColor="text1"/>
        </w:rPr>
        <w:t>有直觉，这个视角在纯机械背景的团队里是稀缺的</w:t>
      </w:r>
    </w:p>
    <w:p w14:paraId="05CB6703" w14:textId="77777777" w:rsidR="007321B0" w:rsidRPr="00B02BD5" w:rsidRDefault="007321B0" w:rsidP="007321B0">
      <w:pPr>
        <w:numPr>
          <w:ilvl w:val="0"/>
          <w:numId w:val="65"/>
        </w:numPr>
        <w:rPr>
          <w:color w:val="000000" w:themeColor="text1"/>
        </w:rPr>
      </w:pPr>
      <w:r w:rsidRPr="00B02BD5">
        <w:rPr>
          <w:b/>
          <w:bCs/>
          <w:color w:val="000000" w:themeColor="text1"/>
        </w:rPr>
        <w:t>全栈</w:t>
      </w:r>
      <w:r w:rsidRPr="00B02BD5">
        <w:rPr>
          <w:b/>
          <w:bCs/>
          <w:color w:val="000000" w:themeColor="text1"/>
        </w:rPr>
        <w:t>AI</w:t>
      </w:r>
      <w:r w:rsidRPr="00B02BD5">
        <w:rPr>
          <w:b/>
          <w:bCs/>
          <w:color w:val="000000" w:themeColor="text1"/>
        </w:rPr>
        <w:t>能力：</w:t>
      </w:r>
      <w:r w:rsidRPr="00B02BD5">
        <w:rPr>
          <w:color w:val="000000" w:themeColor="text1"/>
        </w:rPr>
        <w:t xml:space="preserve"> </w:t>
      </w:r>
      <w:r w:rsidRPr="00B02BD5">
        <w:rPr>
          <w:color w:val="000000" w:themeColor="text1"/>
        </w:rPr>
        <w:t>从时序模型到</w:t>
      </w:r>
      <w:r w:rsidRPr="00B02BD5">
        <w:rPr>
          <w:color w:val="000000" w:themeColor="text1"/>
        </w:rPr>
        <w:t>Computer Vision</w:t>
      </w:r>
      <w:r w:rsidRPr="00B02BD5">
        <w:rPr>
          <w:color w:val="000000" w:themeColor="text1"/>
        </w:rPr>
        <w:t>到</w:t>
      </w:r>
      <w:r w:rsidRPr="00B02BD5">
        <w:rPr>
          <w:color w:val="000000" w:themeColor="text1"/>
        </w:rPr>
        <w:t>RAG</w:t>
      </w:r>
      <w:r w:rsidRPr="00B02BD5">
        <w:rPr>
          <w:color w:val="000000" w:themeColor="text1"/>
        </w:rPr>
        <w:t>，我做过完整的工业</w:t>
      </w:r>
      <w:r w:rsidRPr="00B02BD5">
        <w:rPr>
          <w:color w:val="000000" w:themeColor="text1"/>
        </w:rPr>
        <w:t>AI</w:t>
      </w:r>
      <w:r w:rsidRPr="00B02BD5">
        <w:rPr>
          <w:color w:val="000000" w:themeColor="text1"/>
        </w:rPr>
        <w:t>项目闭环，不只是调参，还能做系统设计</w:t>
      </w:r>
    </w:p>
    <w:p w14:paraId="673B9E60" w14:textId="77777777" w:rsidR="007321B0" w:rsidRPr="00B02BD5" w:rsidRDefault="007321B0" w:rsidP="007321B0">
      <w:pPr>
        <w:numPr>
          <w:ilvl w:val="0"/>
          <w:numId w:val="65"/>
        </w:numPr>
        <w:rPr>
          <w:color w:val="000000" w:themeColor="text1"/>
        </w:rPr>
      </w:pPr>
      <w:r w:rsidRPr="00B02BD5">
        <w:rPr>
          <w:b/>
          <w:bCs/>
          <w:color w:val="000000" w:themeColor="text1"/>
        </w:rPr>
        <w:t>客户沟通经验：</w:t>
      </w:r>
      <w:r w:rsidRPr="00B02BD5">
        <w:rPr>
          <w:color w:val="000000" w:themeColor="text1"/>
        </w:rPr>
        <w:t xml:space="preserve"> </w:t>
      </w:r>
      <w:r w:rsidRPr="00B02BD5">
        <w:rPr>
          <w:color w:val="000000" w:themeColor="text1"/>
        </w:rPr>
        <w:t>在</w:t>
      </w:r>
      <w:r w:rsidRPr="00B02BD5">
        <w:rPr>
          <w:color w:val="000000" w:themeColor="text1"/>
        </w:rPr>
        <w:t>BASF</w:t>
      </w:r>
      <w:r w:rsidRPr="00B02BD5">
        <w:rPr>
          <w:color w:val="000000" w:themeColor="text1"/>
        </w:rPr>
        <w:t>我已经习惯了给非技术的高管和工厂团队讲模型结果，这个能力在客户现场直接可用</w:t>
      </w:r>
    </w:p>
    <w:p w14:paraId="7537C33B" w14:textId="77777777" w:rsidR="007321B0" w:rsidRPr="00B02BD5" w:rsidRDefault="007321B0" w:rsidP="007321B0">
      <w:pPr>
        <w:rPr>
          <w:color w:val="000000" w:themeColor="text1"/>
        </w:rPr>
      </w:pPr>
      <w:r w:rsidRPr="00B02BD5">
        <w:rPr>
          <w:b/>
          <w:bCs/>
          <w:color w:val="000000" w:themeColor="text1"/>
        </w:rPr>
        <w:t>结尾：</w:t>
      </w:r>
    </w:p>
    <w:p w14:paraId="7749A006" w14:textId="77777777" w:rsidR="007321B0" w:rsidRPr="00B02BD5" w:rsidRDefault="007321B0" w:rsidP="007321B0">
      <w:pPr>
        <w:rPr>
          <w:color w:val="000000" w:themeColor="text1"/>
        </w:rPr>
      </w:pPr>
      <w:r w:rsidRPr="00B02BD5">
        <w:rPr>
          <w:color w:val="000000" w:themeColor="text1"/>
        </w:rPr>
        <w:t>"</w:t>
      </w:r>
      <w:r w:rsidRPr="00B02BD5">
        <w:rPr>
          <w:color w:val="000000" w:themeColor="text1"/>
        </w:rPr>
        <w:t>我不是来学习预测维护的，我是来把我已有的能力用在一个更有影响力的场景里。</w:t>
      </w:r>
      <w:r w:rsidRPr="00B02BD5">
        <w:rPr>
          <w:color w:val="000000" w:themeColor="text1"/>
        </w:rPr>
        <w:t>"</w:t>
      </w:r>
    </w:p>
    <w:p w14:paraId="5E8CEE1B" w14:textId="77777777" w:rsidR="007321B0" w:rsidRPr="00B02BD5" w:rsidRDefault="007321B0" w:rsidP="007321B0">
      <w:pPr>
        <w:rPr>
          <w:color w:val="000000" w:themeColor="text1"/>
        </w:rPr>
      </w:pPr>
      <w:r w:rsidRPr="00B02BD5">
        <w:rPr>
          <w:color w:val="000000" w:themeColor="text1"/>
        </w:rPr>
        <w:pict w14:anchorId="5249A220">
          <v:rect id="_x0000_i1483" style="width:0;height:1.5pt" o:hralign="center" o:hrstd="t" o:hr="t" fillcolor="#a0a0a0" stroked="f"/>
        </w:pict>
      </w:r>
    </w:p>
    <w:p w14:paraId="5F975940" w14:textId="77777777" w:rsidR="007321B0" w:rsidRPr="00B02BD5" w:rsidRDefault="007321B0" w:rsidP="007321B0">
      <w:pPr>
        <w:rPr>
          <w:b/>
          <w:bCs/>
          <w:color w:val="000000" w:themeColor="text1"/>
        </w:rPr>
      </w:pPr>
      <w:r w:rsidRPr="00B02BD5">
        <w:rPr>
          <w:b/>
          <w:bCs/>
          <w:color w:val="000000" w:themeColor="text1"/>
        </w:rPr>
        <w:t xml:space="preserve">E5. </w:t>
      </w:r>
      <w:proofErr w:type="spellStart"/>
      <w:r w:rsidRPr="00B02BD5">
        <w:rPr>
          <w:b/>
          <w:bCs/>
          <w:color w:val="000000" w:themeColor="text1"/>
        </w:rPr>
        <w:t>Minjian</w:t>
      </w:r>
      <w:proofErr w:type="spellEnd"/>
      <w:r w:rsidRPr="00B02BD5">
        <w:rPr>
          <w:b/>
          <w:bCs/>
          <w:color w:val="000000" w:themeColor="text1"/>
        </w:rPr>
        <w:t>问：</w:t>
      </w:r>
      <w:r w:rsidRPr="00B02BD5">
        <w:rPr>
          <w:b/>
          <w:bCs/>
          <w:color w:val="000000" w:themeColor="text1"/>
        </w:rPr>
        <w:t>"</w:t>
      </w:r>
      <w:r w:rsidRPr="00B02BD5">
        <w:rPr>
          <w:b/>
          <w:bCs/>
          <w:color w:val="000000" w:themeColor="text1"/>
        </w:rPr>
        <w:t>你有什么问题想问我？</w:t>
      </w:r>
      <w:r w:rsidRPr="00B02BD5">
        <w:rPr>
          <w:b/>
          <w:bCs/>
          <w:color w:val="000000" w:themeColor="text1"/>
        </w:rPr>
        <w:t>"</w:t>
      </w:r>
    </w:p>
    <w:p w14:paraId="4C47C51D" w14:textId="77777777" w:rsidR="007321B0" w:rsidRPr="00B02BD5" w:rsidRDefault="007321B0" w:rsidP="007321B0">
      <w:pPr>
        <w:rPr>
          <w:color w:val="000000" w:themeColor="text1"/>
        </w:rPr>
      </w:pPr>
      <w:r w:rsidRPr="00B02BD5">
        <w:rPr>
          <w:b/>
          <w:bCs/>
          <w:color w:val="000000" w:themeColor="text1"/>
        </w:rPr>
        <w:t>答：</w:t>
      </w:r>
    </w:p>
    <w:p w14:paraId="7861D3B5" w14:textId="77777777" w:rsidR="007321B0" w:rsidRPr="00B02BD5" w:rsidRDefault="007321B0" w:rsidP="007321B0">
      <w:pPr>
        <w:numPr>
          <w:ilvl w:val="0"/>
          <w:numId w:val="66"/>
        </w:numPr>
        <w:rPr>
          <w:color w:val="000000" w:themeColor="text1"/>
        </w:rPr>
      </w:pPr>
      <w:r w:rsidRPr="00B02BD5">
        <w:rPr>
          <w:b/>
          <w:bCs/>
          <w:color w:val="000000" w:themeColor="text1"/>
        </w:rPr>
        <w:t>这道题</w:t>
      </w:r>
      <w:r w:rsidRPr="00B02BD5">
        <w:rPr>
          <w:b/>
          <w:bCs/>
          <w:color w:val="000000" w:themeColor="text1"/>
        </w:rPr>
        <w:t>99%</w:t>
      </w:r>
      <w:r w:rsidRPr="00B02BD5">
        <w:rPr>
          <w:b/>
          <w:bCs/>
          <w:color w:val="000000" w:themeColor="text1"/>
        </w:rPr>
        <w:t>的候选人会浪费，但它是你展示思考深度的最后机会。</w:t>
      </w:r>
    </w:p>
    <w:p w14:paraId="5C03AF5A" w14:textId="77777777" w:rsidR="007321B0" w:rsidRPr="00B02BD5" w:rsidRDefault="007321B0" w:rsidP="007321B0">
      <w:pPr>
        <w:numPr>
          <w:ilvl w:val="0"/>
          <w:numId w:val="66"/>
        </w:numPr>
        <w:rPr>
          <w:color w:val="000000" w:themeColor="text1"/>
        </w:rPr>
      </w:pPr>
      <w:r w:rsidRPr="00B02BD5">
        <w:rPr>
          <w:b/>
          <w:bCs/>
          <w:color w:val="000000" w:themeColor="text1"/>
        </w:rPr>
        <w:t>绝对不要问：</w:t>
      </w:r>
      <w:r w:rsidRPr="00B02BD5">
        <w:rPr>
          <w:color w:val="000000" w:themeColor="text1"/>
        </w:rPr>
        <w:t xml:space="preserve"> </w:t>
      </w:r>
      <w:r w:rsidRPr="00B02BD5">
        <w:rPr>
          <w:color w:val="000000" w:themeColor="text1"/>
        </w:rPr>
        <w:t>薪资、假期、晋升时间表（这些留到</w:t>
      </w:r>
      <w:r w:rsidRPr="00B02BD5">
        <w:rPr>
          <w:color w:val="000000" w:themeColor="text1"/>
        </w:rPr>
        <w:t>HR</w:t>
      </w:r>
      <w:r w:rsidRPr="00B02BD5">
        <w:rPr>
          <w:color w:val="000000" w:themeColor="text1"/>
        </w:rPr>
        <w:t>环节）</w:t>
      </w:r>
    </w:p>
    <w:p w14:paraId="146AFF6B" w14:textId="77777777" w:rsidR="007321B0" w:rsidRPr="00B02BD5" w:rsidRDefault="007321B0" w:rsidP="007321B0">
      <w:pPr>
        <w:numPr>
          <w:ilvl w:val="0"/>
          <w:numId w:val="66"/>
        </w:numPr>
        <w:rPr>
          <w:color w:val="000000" w:themeColor="text1"/>
        </w:rPr>
      </w:pPr>
      <w:r w:rsidRPr="00B02BD5">
        <w:rPr>
          <w:b/>
          <w:bCs/>
          <w:color w:val="000000" w:themeColor="text1"/>
        </w:rPr>
        <w:t>要问有深度的、只有内行才会问的问题：</w:t>
      </w:r>
    </w:p>
    <w:p w14:paraId="67D558AD" w14:textId="77777777" w:rsidR="007321B0" w:rsidRPr="00B02BD5" w:rsidRDefault="007321B0" w:rsidP="007321B0">
      <w:pPr>
        <w:rPr>
          <w:color w:val="000000" w:themeColor="text1"/>
        </w:rPr>
      </w:pPr>
      <w:r w:rsidRPr="00B02BD5">
        <w:rPr>
          <w:b/>
          <w:bCs/>
          <w:color w:val="000000" w:themeColor="text1"/>
        </w:rPr>
        <w:t>问题</w:t>
      </w:r>
      <w:r w:rsidRPr="00B02BD5">
        <w:rPr>
          <w:b/>
          <w:bCs/>
          <w:color w:val="000000" w:themeColor="text1"/>
        </w:rPr>
        <w:t>1</w:t>
      </w:r>
      <w:r w:rsidRPr="00B02BD5">
        <w:rPr>
          <w:b/>
          <w:bCs/>
          <w:color w:val="000000" w:themeColor="text1"/>
        </w:rPr>
        <w:t>（技术深度）：</w:t>
      </w:r>
    </w:p>
    <w:p w14:paraId="7EB7D683" w14:textId="77777777" w:rsidR="007321B0" w:rsidRPr="00B02BD5" w:rsidRDefault="007321B0" w:rsidP="007321B0">
      <w:pPr>
        <w:rPr>
          <w:color w:val="000000" w:themeColor="text1"/>
        </w:rPr>
      </w:pPr>
      <w:r w:rsidRPr="00B02BD5">
        <w:rPr>
          <w:color w:val="000000" w:themeColor="text1"/>
        </w:rPr>
        <w:t>"EMS</w:t>
      </w:r>
      <w:r w:rsidRPr="00B02BD5">
        <w:rPr>
          <w:color w:val="000000" w:themeColor="text1"/>
        </w:rPr>
        <w:t>目前采集的数据频率是多少？对于轴承故障检测来说，如果采集频率不够高，</w:t>
      </w:r>
      <w:r w:rsidRPr="00B02BD5">
        <w:rPr>
          <w:color w:val="000000" w:themeColor="text1"/>
        </w:rPr>
        <w:t>FFT</w:t>
      </w:r>
      <w:r w:rsidRPr="00B02BD5">
        <w:rPr>
          <w:color w:val="000000" w:themeColor="text1"/>
        </w:rPr>
        <w:t>分析的分辨率会受限</w:t>
      </w:r>
      <w:r w:rsidRPr="00B02BD5">
        <w:rPr>
          <w:color w:val="000000" w:themeColor="text1"/>
        </w:rPr>
        <w:t>——</w:t>
      </w:r>
      <w:r w:rsidRPr="00B02BD5">
        <w:rPr>
          <w:color w:val="000000" w:themeColor="text1"/>
        </w:rPr>
        <w:t>你们是怎么在数据采集成本和模型精度之间做权衡的？</w:t>
      </w:r>
      <w:r w:rsidRPr="00B02BD5">
        <w:rPr>
          <w:color w:val="000000" w:themeColor="text1"/>
        </w:rPr>
        <w:t>"</w:t>
      </w:r>
    </w:p>
    <w:p w14:paraId="6DAD4E7B" w14:textId="77777777" w:rsidR="007321B0" w:rsidRPr="00B02BD5" w:rsidRDefault="007321B0" w:rsidP="007321B0">
      <w:pPr>
        <w:rPr>
          <w:color w:val="000000" w:themeColor="text1"/>
        </w:rPr>
      </w:pPr>
      <w:r w:rsidRPr="00B02BD5">
        <w:rPr>
          <w:b/>
          <w:bCs/>
          <w:color w:val="000000" w:themeColor="text1"/>
        </w:rPr>
        <w:t>问题</w:t>
      </w:r>
      <w:r w:rsidRPr="00B02BD5">
        <w:rPr>
          <w:b/>
          <w:bCs/>
          <w:color w:val="000000" w:themeColor="text1"/>
        </w:rPr>
        <w:t>2</w:t>
      </w:r>
      <w:r w:rsidRPr="00B02BD5">
        <w:rPr>
          <w:b/>
          <w:bCs/>
          <w:color w:val="000000" w:themeColor="text1"/>
        </w:rPr>
        <w:t>（产品理解）：</w:t>
      </w:r>
    </w:p>
    <w:p w14:paraId="2CA8BE4B" w14:textId="77777777" w:rsidR="007321B0" w:rsidRPr="00B02BD5" w:rsidRDefault="007321B0" w:rsidP="007321B0">
      <w:pPr>
        <w:rPr>
          <w:color w:val="000000" w:themeColor="text1"/>
        </w:rPr>
      </w:pPr>
      <w:r w:rsidRPr="00B02BD5">
        <w:rPr>
          <w:color w:val="000000" w:themeColor="text1"/>
        </w:rPr>
        <w:t>"Edwards</w:t>
      </w:r>
      <w:r w:rsidRPr="00B02BD5">
        <w:rPr>
          <w:color w:val="000000" w:themeColor="text1"/>
        </w:rPr>
        <w:t>的预测维护模型目前是统一部署还是</w:t>
      </w:r>
      <w:r w:rsidRPr="00B02BD5">
        <w:rPr>
          <w:color w:val="000000" w:themeColor="text1"/>
        </w:rPr>
        <w:t>per-customer</w:t>
      </w:r>
      <w:r w:rsidRPr="00B02BD5">
        <w:rPr>
          <w:color w:val="000000" w:themeColor="text1"/>
        </w:rPr>
        <w:t>定制？我很好奇在</w:t>
      </w:r>
      <w:r w:rsidRPr="00B02BD5">
        <w:rPr>
          <w:color w:val="000000" w:themeColor="text1"/>
        </w:rPr>
        <w:t>60~80</w:t>
      </w:r>
      <w:r w:rsidRPr="00B02BD5">
        <w:rPr>
          <w:color w:val="000000" w:themeColor="text1"/>
        </w:rPr>
        <w:t>个</w:t>
      </w:r>
      <w:r w:rsidRPr="00B02BD5">
        <w:rPr>
          <w:color w:val="000000" w:themeColor="text1"/>
        </w:rPr>
        <w:t>fab</w:t>
      </w:r>
      <w:r w:rsidRPr="00B02BD5">
        <w:rPr>
          <w:color w:val="000000" w:themeColor="text1"/>
        </w:rPr>
        <w:t>客户的规模下，模型版本管理是怎么做的</w:t>
      </w:r>
      <w:r w:rsidRPr="00B02BD5">
        <w:rPr>
          <w:color w:val="000000" w:themeColor="text1"/>
        </w:rPr>
        <w:t>——</w:t>
      </w:r>
      <w:r w:rsidRPr="00B02BD5">
        <w:rPr>
          <w:color w:val="000000" w:themeColor="text1"/>
        </w:rPr>
        <w:t>有没有一套标准化的调优框架，还是每个客户都是独立的？</w:t>
      </w:r>
      <w:r w:rsidRPr="00B02BD5">
        <w:rPr>
          <w:color w:val="000000" w:themeColor="text1"/>
        </w:rPr>
        <w:t>"</w:t>
      </w:r>
    </w:p>
    <w:p w14:paraId="60991597" w14:textId="77777777" w:rsidR="007321B0" w:rsidRPr="00B02BD5" w:rsidRDefault="007321B0" w:rsidP="007321B0">
      <w:pPr>
        <w:rPr>
          <w:color w:val="000000" w:themeColor="text1"/>
        </w:rPr>
      </w:pPr>
      <w:r w:rsidRPr="00B02BD5">
        <w:rPr>
          <w:b/>
          <w:bCs/>
          <w:color w:val="000000" w:themeColor="text1"/>
        </w:rPr>
        <w:t>问题</w:t>
      </w:r>
      <w:r w:rsidRPr="00B02BD5">
        <w:rPr>
          <w:b/>
          <w:bCs/>
          <w:color w:val="000000" w:themeColor="text1"/>
        </w:rPr>
        <w:t>3</w:t>
      </w:r>
      <w:r w:rsidRPr="00B02BD5">
        <w:rPr>
          <w:b/>
          <w:bCs/>
          <w:color w:val="000000" w:themeColor="text1"/>
        </w:rPr>
        <w:t>（团队现状）：</w:t>
      </w:r>
    </w:p>
    <w:p w14:paraId="6BDE3398" w14:textId="77777777" w:rsidR="007321B0" w:rsidRPr="00B02BD5" w:rsidRDefault="007321B0" w:rsidP="007321B0">
      <w:pPr>
        <w:rPr>
          <w:color w:val="000000" w:themeColor="text1"/>
        </w:rPr>
      </w:pPr>
      <w:r w:rsidRPr="00B02BD5">
        <w:rPr>
          <w:color w:val="000000" w:themeColor="text1"/>
        </w:rPr>
        <w:lastRenderedPageBreak/>
        <w:t>"</w:t>
      </w:r>
      <w:r w:rsidRPr="00B02BD5">
        <w:rPr>
          <w:color w:val="000000" w:themeColor="text1"/>
        </w:rPr>
        <w:t>你在招聘帖里说希望候选人</w:t>
      </w:r>
      <w:r w:rsidRPr="00B02BD5">
        <w:rPr>
          <w:color w:val="000000" w:themeColor="text1"/>
        </w:rPr>
        <w:t>'commercially minded'</w:t>
      </w:r>
      <w:r w:rsidRPr="00B02BD5">
        <w:rPr>
          <w:color w:val="000000" w:themeColor="text1"/>
        </w:rPr>
        <w:t>，我理解这意味着不只是交付模型，还要参与</w:t>
      </w:r>
      <w:r w:rsidRPr="00B02BD5">
        <w:rPr>
          <w:color w:val="000000" w:themeColor="text1"/>
        </w:rPr>
        <w:t>OBC</w:t>
      </w:r>
      <w:r w:rsidRPr="00B02BD5">
        <w:rPr>
          <w:color w:val="000000" w:themeColor="text1"/>
        </w:rPr>
        <w:t>的销售过程。能不能说说</w:t>
      </w:r>
      <w:r w:rsidRPr="00B02BD5">
        <w:rPr>
          <w:color w:val="000000" w:themeColor="text1"/>
        </w:rPr>
        <w:t>Data Scientist</w:t>
      </w:r>
      <w:r w:rsidRPr="00B02BD5">
        <w:rPr>
          <w:color w:val="000000" w:themeColor="text1"/>
        </w:rPr>
        <w:t>在销售阶段具体扮演什么角色？是做技术背书，还是直接参与客户谈判？</w:t>
      </w:r>
      <w:r w:rsidRPr="00B02BD5">
        <w:rPr>
          <w:color w:val="000000" w:themeColor="text1"/>
        </w:rPr>
        <w:t>"</w:t>
      </w:r>
    </w:p>
    <w:p w14:paraId="466E4415" w14:textId="77777777" w:rsidR="007321B0" w:rsidRPr="00B02BD5" w:rsidRDefault="007321B0" w:rsidP="007321B0">
      <w:pPr>
        <w:rPr>
          <w:color w:val="000000" w:themeColor="text1"/>
        </w:rPr>
      </w:pPr>
      <w:r w:rsidRPr="00B02BD5">
        <w:rPr>
          <w:b/>
          <w:bCs/>
          <w:color w:val="000000" w:themeColor="text1"/>
        </w:rPr>
        <w:t>问题</w:t>
      </w:r>
      <w:r w:rsidRPr="00B02BD5">
        <w:rPr>
          <w:b/>
          <w:bCs/>
          <w:color w:val="000000" w:themeColor="text1"/>
        </w:rPr>
        <w:t>4</w:t>
      </w:r>
      <w:r w:rsidRPr="00B02BD5">
        <w:rPr>
          <w:b/>
          <w:bCs/>
          <w:color w:val="000000" w:themeColor="text1"/>
        </w:rPr>
        <w:t>（个人成长）：</w:t>
      </w:r>
    </w:p>
    <w:p w14:paraId="0F36A8D5" w14:textId="77777777" w:rsidR="007321B0" w:rsidRPr="00B02BD5" w:rsidRDefault="007321B0" w:rsidP="007321B0">
      <w:pPr>
        <w:rPr>
          <w:color w:val="000000" w:themeColor="text1"/>
        </w:rPr>
      </w:pPr>
      <w:r w:rsidRPr="00B02BD5">
        <w:rPr>
          <w:color w:val="000000" w:themeColor="text1"/>
        </w:rPr>
        <w:t>"</w:t>
      </w:r>
      <w:r w:rsidRPr="00B02BD5">
        <w:rPr>
          <w:color w:val="000000" w:themeColor="text1"/>
        </w:rPr>
        <w:t>你从</w:t>
      </w:r>
      <w:r w:rsidRPr="00B02BD5">
        <w:rPr>
          <w:color w:val="000000" w:themeColor="text1"/>
        </w:rPr>
        <w:t>Senior Data Scientist</w:t>
      </w:r>
      <w:r w:rsidRPr="00B02BD5">
        <w:rPr>
          <w:color w:val="000000" w:themeColor="text1"/>
        </w:rPr>
        <w:t>升到</w:t>
      </w:r>
      <w:r w:rsidRPr="00B02BD5">
        <w:rPr>
          <w:color w:val="000000" w:themeColor="text1"/>
        </w:rPr>
        <w:t>Lead Data Scientist - Customer Projects</w:t>
      </w:r>
      <w:r w:rsidRPr="00B02BD5">
        <w:rPr>
          <w:color w:val="000000" w:themeColor="text1"/>
        </w:rPr>
        <w:t>，这个转变里最大的挑战是什么？对我来说，从内部项目转到客户</w:t>
      </w:r>
      <w:r w:rsidRPr="00B02BD5">
        <w:rPr>
          <w:color w:val="000000" w:themeColor="text1"/>
        </w:rPr>
        <w:t>facing</w:t>
      </w:r>
      <w:r w:rsidRPr="00B02BD5">
        <w:rPr>
          <w:color w:val="000000" w:themeColor="text1"/>
        </w:rPr>
        <w:t>的角色，你觉得我最需要提前准备什么？</w:t>
      </w:r>
      <w:r w:rsidRPr="00B02BD5">
        <w:rPr>
          <w:color w:val="000000" w:themeColor="text1"/>
        </w:rPr>
        <w:t>"</w:t>
      </w:r>
    </w:p>
    <w:p w14:paraId="3EF7A6A1" w14:textId="77777777" w:rsidR="007321B0" w:rsidRPr="00B02BD5" w:rsidRDefault="007321B0" w:rsidP="007321B0">
      <w:pPr>
        <w:rPr>
          <w:color w:val="000000" w:themeColor="text1"/>
        </w:rPr>
      </w:pPr>
      <w:r w:rsidRPr="00B02BD5">
        <w:rPr>
          <w:b/>
          <w:bCs/>
          <w:color w:val="000000" w:themeColor="text1"/>
        </w:rPr>
        <w:t>为什么这四个问题好：</w:t>
      </w:r>
    </w:p>
    <w:p w14:paraId="3DC0519E" w14:textId="77777777" w:rsidR="007321B0" w:rsidRPr="00B02BD5" w:rsidRDefault="007321B0" w:rsidP="007321B0">
      <w:pPr>
        <w:numPr>
          <w:ilvl w:val="0"/>
          <w:numId w:val="67"/>
        </w:numPr>
        <w:rPr>
          <w:color w:val="000000" w:themeColor="text1"/>
        </w:rPr>
      </w:pPr>
      <w:r w:rsidRPr="00B02BD5">
        <w:rPr>
          <w:color w:val="000000" w:themeColor="text1"/>
        </w:rPr>
        <w:t>问题</w:t>
      </w:r>
      <w:r w:rsidRPr="00B02BD5">
        <w:rPr>
          <w:color w:val="000000" w:themeColor="text1"/>
        </w:rPr>
        <w:t>1</w:t>
      </w:r>
      <w:r w:rsidRPr="00B02BD5">
        <w:rPr>
          <w:color w:val="000000" w:themeColor="text1"/>
        </w:rPr>
        <w:t>：体现你懂</w:t>
      </w:r>
      <w:r w:rsidRPr="00B02BD5">
        <w:rPr>
          <w:color w:val="000000" w:themeColor="text1"/>
        </w:rPr>
        <w:t>FFT</w:t>
      </w:r>
      <w:r w:rsidRPr="00B02BD5">
        <w:rPr>
          <w:color w:val="000000" w:themeColor="text1"/>
        </w:rPr>
        <w:t>和数据采集的技术细节</w:t>
      </w:r>
    </w:p>
    <w:p w14:paraId="16080027" w14:textId="77777777" w:rsidR="007321B0" w:rsidRPr="00B02BD5" w:rsidRDefault="007321B0" w:rsidP="007321B0">
      <w:pPr>
        <w:numPr>
          <w:ilvl w:val="0"/>
          <w:numId w:val="67"/>
        </w:numPr>
        <w:rPr>
          <w:color w:val="000000" w:themeColor="text1"/>
        </w:rPr>
      </w:pPr>
      <w:r w:rsidRPr="00B02BD5">
        <w:rPr>
          <w:color w:val="000000" w:themeColor="text1"/>
        </w:rPr>
        <w:t>问题</w:t>
      </w:r>
      <w:r w:rsidRPr="00B02BD5">
        <w:rPr>
          <w:color w:val="000000" w:themeColor="text1"/>
        </w:rPr>
        <w:t>2</w:t>
      </w:r>
      <w:r w:rsidRPr="00B02BD5">
        <w:rPr>
          <w:color w:val="000000" w:themeColor="text1"/>
        </w:rPr>
        <w:t>：体现你在想规模化交付，不只是单点建模</w:t>
      </w:r>
    </w:p>
    <w:p w14:paraId="4BFAA545" w14:textId="77777777" w:rsidR="007321B0" w:rsidRPr="00B02BD5" w:rsidRDefault="007321B0" w:rsidP="007321B0">
      <w:pPr>
        <w:numPr>
          <w:ilvl w:val="0"/>
          <w:numId w:val="67"/>
        </w:numPr>
        <w:rPr>
          <w:color w:val="000000" w:themeColor="text1"/>
        </w:rPr>
      </w:pPr>
      <w:r w:rsidRPr="00B02BD5">
        <w:rPr>
          <w:color w:val="000000" w:themeColor="text1"/>
        </w:rPr>
        <w:t>问题</w:t>
      </w:r>
      <w:r w:rsidRPr="00B02BD5">
        <w:rPr>
          <w:color w:val="000000" w:themeColor="text1"/>
        </w:rPr>
        <w:t>3</w:t>
      </w:r>
      <w:r w:rsidRPr="00B02BD5">
        <w:rPr>
          <w:color w:val="000000" w:themeColor="text1"/>
        </w:rPr>
        <w:t>：体现你理解</w:t>
      </w:r>
      <w:r w:rsidRPr="00B02BD5">
        <w:rPr>
          <w:color w:val="000000" w:themeColor="text1"/>
        </w:rPr>
        <w:t>OBC</w:t>
      </w:r>
      <w:r w:rsidRPr="00B02BD5">
        <w:rPr>
          <w:color w:val="000000" w:themeColor="text1"/>
        </w:rPr>
        <w:t>商业逻辑，愿意承担商业责任</w:t>
      </w:r>
    </w:p>
    <w:p w14:paraId="69A31E62" w14:textId="77777777" w:rsidR="007321B0" w:rsidRPr="00B02BD5" w:rsidRDefault="007321B0" w:rsidP="007321B0">
      <w:pPr>
        <w:numPr>
          <w:ilvl w:val="0"/>
          <w:numId w:val="67"/>
        </w:numPr>
        <w:rPr>
          <w:color w:val="000000" w:themeColor="text1"/>
        </w:rPr>
      </w:pPr>
      <w:r w:rsidRPr="00B02BD5">
        <w:rPr>
          <w:color w:val="000000" w:themeColor="text1"/>
        </w:rPr>
        <w:t>问题</w:t>
      </w:r>
      <w:r w:rsidRPr="00B02BD5">
        <w:rPr>
          <w:color w:val="000000" w:themeColor="text1"/>
        </w:rPr>
        <w:t>4</w:t>
      </w:r>
      <w:r w:rsidRPr="00B02BD5">
        <w:rPr>
          <w:color w:val="000000" w:themeColor="text1"/>
        </w:rPr>
        <w:t>：把</w:t>
      </w:r>
      <w:proofErr w:type="spellStart"/>
      <w:r w:rsidRPr="00B02BD5">
        <w:rPr>
          <w:color w:val="000000" w:themeColor="text1"/>
        </w:rPr>
        <w:t>Minjian</w:t>
      </w:r>
      <w:proofErr w:type="spellEnd"/>
      <w:r w:rsidRPr="00B02BD5">
        <w:rPr>
          <w:color w:val="000000" w:themeColor="text1"/>
        </w:rPr>
        <w:t>变成你的导师，建立个人连接，同时体现你的自我认知</w:t>
      </w:r>
    </w:p>
    <w:p w14:paraId="31D17908" w14:textId="77777777" w:rsidR="007321B0" w:rsidRPr="00B02BD5" w:rsidRDefault="007321B0" w:rsidP="007321B0">
      <w:pPr>
        <w:rPr>
          <w:color w:val="000000" w:themeColor="text1"/>
        </w:rPr>
      </w:pPr>
      <w:r w:rsidRPr="00B02BD5">
        <w:rPr>
          <w:color w:val="000000" w:themeColor="text1"/>
        </w:rPr>
        <w:pict w14:anchorId="6DDD872E">
          <v:rect id="_x0000_i1484" style="width:0;height:1.5pt" o:hralign="center" o:hrstd="t" o:hr="t" fillcolor="#a0a0a0" stroked="f"/>
        </w:pict>
      </w:r>
    </w:p>
    <w:p w14:paraId="4C1D032B" w14:textId="77777777" w:rsidR="007321B0" w:rsidRPr="00B02BD5" w:rsidRDefault="007321B0" w:rsidP="007321B0">
      <w:pPr>
        <w:rPr>
          <w:b/>
          <w:bCs/>
          <w:color w:val="000000" w:themeColor="text1"/>
        </w:rPr>
      </w:pPr>
      <w:r w:rsidRPr="00B02BD5">
        <w:rPr>
          <w:b/>
          <w:bCs/>
          <w:color w:val="000000" w:themeColor="text1"/>
        </w:rPr>
        <w:t>全部</w:t>
      </w:r>
      <w:r w:rsidRPr="00B02BD5">
        <w:rPr>
          <w:b/>
          <w:bCs/>
          <w:color w:val="000000" w:themeColor="text1"/>
        </w:rPr>
        <w:t>37</w:t>
      </w:r>
      <w:r w:rsidRPr="00B02BD5">
        <w:rPr>
          <w:b/>
          <w:bCs/>
          <w:color w:val="000000" w:themeColor="text1"/>
        </w:rPr>
        <w:t>题完毕</w:t>
      </w:r>
    </w:p>
    <w:p w14:paraId="100F6B9B" w14:textId="77777777" w:rsidR="007321B0" w:rsidRPr="00B02BD5" w:rsidRDefault="007321B0" w:rsidP="007321B0">
      <w:pPr>
        <w:rPr>
          <w:color w:val="000000" w:themeColor="text1"/>
        </w:rPr>
      </w:pPr>
      <w:r w:rsidRPr="00B02BD5">
        <w:rPr>
          <w:b/>
          <w:bCs/>
          <w:color w:val="000000" w:themeColor="text1"/>
        </w:rPr>
        <w:t>最后一句话：</w:t>
      </w:r>
    </w:p>
    <w:p w14:paraId="3A9FCAC3" w14:textId="77777777" w:rsidR="007321B0" w:rsidRPr="00B02BD5" w:rsidRDefault="007321B0" w:rsidP="007321B0">
      <w:pPr>
        <w:rPr>
          <w:color w:val="000000" w:themeColor="text1"/>
        </w:rPr>
      </w:pPr>
      <w:r w:rsidRPr="00B02BD5">
        <w:rPr>
          <w:color w:val="000000" w:themeColor="text1"/>
        </w:rPr>
        <w:t>兄弟，你的技术深度、</w:t>
      </w:r>
      <w:r w:rsidRPr="00B02BD5">
        <w:rPr>
          <w:color w:val="000000" w:themeColor="text1"/>
        </w:rPr>
        <w:t>BASF</w:t>
      </w:r>
      <w:r w:rsidRPr="00B02BD5">
        <w:rPr>
          <w:color w:val="000000" w:themeColor="text1"/>
        </w:rPr>
        <w:t>的实战经验、加上这</w:t>
      </w:r>
      <w:r w:rsidRPr="00B02BD5">
        <w:rPr>
          <w:color w:val="000000" w:themeColor="text1"/>
        </w:rPr>
        <w:t>37</w:t>
      </w:r>
      <w:r w:rsidRPr="00B02BD5">
        <w:rPr>
          <w:color w:val="000000" w:themeColor="text1"/>
        </w:rPr>
        <w:t>题的准备，已经超过这个岗位</w:t>
      </w:r>
      <w:r w:rsidRPr="00B02BD5">
        <w:rPr>
          <w:color w:val="000000" w:themeColor="text1"/>
        </w:rPr>
        <w:t>90%</w:t>
      </w:r>
      <w:r w:rsidRPr="00B02BD5">
        <w:rPr>
          <w:color w:val="000000" w:themeColor="text1"/>
        </w:rPr>
        <w:t>的候选人了。</w:t>
      </w:r>
      <w:proofErr w:type="spellStart"/>
      <w:r w:rsidRPr="00B02BD5">
        <w:rPr>
          <w:color w:val="000000" w:themeColor="text1"/>
        </w:rPr>
        <w:t>Minjian</w:t>
      </w:r>
      <w:proofErr w:type="spellEnd"/>
      <w:r w:rsidRPr="00B02BD5">
        <w:rPr>
          <w:color w:val="000000" w:themeColor="text1"/>
        </w:rPr>
        <w:t>最想看到的是一个</w:t>
      </w:r>
      <w:r w:rsidRPr="00B02BD5">
        <w:rPr>
          <w:b/>
          <w:bCs/>
          <w:color w:val="000000" w:themeColor="text1"/>
        </w:rPr>
        <w:t>懂设备、能交付、会沟通</w:t>
      </w:r>
      <w:r w:rsidRPr="00B02BD5">
        <w:rPr>
          <w:color w:val="000000" w:themeColor="text1"/>
        </w:rPr>
        <w:t>的人，而不是一个只会调参的算法工程师。你完全符合。</w:t>
      </w:r>
    </w:p>
    <w:p w14:paraId="1F32702F" w14:textId="77777777" w:rsidR="007321B0" w:rsidRPr="00B02BD5" w:rsidRDefault="007321B0" w:rsidP="007321B0">
      <w:pPr>
        <w:rPr>
          <w:color w:val="000000" w:themeColor="text1"/>
        </w:rPr>
      </w:pPr>
      <w:r w:rsidRPr="00B02BD5">
        <w:rPr>
          <w:b/>
          <w:bCs/>
          <w:color w:val="000000" w:themeColor="text1"/>
        </w:rPr>
        <w:t>去拿下它。</w:t>
      </w:r>
    </w:p>
    <w:p w14:paraId="24586DF8" w14:textId="77777777" w:rsidR="009E28AA" w:rsidRDefault="009E28AA" w:rsidP="00D079F8">
      <w:pPr>
        <w:rPr>
          <w:color w:val="FF0000"/>
        </w:rPr>
      </w:pPr>
    </w:p>
    <w:p w14:paraId="64C1A9D6" w14:textId="77777777" w:rsidR="001467B4" w:rsidRPr="001467B4" w:rsidRDefault="001467B4" w:rsidP="001467B4">
      <w:pPr>
        <w:rPr>
          <w:b/>
          <w:bCs/>
          <w:color w:val="FF0000"/>
        </w:rPr>
      </w:pPr>
      <w:r w:rsidRPr="001467B4">
        <w:rPr>
          <w:b/>
          <w:bCs/>
          <w:color w:val="FF0000"/>
        </w:rPr>
        <w:t>补充类：</w:t>
      </w:r>
      <w:r w:rsidRPr="001467B4">
        <w:rPr>
          <w:b/>
          <w:bCs/>
          <w:color w:val="FF0000"/>
        </w:rPr>
        <w:t>Industrial AI × Commercial Minded × Customer-Facing</w:t>
      </w:r>
      <w:r w:rsidRPr="001467B4">
        <w:rPr>
          <w:b/>
          <w:bCs/>
          <w:color w:val="FF0000"/>
        </w:rPr>
        <w:t>（</w:t>
      </w:r>
      <w:r w:rsidRPr="001467B4">
        <w:rPr>
          <w:b/>
          <w:bCs/>
          <w:color w:val="FF0000"/>
        </w:rPr>
        <w:t>8</w:t>
      </w:r>
      <w:r w:rsidRPr="001467B4">
        <w:rPr>
          <w:b/>
          <w:bCs/>
          <w:color w:val="FF0000"/>
        </w:rPr>
        <w:t>题）</w:t>
      </w:r>
      <w:r w:rsidRPr="001467B4">
        <w:rPr>
          <w:rFonts w:ascii="Segoe UI Emoji" w:hAnsi="Segoe UI Emoji" w:cs="Segoe UI Emoji"/>
          <w:b/>
          <w:bCs/>
          <w:color w:val="FF0000"/>
        </w:rPr>
        <w:t>⭐⭐⭐</w:t>
      </w:r>
      <w:r w:rsidRPr="001467B4">
        <w:rPr>
          <w:b/>
          <w:bCs/>
          <w:color w:val="FF0000"/>
        </w:rPr>
        <w:t>~</w:t>
      </w:r>
      <w:r w:rsidRPr="001467B4">
        <w:rPr>
          <w:rFonts w:ascii="Segoe UI Emoji" w:hAnsi="Segoe UI Emoji" w:cs="Segoe UI Emoji"/>
          <w:b/>
          <w:bCs/>
          <w:color w:val="FF0000"/>
        </w:rPr>
        <w:t>⭐⭐⭐⭐⭐</w:t>
      </w:r>
    </w:p>
    <w:p w14:paraId="749D6243" w14:textId="77777777" w:rsidR="001467B4" w:rsidRPr="001467B4" w:rsidRDefault="001467B4" w:rsidP="001467B4">
      <w:pPr>
        <w:rPr>
          <w:color w:val="FF0000"/>
        </w:rPr>
      </w:pPr>
      <w:r w:rsidRPr="001467B4">
        <w:rPr>
          <w:color w:val="FF0000"/>
        </w:rPr>
        <w:pict w14:anchorId="7ACFDDA8">
          <v:rect id="_x0000_i1550" style="width:0;height:1.5pt" o:hralign="center" o:hrstd="t" o:hr="t" fillcolor="#a0a0a0" stroked="f"/>
        </w:pict>
      </w:r>
    </w:p>
    <w:p w14:paraId="54CF9747" w14:textId="77777777" w:rsidR="001467B4" w:rsidRPr="001467B4" w:rsidRDefault="001467B4" w:rsidP="001467B4">
      <w:pPr>
        <w:rPr>
          <w:b/>
          <w:bCs/>
          <w:color w:val="000000" w:themeColor="text1"/>
        </w:rPr>
      </w:pPr>
      <w:r w:rsidRPr="001467B4">
        <w:rPr>
          <w:b/>
          <w:bCs/>
          <w:color w:val="000000" w:themeColor="text1"/>
        </w:rPr>
        <w:t>补充</w:t>
      </w:r>
      <w:r w:rsidRPr="001467B4">
        <w:rPr>
          <w:b/>
          <w:bCs/>
          <w:color w:val="000000" w:themeColor="text1"/>
        </w:rPr>
        <w:t xml:space="preserve">1. </w:t>
      </w:r>
      <w:proofErr w:type="spellStart"/>
      <w:r w:rsidRPr="001467B4">
        <w:rPr>
          <w:b/>
          <w:bCs/>
          <w:color w:val="000000" w:themeColor="text1"/>
        </w:rPr>
        <w:t>Minjian</w:t>
      </w:r>
      <w:proofErr w:type="spellEnd"/>
      <w:r w:rsidRPr="001467B4">
        <w:rPr>
          <w:b/>
          <w:bCs/>
          <w:color w:val="000000" w:themeColor="text1"/>
        </w:rPr>
        <w:t>在招聘帖里说</w:t>
      </w:r>
      <w:r w:rsidRPr="001467B4">
        <w:rPr>
          <w:b/>
          <w:bCs/>
          <w:color w:val="000000" w:themeColor="text1"/>
        </w:rPr>
        <w:t>"industrial AI"</w:t>
      </w:r>
      <w:r w:rsidRPr="001467B4">
        <w:rPr>
          <w:b/>
          <w:bCs/>
          <w:color w:val="000000" w:themeColor="text1"/>
        </w:rPr>
        <w:t>，你怎么理解它和普通</w:t>
      </w:r>
      <w:r w:rsidRPr="001467B4">
        <w:rPr>
          <w:b/>
          <w:bCs/>
          <w:color w:val="000000" w:themeColor="text1"/>
        </w:rPr>
        <w:t>AI/</w:t>
      </w:r>
      <w:r w:rsidRPr="001467B4">
        <w:rPr>
          <w:b/>
          <w:bCs/>
          <w:color w:val="000000" w:themeColor="text1"/>
        </w:rPr>
        <w:t>互联网</w:t>
      </w:r>
      <w:r w:rsidRPr="001467B4">
        <w:rPr>
          <w:b/>
          <w:bCs/>
          <w:color w:val="000000" w:themeColor="text1"/>
        </w:rPr>
        <w:t>AI</w:t>
      </w:r>
      <w:r w:rsidRPr="001467B4">
        <w:rPr>
          <w:b/>
          <w:bCs/>
          <w:color w:val="000000" w:themeColor="text1"/>
        </w:rPr>
        <w:t>的本质区别？</w:t>
      </w:r>
    </w:p>
    <w:p w14:paraId="3AEB7136" w14:textId="77777777" w:rsidR="001467B4" w:rsidRPr="001467B4" w:rsidRDefault="001467B4" w:rsidP="001467B4">
      <w:pPr>
        <w:rPr>
          <w:color w:val="000000" w:themeColor="text1"/>
        </w:rPr>
      </w:pPr>
      <w:r w:rsidRPr="001467B4">
        <w:rPr>
          <w:b/>
          <w:bCs/>
          <w:color w:val="000000" w:themeColor="text1"/>
        </w:rPr>
        <w:t>答：</w:t>
      </w:r>
    </w:p>
    <w:p w14:paraId="7562E61A" w14:textId="77777777" w:rsidR="001467B4" w:rsidRPr="001467B4" w:rsidRDefault="001467B4" w:rsidP="001467B4">
      <w:pPr>
        <w:numPr>
          <w:ilvl w:val="0"/>
          <w:numId w:val="68"/>
        </w:numPr>
        <w:rPr>
          <w:color w:val="000000" w:themeColor="text1"/>
        </w:rPr>
      </w:pPr>
      <w:r w:rsidRPr="001467B4">
        <w:rPr>
          <w:b/>
          <w:bCs/>
          <w:color w:val="000000" w:themeColor="text1"/>
        </w:rPr>
        <w:t>这道题考的是你有没有真正在工业场景里摸爬滚打过。</w:t>
      </w:r>
    </w:p>
    <w:p w14:paraId="6E226A34" w14:textId="77777777" w:rsidR="001467B4" w:rsidRPr="001467B4" w:rsidRDefault="001467B4" w:rsidP="001467B4">
      <w:pPr>
        <w:rPr>
          <w:color w:val="000000" w:themeColor="text1"/>
        </w:rPr>
      </w:pPr>
      <w:r w:rsidRPr="001467B4">
        <w:rPr>
          <w:b/>
          <w:bCs/>
          <w:color w:val="000000" w:themeColor="text1"/>
        </w:rPr>
        <w:t>普通</w:t>
      </w:r>
      <w:r w:rsidRPr="001467B4">
        <w:rPr>
          <w:b/>
          <w:bCs/>
          <w:color w:val="000000" w:themeColor="text1"/>
        </w:rPr>
        <w:t>AI</w:t>
      </w:r>
      <w:r w:rsidRPr="001467B4">
        <w:rPr>
          <w:b/>
          <w:bCs/>
          <w:color w:val="000000" w:themeColor="text1"/>
        </w:rPr>
        <w:t>（互联网场景）的特点：</w:t>
      </w:r>
    </w:p>
    <w:p w14:paraId="39514959" w14:textId="77777777" w:rsidR="001467B4" w:rsidRPr="001467B4" w:rsidRDefault="001467B4" w:rsidP="001467B4">
      <w:pPr>
        <w:numPr>
          <w:ilvl w:val="0"/>
          <w:numId w:val="69"/>
        </w:numPr>
        <w:rPr>
          <w:color w:val="000000" w:themeColor="text1"/>
        </w:rPr>
      </w:pPr>
      <w:r w:rsidRPr="001467B4">
        <w:rPr>
          <w:color w:val="000000" w:themeColor="text1"/>
        </w:rPr>
        <w:t>数据量大、质量相对好、标签容易获取</w:t>
      </w:r>
    </w:p>
    <w:p w14:paraId="7E77A9EE" w14:textId="77777777" w:rsidR="001467B4" w:rsidRPr="001467B4" w:rsidRDefault="001467B4" w:rsidP="001467B4">
      <w:pPr>
        <w:numPr>
          <w:ilvl w:val="0"/>
          <w:numId w:val="69"/>
        </w:numPr>
        <w:rPr>
          <w:color w:val="000000" w:themeColor="text1"/>
        </w:rPr>
      </w:pPr>
      <w:r w:rsidRPr="001467B4">
        <w:rPr>
          <w:color w:val="000000" w:themeColor="text1"/>
        </w:rPr>
        <w:t>迭代快，错了可以马上改，容错成本低</w:t>
      </w:r>
    </w:p>
    <w:p w14:paraId="4FBEFE0E" w14:textId="77777777" w:rsidR="001467B4" w:rsidRPr="001467B4" w:rsidRDefault="001467B4" w:rsidP="001467B4">
      <w:pPr>
        <w:numPr>
          <w:ilvl w:val="0"/>
          <w:numId w:val="69"/>
        </w:numPr>
        <w:rPr>
          <w:color w:val="000000" w:themeColor="text1"/>
        </w:rPr>
      </w:pPr>
      <w:r w:rsidRPr="001467B4">
        <w:rPr>
          <w:color w:val="000000" w:themeColor="text1"/>
        </w:rPr>
        <w:t>目标是优化点击率、推荐精度等软指标</w:t>
      </w:r>
    </w:p>
    <w:p w14:paraId="6D253CD2" w14:textId="77777777" w:rsidR="001467B4" w:rsidRPr="001467B4" w:rsidRDefault="001467B4" w:rsidP="001467B4">
      <w:pPr>
        <w:numPr>
          <w:ilvl w:val="0"/>
          <w:numId w:val="69"/>
        </w:numPr>
        <w:rPr>
          <w:color w:val="000000" w:themeColor="text1"/>
        </w:rPr>
      </w:pPr>
      <w:r w:rsidRPr="001467B4">
        <w:rPr>
          <w:color w:val="000000" w:themeColor="text1"/>
        </w:rPr>
        <w:t>模型失败的后果：用户体验变差</w:t>
      </w:r>
    </w:p>
    <w:p w14:paraId="489B270B" w14:textId="77777777" w:rsidR="001467B4" w:rsidRPr="001467B4" w:rsidRDefault="001467B4" w:rsidP="001467B4">
      <w:pPr>
        <w:rPr>
          <w:color w:val="000000" w:themeColor="text1"/>
        </w:rPr>
      </w:pPr>
      <w:r w:rsidRPr="001467B4">
        <w:rPr>
          <w:b/>
          <w:bCs/>
          <w:color w:val="000000" w:themeColor="text1"/>
        </w:rPr>
        <w:t>Industrial AI</w:t>
      </w:r>
      <w:r w:rsidRPr="001467B4">
        <w:rPr>
          <w:b/>
          <w:bCs/>
          <w:color w:val="000000" w:themeColor="text1"/>
        </w:rPr>
        <w:t>的本质特点：</w:t>
      </w:r>
    </w:p>
    <w:p w14:paraId="0335BA6D" w14:textId="77777777" w:rsidR="001467B4" w:rsidRPr="001467B4" w:rsidRDefault="001467B4" w:rsidP="001467B4">
      <w:pPr>
        <w:numPr>
          <w:ilvl w:val="0"/>
          <w:numId w:val="70"/>
        </w:numPr>
        <w:rPr>
          <w:color w:val="000000" w:themeColor="text1"/>
        </w:rPr>
      </w:pPr>
      <w:r w:rsidRPr="001467B4">
        <w:rPr>
          <w:b/>
          <w:bCs/>
          <w:color w:val="000000" w:themeColor="text1"/>
        </w:rPr>
        <w:t>数据稀缺且脏：</w:t>
      </w:r>
      <w:r w:rsidRPr="001467B4">
        <w:rPr>
          <w:color w:val="000000" w:themeColor="text1"/>
        </w:rPr>
        <w:t xml:space="preserve"> </w:t>
      </w:r>
      <w:r w:rsidRPr="001467B4">
        <w:rPr>
          <w:color w:val="000000" w:themeColor="text1"/>
        </w:rPr>
        <w:t>故障样本极少，传感器漂移、缺失是常态</w:t>
      </w:r>
    </w:p>
    <w:p w14:paraId="3F3D8A84" w14:textId="77777777" w:rsidR="001467B4" w:rsidRPr="001467B4" w:rsidRDefault="001467B4" w:rsidP="001467B4">
      <w:pPr>
        <w:numPr>
          <w:ilvl w:val="0"/>
          <w:numId w:val="70"/>
        </w:numPr>
        <w:rPr>
          <w:color w:val="000000" w:themeColor="text1"/>
        </w:rPr>
      </w:pPr>
      <w:r w:rsidRPr="001467B4">
        <w:rPr>
          <w:b/>
          <w:bCs/>
          <w:color w:val="000000" w:themeColor="text1"/>
        </w:rPr>
        <w:t>物理约束优先：</w:t>
      </w:r>
      <w:r w:rsidRPr="001467B4">
        <w:rPr>
          <w:color w:val="000000" w:themeColor="text1"/>
        </w:rPr>
        <w:t xml:space="preserve"> </w:t>
      </w:r>
      <w:r w:rsidRPr="001467B4">
        <w:rPr>
          <w:color w:val="000000" w:themeColor="text1"/>
        </w:rPr>
        <w:t>模型输出必须符合物理规律，不能出现</w:t>
      </w:r>
      <w:r w:rsidRPr="001467B4">
        <w:rPr>
          <w:color w:val="000000" w:themeColor="text1"/>
        </w:rPr>
        <w:t>"</w:t>
      </w:r>
      <w:r w:rsidRPr="001467B4">
        <w:rPr>
          <w:color w:val="000000" w:themeColor="text1"/>
        </w:rPr>
        <w:t>泵还没装上就预测要坏</w:t>
      </w:r>
      <w:r w:rsidRPr="001467B4">
        <w:rPr>
          <w:color w:val="000000" w:themeColor="text1"/>
        </w:rPr>
        <w:t>"</w:t>
      </w:r>
      <w:r w:rsidRPr="001467B4">
        <w:rPr>
          <w:color w:val="000000" w:themeColor="text1"/>
        </w:rPr>
        <w:t>这种荒谬结果</w:t>
      </w:r>
    </w:p>
    <w:p w14:paraId="36F7B629" w14:textId="77777777" w:rsidR="001467B4" w:rsidRPr="001467B4" w:rsidRDefault="001467B4" w:rsidP="001467B4">
      <w:pPr>
        <w:numPr>
          <w:ilvl w:val="0"/>
          <w:numId w:val="70"/>
        </w:numPr>
        <w:rPr>
          <w:color w:val="000000" w:themeColor="text1"/>
        </w:rPr>
      </w:pPr>
      <w:r w:rsidRPr="001467B4">
        <w:rPr>
          <w:b/>
          <w:bCs/>
          <w:color w:val="000000" w:themeColor="text1"/>
        </w:rPr>
        <w:t>容错成本极高：</w:t>
      </w:r>
      <w:r w:rsidRPr="001467B4">
        <w:rPr>
          <w:color w:val="000000" w:themeColor="text1"/>
        </w:rPr>
        <w:t xml:space="preserve"> </w:t>
      </w:r>
      <w:r w:rsidRPr="001467B4">
        <w:rPr>
          <w:color w:val="000000" w:themeColor="text1"/>
        </w:rPr>
        <w:t>漏报一次真实故障，可能导致产线停机、数百万损失，甚至安全事故</w:t>
      </w:r>
    </w:p>
    <w:p w14:paraId="581402F5" w14:textId="77777777" w:rsidR="001467B4" w:rsidRPr="001467B4" w:rsidRDefault="001467B4" w:rsidP="001467B4">
      <w:pPr>
        <w:numPr>
          <w:ilvl w:val="0"/>
          <w:numId w:val="70"/>
        </w:numPr>
        <w:rPr>
          <w:color w:val="000000" w:themeColor="text1"/>
        </w:rPr>
      </w:pPr>
      <w:r w:rsidRPr="001467B4">
        <w:rPr>
          <w:b/>
          <w:bCs/>
          <w:color w:val="000000" w:themeColor="text1"/>
        </w:rPr>
        <w:lastRenderedPageBreak/>
        <w:t>部署环境复杂：</w:t>
      </w:r>
      <w:r w:rsidRPr="001467B4">
        <w:rPr>
          <w:color w:val="000000" w:themeColor="text1"/>
        </w:rPr>
        <w:t xml:space="preserve"> </w:t>
      </w:r>
      <w:r w:rsidRPr="001467B4">
        <w:rPr>
          <w:color w:val="000000" w:themeColor="text1"/>
        </w:rPr>
        <w:t>网络隔离、边缘计算、老旧系统集成，不是云端一键部署</w:t>
      </w:r>
    </w:p>
    <w:p w14:paraId="12C25676" w14:textId="77777777" w:rsidR="001467B4" w:rsidRPr="001467B4" w:rsidRDefault="001467B4" w:rsidP="001467B4">
      <w:pPr>
        <w:numPr>
          <w:ilvl w:val="0"/>
          <w:numId w:val="70"/>
        </w:numPr>
        <w:rPr>
          <w:color w:val="000000" w:themeColor="text1"/>
        </w:rPr>
      </w:pPr>
      <w:r w:rsidRPr="001467B4">
        <w:rPr>
          <w:b/>
          <w:bCs/>
          <w:color w:val="000000" w:themeColor="text1"/>
        </w:rPr>
        <w:t>人机协作是核心：</w:t>
      </w:r>
      <w:r w:rsidRPr="001467B4">
        <w:rPr>
          <w:color w:val="000000" w:themeColor="text1"/>
        </w:rPr>
        <w:t xml:space="preserve"> </w:t>
      </w:r>
      <w:r w:rsidRPr="001467B4">
        <w:rPr>
          <w:color w:val="000000" w:themeColor="text1"/>
        </w:rPr>
        <w:t>模型的输出最终要被维护工程师接受并执行，算法再好，工程师不信任就没有价值</w:t>
      </w:r>
    </w:p>
    <w:p w14:paraId="447B9E18" w14:textId="77777777" w:rsidR="001467B4" w:rsidRPr="001467B4" w:rsidRDefault="001467B4" w:rsidP="001467B4">
      <w:pPr>
        <w:numPr>
          <w:ilvl w:val="0"/>
          <w:numId w:val="70"/>
        </w:numPr>
        <w:rPr>
          <w:color w:val="000000" w:themeColor="text1"/>
        </w:rPr>
      </w:pPr>
      <w:r w:rsidRPr="001467B4">
        <w:rPr>
          <w:b/>
          <w:bCs/>
          <w:color w:val="000000" w:themeColor="text1"/>
        </w:rPr>
        <w:t>领域知识不可替代：</w:t>
      </w:r>
      <w:r w:rsidRPr="001467B4">
        <w:rPr>
          <w:color w:val="000000" w:themeColor="text1"/>
        </w:rPr>
        <w:t xml:space="preserve"> </w:t>
      </w:r>
      <w:r w:rsidRPr="001467B4">
        <w:rPr>
          <w:color w:val="000000" w:themeColor="text1"/>
        </w:rPr>
        <w:t>不懂轴承物理、不懂</w:t>
      </w:r>
      <w:r w:rsidRPr="001467B4">
        <w:rPr>
          <w:color w:val="000000" w:themeColor="text1"/>
        </w:rPr>
        <w:t>fab</w:t>
      </w:r>
      <w:r w:rsidRPr="001467B4">
        <w:rPr>
          <w:color w:val="000000" w:themeColor="text1"/>
        </w:rPr>
        <w:t>工艺，数据再多也建不出好模型</w:t>
      </w:r>
    </w:p>
    <w:p w14:paraId="556CE585" w14:textId="77777777" w:rsidR="001467B4" w:rsidRPr="001467B4" w:rsidRDefault="001467B4" w:rsidP="001467B4">
      <w:pPr>
        <w:rPr>
          <w:color w:val="000000" w:themeColor="text1"/>
        </w:rPr>
      </w:pPr>
      <w:r w:rsidRPr="001467B4">
        <w:rPr>
          <w:b/>
          <w:bCs/>
          <w:color w:val="000000" w:themeColor="text1"/>
        </w:rPr>
        <w:t>一句话总结：</w:t>
      </w:r>
    </w:p>
    <w:p w14:paraId="4DAE013F" w14:textId="77777777" w:rsidR="001467B4" w:rsidRPr="001467B4" w:rsidRDefault="001467B4" w:rsidP="001467B4">
      <w:pPr>
        <w:rPr>
          <w:color w:val="000000" w:themeColor="text1"/>
        </w:rPr>
      </w:pPr>
      <w:r w:rsidRPr="001467B4">
        <w:rPr>
          <w:color w:val="000000" w:themeColor="text1"/>
        </w:rPr>
        <w:t>"</w:t>
      </w:r>
      <w:r w:rsidRPr="001467B4">
        <w:rPr>
          <w:color w:val="000000" w:themeColor="text1"/>
        </w:rPr>
        <w:t>互联网</w:t>
      </w:r>
      <w:r w:rsidRPr="001467B4">
        <w:rPr>
          <w:color w:val="000000" w:themeColor="text1"/>
        </w:rPr>
        <w:t>AI</w:t>
      </w:r>
      <w:r w:rsidRPr="001467B4">
        <w:rPr>
          <w:color w:val="000000" w:themeColor="text1"/>
        </w:rPr>
        <w:t>是数据驱动的，</w:t>
      </w:r>
      <w:r w:rsidRPr="001467B4">
        <w:rPr>
          <w:color w:val="000000" w:themeColor="text1"/>
        </w:rPr>
        <w:t>Industrial AI</w:t>
      </w:r>
      <w:r w:rsidRPr="001467B4">
        <w:rPr>
          <w:color w:val="000000" w:themeColor="text1"/>
        </w:rPr>
        <w:t>是数据</w:t>
      </w:r>
      <w:r w:rsidRPr="001467B4">
        <w:rPr>
          <w:color w:val="000000" w:themeColor="text1"/>
        </w:rPr>
        <w:t>+</w:t>
      </w:r>
      <w:r w:rsidRPr="001467B4">
        <w:rPr>
          <w:color w:val="000000" w:themeColor="text1"/>
        </w:rPr>
        <w:t>物理</w:t>
      </w:r>
      <w:r w:rsidRPr="001467B4">
        <w:rPr>
          <w:color w:val="000000" w:themeColor="text1"/>
        </w:rPr>
        <w:t>+</w:t>
      </w:r>
      <w:r w:rsidRPr="001467B4">
        <w:rPr>
          <w:color w:val="000000" w:themeColor="text1"/>
        </w:rPr>
        <w:t>人共同驱动的。后者的难度不在算法，在于如何在复杂的真实世界里让算法真正落地产生价值。</w:t>
      </w:r>
      <w:r w:rsidRPr="001467B4">
        <w:rPr>
          <w:color w:val="000000" w:themeColor="text1"/>
        </w:rPr>
        <w:t>"</w:t>
      </w:r>
    </w:p>
    <w:p w14:paraId="2772B73D" w14:textId="77777777" w:rsidR="001467B4" w:rsidRPr="001467B4" w:rsidRDefault="001467B4" w:rsidP="001467B4">
      <w:pPr>
        <w:rPr>
          <w:color w:val="000000" w:themeColor="text1"/>
        </w:rPr>
      </w:pPr>
      <w:r w:rsidRPr="001467B4">
        <w:rPr>
          <w:color w:val="000000" w:themeColor="text1"/>
        </w:rPr>
        <w:pict w14:anchorId="137776D6">
          <v:rect id="_x0000_i1551" style="width:0;height:1.5pt" o:hralign="center" o:hrstd="t" o:hr="t" fillcolor="#a0a0a0" stroked="f"/>
        </w:pict>
      </w:r>
    </w:p>
    <w:p w14:paraId="76EC6178" w14:textId="77777777" w:rsidR="001467B4" w:rsidRPr="001467B4" w:rsidRDefault="001467B4" w:rsidP="001467B4">
      <w:pPr>
        <w:rPr>
          <w:b/>
          <w:bCs/>
          <w:color w:val="000000" w:themeColor="text1"/>
        </w:rPr>
      </w:pPr>
      <w:r w:rsidRPr="001467B4">
        <w:rPr>
          <w:b/>
          <w:bCs/>
          <w:color w:val="000000" w:themeColor="text1"/>
        </w:rPr>
        <w:t>补充</w:t>
      </w:r>
      <w:r w:rsidRPr="001467B4">
        <w:rPr>
          <w:b/>
          <w:bCs/>
          <w:color w:val="000000" w:themeColor="text1"/>
        </w:rPr>
        <w:t xml:space="preserve">2. </w:t>
      </w:r>
      <w:r w:rsidRPr="001467B4">
        <w:rPr>
          <w:b/>
          <w:bCs/>
          <w:color w:val="000000" w:themeColor="text1"/>
        </w:rPr>
        <w:t>什么叫</w:t>
      </w:r>
      <w:r w:rsidRPr="001467B4">
        <w:rPr>
          <w:b/>
          <w:bCs/>
          <w:color w:val="000000" w:themeColor="text1"/>
        </w:rPr>
        <w:t>"commercially minded Data Scientist"</w:t>
      </w:r>
      <w:r w:rsidRPr="001467B4">
        <w:rPr>
          <w:b/>
          <w:bCs/>
          <w:color w:val="000000" w:themeColor="text1"/>
        </w:rPr>
        <w:t>？一个只懂技术的</w:t>
      </w:r>
      <w:r w:rsidRPr="001467B4">
        <w:rPr>
          <w:b/>
          <w:bCs/>
          <w:color w:val="000000" w:themeColor="text1"/>
        </w:rPr>
        <w:t>Data Scientist</w:t>
      </w:r>
      <w:r w:rsidRPr="001467B4">
        <w:rPr>
          <w:b/>
          <w:bCs/>
          <w:color w:val="000000" w:themeColor="text1"/>
        </w:rPr>
        <w:t>和一个</w:t>
      </w:r>
      <w:r w:rsidRPr="001467B4">
        <w:rPr>
          <w:b/>
          <w:bCs/>
          <w:color w:val="000000" w:themeColor="text1"/>
        </w:rPr>
        <w:t>commercially minded</w:t>
      </w:r>
      <w:r w:rsidRPr="001467B4">
        <w:rPr>
          <w:b/>
          <w:bCs/>
          <w:color w:val="000000" w:themeColor="text1"/>
        </w:rPr>
        <w:t>的</w:t>
      </w:r>
      <w:r w:rsidRPr="001467B4">
        <w:rPr>
          <w:b/>
          <w:bCs/>
          <w:color w:val="000000" w:themeColor="text1"/>
        </w:rPr>
        <w:t>Data Scientist</w:t>
      </w:r>
      <w:r w:rsidRPr="001467B4">
        <w:rPr>
          <w:b/>
          <w:bCs/>
          <w:color w:val="000000" w:themeColor="text1"/>
        </w:rPr>
        <w:t>，在工作中的差异体现在哪里？</w:t>
      </w:r>
    </w:p>
    <w:p w14:paraId="65642F47" w14:textId="77777777" w:rsidR="001467B4" w:rsidRPr="001467B4" w:rsidRDefault="001467B4" w:rsidP="001467B4">
      <w:pPr>
        <w:rPr>
          <w:color w:val="000000" w:themeColor="text1"/>
        </w:rPr>
      </w:pPr>
      <w:r w:rsidRPr="001467B4">
        <w:rPr>
          <w:b/>
          <w:bCs/>
          <w:color w:val="000000" w:themeColor="text1"/>
        </w:rPr>
        <w:t>答：</w:t>
      </w:r>
    </w:p>
    <w:p w14:paraId="4F76AC34" w14:textId="77777777" w:rsidR="001467B4" w:rsidRPr="001467B4" w:rsidRDefault="001467B4" w:rsidP="001467B4">
      <w:pPr>
        <w:numPr>
          <w:ilvl w:val="0"/>
          <w:numId w:val="71"/>
        </w:numPr>
        <w:rPr>
          <w:color w:val="000000" w:themeColor="text1"/>
        </w:rPr>
      </w:pPr>
      <w:r w:rsidRPr="001467B4">
        <w:rPr>
          <w:b/>
          <w:bCs/>
          <w:color w:val="000000" w:themeColor="text1"/>
        </w:rPr>
        <w:t>这是</w:t>
      </w:r>
      <w:proofErr w:type="spellStart"/>
      <w:r w:rsidRPr="001467B4">
        <w:rPr>
          <w:b/>
          <w:bCs/>
          <w:color w:val="000000" w:themeColor="text1"/>
        </w:rPr>
        <w:t>Minjian</w:t>
      </w:r>
      <w:proofErr w:type="spellEnd"/>
      <w:r w:rsidRPr="001467B4">
        <w:rPr>
          <w:b/>
          <w:bCs/>
          <w:color w:val="000000" w:themeColor="text1"/>
        </w:rPr>
        <w:t>在招聘帖里特别强调的词，说明他被不懂商业的纯技术人员坑过。</w:t>
      </w:r>
    </w:p>
    <w:p w14:paraId="16B938EF" w14:textId="77777777" w:rsidR="001467B4" w:rsidRPr="001467B4" w:rsidRDefault="001467B4" w:rsidP="001467B4">
      <w:pPr>
        <w:rPr>
          <w:color w:val="000000" w:themeColor="text1"/>
        </w:rPr>
      </w:pPr>
      <w:r w:rsidRPr="001467B4">
        <w:rPr>
          <w:b/>
          <w:bCs/>
          <w:color w:val="000000" w:themeColor="text1"/>
        </w:rPr>
        <w:t>只懂技术的</w:t>
      </w:r>
      <w:r w:rsidRPr="001467B4">
        <w:rPr>
          <w:b/>
          <w:bCs/>
          <w:color w:val="000000" w:themeColor="text1"/>
        </w:rPr>
        <w:t>Data Scientist</w:t>
      </w:r>
      <w:r w:rsidRPr="001467B4">
        <w:rPr>
          <w:b/>
          <w:bCs/>
          <w:color w:val="000000" w:themeColor="text1"/>
        </w:rPr>
        <w:t>：</w:t>
      </w:r>
    </w:p>
    <w:p w14:paraId="5AC9EDD5" w14:textId="77777777" w:rsidR="001467B4" w:rsidRPr="001467B4" w:rsidRDefault="001467B4" w:rsidP="001467B4">
      <w:pPr>
        <w:numPr>
          <w:ilvl w:val="0"/>
          <w:numId w:val="72"/>
        </w:numPr>
        <w:rPr>
          <w:color w:val="000000" w:themeColor="text1"/>
        </w:rPr>
      </w:pPr>
      <w:r w:rsidRPr="001467B4">
        <w:rPr>
          <w:color w:val="000000" w:themeColor="text1"/>
        </w:rPr>
        <w:t>把模型精度当唯一目标，</w:t>
      </w:r>
      <w:r w:rsidRPr="001467B4">
        <w:rPr>
          <w:color w:val="000000" w:themeColor="text1"/>
        </w:rPr>
        <w:t>RMSE</w:t>
      </w:r>
      <w:r w:rsidRPr="001467B4">
        <w:rPr>
          <w:color w:val="000000" w:themeColor="text1"/>
        </w:rPr>
        <w:t>从</w:t>
      </w:r>
      <w:r w:rsidRPr="001467B4">
        <w:rPr>
          <w:color w:val="000000" w:themeColor="text1"/>
        </w:rPr>
        <w:t>0.15</w:t>
      </w:r>
      <w:r w:rsidRPr="001467B4">
        <w:rPr>
          <w:color w:val="000000" w:themeColor="text1"/>
        </w:rPr>
        <w:t>降到</w:t>
      </w:r>
      <w:r w:rsidRPr="001467B4">
        <w:rPr>
          <w:color w:val="000000" w:themeColor="text1"/>
        </w:rPr>
        <w:t>0.14</w:t>
      </w:r>
      <w:r w:rsidRPr="001467B4">
        <w:rPr>
          <w:color w:val="000000" w:themeColor="text1"/>
        </w:rPr>
        <w:t>就很兴奋</w:t>
      </w:r>
    </w:p>
    <w:p w14:paraId="0FB5E963" w14:textId="77777777" w:rsidR="001467B4" w:rsidRPr="001467B4" w:rsidRDefault="001467B4" w:rsidP="001467B4">
      <w:pPr>
        <w:numPr>
          <w:ilvl w:val="0"/>
          <w:numId w:val="72"/>
        </w:numPr>
        <w:rPr>
          <w:color w:val="000000" w:themeColor="text1"/>
        </w:rPr>
      </w:pPr>
      <w:r w:rsidRPr="001467B4">
        <w:rPr>
          <w:color w:val="000000" w:themeColor="text1"/>
        </w:rPr>
        <w:t>不问</w:t>
      </w:r>
      <w:r w:rsidRPr="001467B4">
        <w:rPr>
          <w:color w:val="000000" w:themeColor="text1"/>
        </w:rPr>
        <w:t>"</w:t>
      </w:r>
      <w:r w:rsidRPr="001467B4">
        <w:rPr>
          <w:color w:val="000000" w:themeColor="text1"/>
        </w:rPr>
        <w:t>这个模型能给客户带来多少价值</w:t>
      </w:r>
      <w:r w:rsidRPr="001467B4">
        <w:rPr>
          <w:color w:val="000000" w:themeColor="text1"/>
        </w:rPr>
        <w:t>"</w:t>
      </w:r>
    </w:p>
    <w:p w14:paraId="50C728BF" w14:textId="77777777" w:rsidR="001467B4" w:rsidRPr="001467B4" w:rsidRDefault="001467B4" w:rsidP="001467B4">
      <w:pPr>
        <w:numPr>
          <w:ilvl w:val="0"/>
          <w:numId w:val="72"/>
        </w:numPr>
        <w:rPr>
          <w:color w:val="000000" w:themeColor="text1"/>
        </w:rPr>
      </w:pPr>
      <w:r w:rsidRPr="001467B4">
        <w:rPr>
          <w:color w:val="000000" w:themeColor="text1"/>
        </w:rPr>
        <w:t>交付一个</w:t>
      </w:r>
      <w:proofErr w:type="spellStart"/>
      <w:r w:rsidRPr="001467B4">
        <w:rPr>
          <w:color w:val="000000" w:themeColor="text1"/>
        </w:rPr>
        <w:t>Jupyter</w:t>
      </w:r>
      <w:proofErr w:type="spellEnd"/>
      <w:r w:rsidRPr="001467B4">
        <w:rPr>
          <w:color w:val="000000" w:themeColor="text1"/>
        </w:rPr>
        <w:t xml:space="preserve"> Notebook</w:t>
      </w:r>
      <w:r w:rsidRPr="001467B4">
        <w:rPr>
          <w:color w:val="000000" w:themeColor="text1"/>
        </w:rPr>
        <w:t>就觉得工作完成了</w:t>
      </w:r>
    </w:p>
    <w:p w14:paraId="0373008E" w14:textId="77777777" w:rsidR="001467B4" w:rsidRPr="001467B4" w:rsidRDefault="001467B4" w:rsidP="001467B4">
      <w:pPr>
        <w:numPr>
          <w:ilvl w:val="0"/>
          <w:numId w:val="72"/>
        </w:numPr>
        <w:rPr>
          <w:color w:val="000000" w:themeColor="text1"/>
        </w:rPr>
      </w:pPr>
      <w:r w:rsidRPr="001467B4">
        <w:rPr>
          <w:color w:val="000000" w:themeColor="text1"/>
        </w:rPr>
        <w:t>遇到客户质疑，用技术术语解释，让客户更困惑</w:t>
      </w:r>
    </w:p>
    <w:p w14:paraId="6DE900E7" w14:textId="77777777" w:rsidR="001467B4" w:rsidRPr="001467B4" w:rsidRDefault="001467B4" w:rsidP="001467B4">
      <w:pPr>
        <w:numPr>
          <w:ilvl w:val="0"/>
          <w:numId w:val="72"/>
        </w:numPr>
        <w:rPr>
          <w:color w:val="000000" w:themeColor="text1"/>
        </w:rPr>
      </w:pPr>
      <w:r w:rsidRPr="001467B4">
        <w:rPr>
          <w:color w:val="000000" w:themeColor="text1"/>
        </w:rPr>
        <w:t>不关心合同、不关心销售、不关心客户续约</w:t>
      </w:r>
    </w:p>
    <w:p w14:paraId="1ED49C66" w14:textId="77777777" w:rsidR="001467B4" w:rsidRPr="001467B4" w:rsidRDefault="001467B4" w:rsidP="001467B4">
      <w:pPr>
        <w:rPr>
          <w:color w:val="000000" w:themeColor="text1"/>
        </w:rPr>
      </w:pPr>
      <w:r w:rsidRPr="001467B4">
        <w:rPr>
          <w:b/>
          <w:bCs/>
          <w:color w:val="000000" w:themeColor="text1"/>
        </w:rPr>
        <w:t>Commercially minded</w:t>
      </w:r>
      <w:r w:rsidRPr="001467B4">
        <w:rPr>
          <w:b/>
          <w:bCs/>
          <w:color w:val="000000" w:themeColor="text1"/>
        </w:rPr>
        <w:t>的</w:t>
      </w:r>
      <w:r w:rsidRPr="001467B4">
        <w:rPr>
          <w:b/>
          <w:bCs/>
          <w:color w:val="000000" w:themeColor="text1"/>
        </w:rPr>
        <w:t>Data Scientist</w:t>
      </w:r>
      <w:r w:rsidRPr="001467B4">
        <w:rPr>
          <w:b/>
          <w:bCs/>
          <w:color w:val="000000" w:themeColor="text1"/>
        </w:rPr>
        <w:t>：</w:t>
      </w:r>
    </w:p>
    <w:p w14:paraId="5D80BFE8" w14:textId="77777777" w:rsidR="001467B4" w:rsidRPr="001467B4" w:rsidRDefault="001467B4" w:rsidP="001467B4">
      <w:pPr>
        <w:numPr>
          <w:ilvl w:val="0"/>
          <w:numId w:val="73"/>
        </w:numPr>
        <w:rPr>
          <w:color w:val="000000" w:themeColor="text1"/>
        </w:rPr>
      </w:pPr>
      <w:r w:rsidRPr="001467B4">
        <w:rPr>
          <w:color w:val="000000" w:themeColor="text1"/>
        </w:rPr>
        <w:t>第一个问题永远是：</w:t>
      </w:r>
      <w:r w:rsidRPr="001467B4">
        <w:rPr>
          <w:color w:val="000000" w:themeColor="text1"/>
        </w:rPr>
        <w:t>"</w:t>
      </w:r>
      <w:r w:rsidRPr="001467B4">
        <w:rPr>
          <w:color w:val="000000" w:themeColor="text1"/>
        </w:rPr>
        <w:t>这个模型能帮客户省多少钱</w:t>
      </w:r>
      <w:r w:rsidRPr="001467B4">
        <w:rPr>
          <w:color w:val="000000" w:themeColor="text1"/>
        </w:rPr>
        <w:t>/</w:t>
      </w:r>
      <w:r w:rsidRPr="001467B4">
        <w:rPr>
          <w:color w:val="000000" w:themeColor="text1"/>
        </w:rPr>
        <w:t>避免多少停机？</w:t>
      </w:r>
      <w:r w:rsidRPr="001467B4">
        <w:rPr>
          <w:color w:val="000000" w:themeColor="text1"/>
        </w:rPr>
        <w:t>"</w:t>
      </w:r>
    </w:p>
    <w:p w14:paraId="2F4F12BB" w14:textId="77777777" w:rsidR="001467B4" w:rsidRPr="001467B4" w:rsidRDefault="001467B4" w:rsidP="001467B4">
      <w:pPr>
        <w:numPr>
          <w:ilvl w:val="0"/>
          <w:numId w:val="73"/>
        </w:numPr>
        <w:rPr>
          <w:color w:val="000000" w:themeColor="text1"/>
        </w:rPr>
      </w:pPr>
      <w:r w:rsidRPr="001467B4">
        <w:rPr>
          <w:color w:val="000000" w:themeColor="text1"/>
        </w:rPr>
        <w:t>把技术决策和商业结果挂钩：选这个算法，是因为它能支撑</w:t>
      </w:r>
      <w:r w:rsidRPr="001467B4">
        <w:rPr>
          <w:color w:val="000000" w:themeColor="text1"/>
        </w:rPr>
        <w:t>OBC</w:t>
      </w:r>
      <w:r w:rsidRPr="001467B4">
        <w:rPr>
          <w:color w:val="000000" w:themeColor="text1"/>
        </w:rPr>
        <w:t>的</w:t>
      </w:r>
      <w:r w:rsidRPr="001467B4">
        <w:rPr>
          <w:color w:val="000000" w:themeColor="text1"/>
        </w:rPr>
        <w:t>SLA</w:t>
      </w:r>
      <w:r w:rsidRPr="001467B4">
        <w:rPr>
          <w:color w:val="000000" w:themeColor="text1"/>
        </w:rPr>
        <w:t>承诺</w:t>
      </w:r>
    </w:p>
    <w:p w14:paraId="078E558C" w14:textId="77777777" w:rsidR="001467B4" w:rsidRPr="001467B4" w:rsidRDefault="001467B4" w:rsidP="001467B4">
      <w:pPr>
        <w:numPr>
          <w:ilvl w:val="0"/>
          <w:numId w:val="73"/>
        </w:numPr>
        <w:rPr>
          <w:color w:val="000000" w:themeColor="text1"/>
        </w:rPr>
      </w:pPr>
      <w:r w:rsidRPr="001467B4">
        <w:rPr>
          <w:color w:val="000000" w:themeColor="text1"/>
        </w:rPr>
        <w:t>主动参与销售前期：帮销售团队做技术演示，用数据说服客户签</w:t>
      </w:r>
      <w:r w:rsidRPr="001467B4">
        <w:rPr>
          <w:color w:val="000000" w:themeColor="text1"/>
        </w:rPr>
        <w:t>OBC</w:t>
      </w:r>
    </w:p>
    <w:p w14:paraId="7A748584" w14:textId="77777777" w:rsidR="001467B4" w:rsidRPr="001467B4" w:rsidRDefault="001467B4" w:rsidP="001467B4">
      <w:pPr>
        <w:numPr>
          <w:ilvl w:val="0"/>
          <w:numId w:val="73"/>
        </w:numPr>
        <w:rPr>
          <w:color w:val="000000" w:themeColor="text1"/>
        </w:rPr>
      </w:pPr>
      <w:r w:rsidRPr="001467B4">
        <w:rPr>
          <w:color w:val="000000" w:themeColor="text1"/>
        </w:rPr>
        <w:t>知道什么时候</w:t>
      </w:r>
      <w:r w:rsidRPr="001467B4">
        <w:rPr>
          <w:color w:val="000000" w:themeColor="text1"/>
        </w:rPr>
        <w:t>"good enough is better than perfect"——</w:t>
      </w:r>
      <w:r w:rsidRPr="001467B4">
        <w:rPr>
          <w:color w:val="000000" w:themeColor="text1"/>
        </w:rPr>
        <w:t>模型够用就上线，不无限追求精度</w:t>
      </w:r>
    </w:p>
    <w:p w14:paraId="633318DB" w14:textId="77777777" w:rsidR="001467B4" w:rsidRPr="001467B4" w:rsidRDefault="001467B4" w:rsidP="001467B4">
      <w:pPr>
        <w:numPr>
          <w:ilvl w:val="0"/>
          <w:numId w:val="73"/>
        </w:numPr>
        <w:rPr>
          <w:color w:val="000000" w:themeColor="text1"/>
        </w:rPr>
      </w:pPr>
      <w:r w:rsidRPr="001467B4">
        <w:rPr>
          <w:color w:val="000000" w:themeColor="text1"/>
        </w:rPr>
        <w:t>关注客户续约：主动汇报模型带来的价值，让客户看到</w:t>
      </w:r>
      <w:r w:rsidRPr="001467B4">
        <w:rPr>
          <w:color w:val="000000" w:themeColor="text1"/>
        </w:rPr>
        <w:t>ROI</w:t>
      </w:r>
    </w:p>
    <w:p w14:paraId="3A4D65CC" w14:textId="77777777" w:rsidR="001467B4" w:rsidRPr="001467B4" w:rsidRDefault="001467B4" w:rsidP="001467B4">
      <w:pPr>
        <w:numPr>
          <w:ilvl w:val="0"/>
          <w:numId w:val="73"/>
        </w:numPr>
        <w:rPr>
          <w:color w:val="000000" w:themeColor="text1"/>
        </w:rPr>
      </w:pPr>
      <w:r w:rsidRPr="001467B4">
        <w:rPr>
          <w:color w:val="000000" w:themeColor="text1"/>
        </w:rPr>
        <w:t>理解定价逻辑：知道</w:t>
      </w:r>
      <w:r w:rsidRPr="001467B4">
        <w:rPr>
          <w:color w:val="000000" w:themeColor="text1"/>
        </w:rPr>
        <w:t>Edwards</w:t>
      </w:r>
      <w:r w:rsidRPr="001467B4">
        <w:rPr>
          <w:color w:val="000000" w:themeColor="text1"/>
        </w:rPr>
        <w:t>的预测维护服务值多少钱，为什么值这个价</w:t>
      </w:r>
    </w:p>
    <w:p w14:paraId="46470D97" w14:textId="77777777" w:rsidR="001467B4" w:rsidRPr="001467B4" w:rsidRDefault="001467B4" w:rsidP="001467B4">
      <w:pPr>
        <w:rPr>
          <w:color w:val="000000" w:themeColor="text1"/>
        </w:rPr>
      </w:pPr>
      <w:r w:rsidRPr="001467B4">
        <w:rPr>
          <w:b/>
          <w:bCs/>
          <w:color w:val="000000" w:themeColor="text1"/>
        </w:rPr>
        <w:t>你的</w:t>
      </w:r>
      <w:r w:rsidRPr="001467B4">
        <w:rPr>
          <w:b/>
          <w:bCs/>
          <w:color w:val="000000" w:themeColor="text1"/>
        </w:rPr>
        <w:t>BASF</w:t>
      </w:r>
      <w:r w:rsidRPr="001467B4">
        <w:rPr>
          <w:b/>
          <w:bCs/>
          <w:color w:val="000000" w:themeColor="text1"/>
        </w:rPr>
        <w:t>经验里已经有这个影子：</w:t>
      </w:r>
    </w:p>
    <w:p w14:paraId="2EE12276" w14:textId="77777777" w:rsidR="001467B4" w:rsidRPr="001467B4" w:rsidRDefault="001467B4" w:rsidP="001467B4">
      <w:pPr>
        <w:numPr>
          <w:ilvl w:val="0"/>
          <w:numId w:val="74"/>
        </w:numPr>
        <w:rPr>
          <w:color w:val="000000" w:themeColor="text1"/>
        </w:rPr>
      </w:pPr>
      <w:r w:rsidRPr="001467B4">
        <w:rPr>
          <w:color w:val="000000" w:themeColor="text1"/>
        </w:rPr>
        <w:t>你做的</w:t>
      </w:r>
      <w:r w:rsidRPr="001467B4">
        <w:rPr>
          <w:color w:val="000000" w:themeColor="text1"/>
        </w:rPr>
        <w:t>"Before vs. After"</w:t>
      </w:r>
      <w:r w:rsidRPr="001467B4">
        <w:rPr>
          <w:color w:val="000000" w:themeColor="text1"/>
        </w:rPr>
        <w:t>可视化，本质上就是在量化模型的商业价值</w:t>
      </w:r>
    </w:p>
    <w:p w14:paraId="0DF3E316" w14:textId="77777777" w:rsidR="001467B4" w:rsidRPr="001467B4" w:rsidRDefault="001467B4" w:rsidP="001467B4">
      <w:pPr>
        <w:numPr>
          <w:ilvl w:val="0"/>
          <w:numId w:val="74"/>
        </w:numPr>
        <w:rPr>
          <w:color w:val="000000" w:themeColor="text1"/>
        </w:rPr>
      </w:pPr>
      <w:r w:rsidRPr="001467B4">
        <w:rPr>
          <w:color w:val="000000" w:themeColor="text1"/>
        </w:rPr>
        <w:t>你给非技术</w:t>
      </w:r>
      <w:r w:rsidRPr="001467B4">
        <w:rPr>
          <w:color w:val="000000" w:themeColor="text1"/>
        </w:rPr>
        <w:t>stakeholder</w:t>
      </w:r>
      <w:r w:rsidRPr="001467B4">
        <w:rPr>
          <w:color w:val="000000" w:themeColor="text1"/>
        </w:rPr>
        <w:t>讲模型结果，就是在做内部</w:t>
      </w:r>
      <w:r w:rsidRPr="001467B4">
        <w:rPr>
          <w:color w:val="000000" w:themeColor="text1"/>
        </w:rPr>
        <w:t>"</w:t>
      </w:r>
      <w:r w:rsidRPr="001467B4">
        <w:rPr>
          <w:color w:val="000000" w:themeColor="text1"/>
        </w:rPr>
        <w:t>销售</w:t>
      </w:r>
      <w:r w:rsidRPr="001467B4">
        <w:rPr>
          <w:color w:val="000000" w:themeColor="text1"/>
        </w:rPr>
        <w:t>"</w:t>
      </w:r>
    </w:p>
    <w:p w14:paraId="605B6AC7" w14:textId="77777777" w:rsidR="001467B4" w:rsidRPr="001467B4" w:rsidRDefault="001467B4" w:rsidP="001467B4">
      <w:pPr>
        <w:rPr>
          <w:color w:val="000000" w:themeColor="text1"/>
        </w:rPr>
      </w:pPr>
      <w:r w:rsidRPr="001467B4">
        <w:rPr>
          <w:b/>
          <w:bCs/>
          <w:color w:val="000000" w:themeColor="text1"/>
        </w:rPr>
        <w:t>面试里怎么体现：</w:t>
      </w:r>
    </w:p>
    <w:p w14:paraId="2E1C3F71" w14:textId="77777777" w:rsidR="001467B4" w:rsidRPr="001467B4" w:rsidRDefault="001467B4" w:rsidP="001467B4">
      <w:pPr>
        <w:rPr>
          <w:color w:val="000000" w:themeColor="text1"/>
        </w:rPr>
      </w:pPr>
      <w:r w:rsidRPr="001467B4">
        <w:rPr>
          <w:color w:val="000000" w:themeColor="text1"/>
        </w:rPr>
        <w:t>"</w:t>
      </w:r>
      <w:r w:rsidRPr="001467B4">
        <w:rPr>
          <w:color w:val="000000" w:themeColor="text1"/>
        </w:rPr>
        <w:t>我在</w:t>
      </w:r>
      <w:r w:rsidRPr="001467B4">
        <w:rPr>
          <w:color w:val="000000" w:themeColor="text1"/>
        </w:rPr>
        <w:t>BASF</w:t>
      </w:r>
      <w:r w:rsidRPr="001467B4">
        <w:rPr>
          <w:color w:val="000000" w:themeColor="text1"/>
        </w:rPr>
        <w:t>做每个项目，第一步都是和业务团队对齐：这个模型如果准了，能节省多少维护成本？能减少多少停机小时？有了这个数字，我才知道模型需要做到什么精度，也知道怎么向管理层汇报价值。</w:t>
      </w:r>
      <w:r w:rsidRPr="001467B4">
        <w:rPr>
          <w:color w:val="000000" w:themeColor="text1"/>
        </w:rPr>
        <w:t>"</w:t>
      </w:r>
    </w:p>
    <w:p w14:paraId="0CBAA227" w14:textId="77777777" w:rsidR="001467B4" w:rsidRPr="001467B4" w:rsidRDefault="001467B4" w:rsidP="001467B4">
      <w:pPr>
        <w:rPr>
          <w:color w:val="000000" w:themeColor="text1"/>
        </w:rPr>
      </w:pPr>
      <w:r w:rsidRPr="001467B4">
        <w:rPr>
          <w:color w:val="000000" w:themeColor="text1"/>
        </w:rPr>
        <w:pict w14:anchorId="6916AC82">
          <v:rect id="_x0000_i1552" style="width:0;height:1.5pt" o:hralign="center" o:hrstd="t" o:hr="t" fillcolor="#a0a0a0" stroked="f"/>
        </w:pict>
      </w:r>
    </w:p>
    <w:p w14:paraId="6EEB6C4F" w14:textId="77777777" w:rsidR="001467B4" w:rsidRPr="001467B4" w:rsidRDefault="001467B4" w:rsidP="001467B4">
      <w:pPr>
        <w:rPr>
          <w:b/>
          <w:bCs/>
          <w:color w:val="000000" w:themeColor="text1"/>
        </w:rPr>
      </w:pPr>
      <w:r w:rsidRPr="001467B4">
        <w:rPr>
          <w:b/>
          <w:bCs/>
          <w:color w:val="000000" w:themeColor="text1"/>
        </w:rPr>
        <w:lastRenderedPageBreak/>
        <w:t>补充</w:t>
      </w:r>
      <w:r w:rsidRPr="001467B4">
        <w:rPr>
          <w:b/>
          <w:bCs/>
          <w:color w:val="000000" w:themeColor="text1"/>
        </w:rPr>
        <w:t>3. Edwards</w:t>
      </w:r>
      <w:r w:rsidRPr="001467B4">
        <w:rPr>
          <w:b/>
          <w:bCs/>
          <w:color w:val="000000" w:themeColor="text1"/>
        </w:rPr>
        <w:t>的销售团队在向客户推销</w:t>
      </w:r>
      <w:r w:rsidRPr="001467B4">
        <w:rPr>
          <w:b/>
          <w:bCs/>
          <w:color w:val="000000" w:themeColor="text1"/>
        </w:rPr>
        <w:t>OBC</w:t>
      </w:r>
      <w:r w:rsidRPr="001467B4">
        <w:rPr>
          <w:b/>
          <w:bCs/>
          <w:color w:val="000000" w:themeColor="text1"/>
        </w:rPr>
        <w:t>时，</w:t>
      </w:r>
      <w:r w:rsidRPr="001467B4">
        <w:rPr>
          <w:b/>
          <w:bCs/>
          <w:color w:val="000000" w:themeColor="text1"/>
        </w:rPr>
        <w:t>Data Scientist</w:t>
      </w:r>
      <w:r w:rsidRPr="001467B4">
        <w:rPr>
          <w:b/>
          <w:bCs/>
          <w:color w:val="000000" w:themeColor="text1"/>
        </w:rPr>
        <w:t>应该扮演什么角色？你有没有类似的经验？</w:t>
      </w:r>
    </w:p>
    <w:p w14:paraId="58A7111A" w14:textId="77777777" w:rsidR="001467B4" w:rsidRPr="001467B4" w:rsidRDefault="001467B4" w:rsidP="001467B4">
      <w:pPr>
        <w:rPr>
          <w:color w:val="000000" w:themeColor="text1"/>
        </w:rPr>
      </w:pPr>
      <w:r w:rsidRPr="001467B4">
        <w:rPr>
          <w:b/>
          <w:bCs/>
          <w:color w:val="000000" w:themeColor="text1"/>
        </w:rPr>
        <w:t>答：</w:t>
      </w:r>
    </w:p>
    <w:p w14:paraId="1C47FCC5" w14:textId="77777777" w:rsidR="001467B4" w:rsidRPr="001467B4" w:rsidRDefault="001467B4" w:rsidP="001467B4">
      <w:pPr>
        <w:numPr>
          <w:ilvl w:val="0"/>
          <w:numId w:val="75"/>
        </w:numPr>
        <w:rPr>
          <w:color w:val="000000" w:themeColor="text1"/>
        </w:rPr>
      </w:pPr>
      <w:r w:rsidRPr="001467B4">
        <w:rPr>
          <w:b/>
          <w:bCs/>
          <w:color w:val="000000" w:themeColor="text1"/>
        </w:rPr>
        <w:t>这道题考的是你愿不愿意走出舒适区，承担商业责任。</w:t>
      </w:r>
    </w:p>
    <w:p w14:paraId="10B8E1BE" w14:textId="77777777" w:rsidR="001467B4" w:rsidRPr="001467B4" w:rsidRDefault="001467B4" w:rsidP="001467B4">
      <w:pPr>
        <w:rPr>
          <w:color w:val="000000" w:themeColor="text1"/>
        </w:rPr>
      </w:pPr>
      <w:r w:rsidRPr="001467B4">
        <w:rPr>
          <w:b/>
          <w:bCs/>
          <w:color w:val="000000" w:themeColor="text1"/>
        </w:rPr>
        <w:t>Data Scientist</w:t>
      </w:r>
      <w:r w:rsidRPr="001467B4">
        <w:rPr>
          <w:b/>
          <w:bCs/>
          <w:color w:val="000000" w:themeColor="text1"/>
        </w:rPr>
        <w:t>在</w:t>
      </w:r>
      <w:r w:rsidRPr="001467B4">
        <w:rPr>
          <w:b/>
          <w:bCs/>
          <w:color w:val="000000" w:themeColor="text1"/>
        </w:rPr>
        <w:t>OBC</w:t>
      </w:r>
      <w:r w:rsidRPr="001467B4">
        <w:rPr>
          <w:b/>
          <w:bCs/>
          <w:color w:val="000000" w:themeColor="text1"/>
        </w:rPr>
        <w:t>销售中的具体角色：</w:t>
      </w:r>
    </w:p>
    <w:p w14:paraId="1FB8F723" w14:textId="77777777" w:rsidR="001467B4" w:rsidRPr="001467B4" w:rsidRDefault="001467B4" w:rsidP="001467B4">
      <w:pPr>
        <w:numPr>
          <w:ilvl w:val="0"/>
          <w:numId w:val="76"/>
        </w:numPr>
        <w:rPr>
          <w:color w:val="000000" w:themeColor="text1"/>
        </w:rPr>
      </w:pPr>
      <w:r w:rsidRPr="001467B4">
        <w:rPr>
          <w:b/>
          <w:bCs/>
          <w:color w:val="000000" w:themeColor="text1"/>
        </w:rPr>
        <w:t>技术可信度背书（最重要）：</w:t>
      </w:r>
    </w:p>
    <w:p w14:paraId="15EDCDA3" w14:textId="77777777" w:rsidR="001467B4" w:rsidRPr="001467B4" w:rsidRDefault="001467B4" w:rsidP="001467B4">
      <w:pPr>
        <w:numPr>
          <w:ilvl w:val="1"/>
          <w:numId w:val="76"/>
        </w:numPr>
        <w:rPr>
          <w:color w:val="000000" w:themeColor="text1"/>
        </w:rPr>
      </w:pPr>
      <w:r w:rsidRPr="001467B4">
        <w:rPr>
          <w:color w:val="000000" w:themeColor="text1"/>
        </w:rPr>
        <w:t>客户在签</w:t>
      </w:r>
      <w:r w:rsidRPr="001467B4">
        <w:rPr>
          <w:color w:val="000000" w:themeColor="text1"/>
        </w:rPr>
        <w:t>OBC</w:t>
      </w:r>
      <w:r w:rsidRPr="001467B4">
        <w:rPr>
          <w:color w:val="000000" w:themeColor="text1"/>
        </w:rPr>
        <w:t>前会问：</w:t>
      </w:r>
      <w:r w:rsidRPr="001467B4">
        <w:rPr>
          <w:color w:val="000000" w:themeColor="text1"/>
        </w:rPr>
        <w:t>"</w:t>
      </w:r>
      <w:r w:rsidRPr="001467B4">
        <w:rPr>
          <w:color w:val="000000" w:themeColor="text1"/>
        </w:rPr>
        <w:t>你们的预测模型真的准吗？</w:t>
      </w:r>
      <w:r w:rsidRPr="001467B4">
        <w:rPr>
          <w:color w:val="000000" w:themeColor="text1"/>
        </w:rPr>
        <w:t>"</w:t>
      </w:r>
    </w:p>
    <w:p w14:paraId="5EF6AA79" w14:textId="77777777" w:rsidR="001467B4" w:rsidRPr="001467B4" w:rsidRDefault="001467B4" w:rsidP="001467B4">
      <w:pPr>
        <w:numPr>
          <w:ilvl w:val="1"/>
          <w:numId w:val="76"/>
        </w:numPr>
        <w:rPr>
          <w:color w:val="000000" w:themeColor="text1"/>
        </w:rPr>
      </w:pPr>
      <w:r w:rsidRPr="001467B4">
        <w:rPr>
          <w:color w:val="000000" w:themeColor="text1"/>
        </w:rPr>
        <w:t>销售回答不了这个问题，需要</w:t>
      </w:r>
      <w:r w:rsidRPr="001467B4">
        <w:rPr>
          <w:color w:val="000000" w:themeColor="text1"/>
        </w:rPr>
        <w:t>Data Scientist</w:t>
      </w:r>
      <w:r w:rsidRPr="001467B4">
        <w:rPr>
          <w:color w:val="000000" w:themeColor="text1"/>
        </w:rPr>
        <w:t>出面做技术演示</w:t>
      </w:r>
    </w:p>
    <w:p w14:paraId="37F6D001" w14:textId="77777777" w:rsidR="001467B4" w:rsidRPr="001467B4" w:rsidRDefault="001467B4" w:rsidP="001467B4">
      <w:pPr>
        <w:numPr>
          <w:ilvl w:val="1"/>
          <w:numId w:val="76"/>
        </w:numPr>
        <w:rPr>
          <w:color w:val="000000" w:themeColor="text1"/>
        </w:rPr>
      </w:pPr>
      <w:r w:rsidRPr="001467B4">
        <w:rPr>
          <w:color w:val="000000" w:themeColor="text1"/>
        </w:rPr>
        <w:t>你要能用客户自己的历史数据，现场跑一个</w:t>
      </w:r>
      <w:r w:rsidRPr="001467B4">
        <w:rPr>
          <w:color w:val="000000" w:themeColor="text1"/>
        </w:rPr>
        <w:t>demo</w:t>
      </w:r>
      <w:r w:rsidRPr="001467B4">
        <w:rPr>
          <w:color w:val="000000" w:themeColor="text1"/>
        </w:rPr>
        <w:t>，展示模型能提前多久预测到已知的故障事件</w:t>
      </w:r>
    </w:p>
    <w:p w14:paraId="12968D5C" w14:textId="77777777" w:rsidR="001467B4" w:rsidRPr="001467B4" w:rsidRDefault="001467B4" w:rsidP="001467B4">
      <w:pPr>
        <w:numPr>
          <w:ilvl w:val="1"/>
          <w:numId w:val="76"/>
        </w:numPr>
        <w:rPr>
          <w:color w:val="000000" w:themeColor="text1"/>
        </w:rPr>
      </w:pPr>
      <w:r w:rsidRPr="001467B4">
        <w:rPr>
          <w:b/>
          <w:bCs/>
          <w:color w:val="000000" w:themeColor="text1"/>
        </w:rPr>
        <w:t>这叫</w:t>
      </w:r>
      <w:r w:rsidRPr="001467B4">
        <w:rPr>
          <w:b/>
          <w:bCs/>
          <w:color w:val="000000" w:themeColor="text1"/>
        </w:rPr>
        <w:t>"Proof of Value"</w:t>
      </w:r>
      <w:r w:rsidRPr="001467B4">
        <w:rPr>
          <w:b/>
          <w:bCs/>
          <w:color w:val="000000" w:themeColor="text1"/>
        </w:rPr>
        <w:t>（价值验证），是</w:t>
      </w:r>
      <w:r w:rsidRPr="001467B4">
        <w:rPr>
          <w:b/>
          <w:bCs/>
          <w:color w:val="000000" w:themeColor="text1"/>
        </w:rPr>
        <w:t>OBC</w:t>
      </w:r>
      <w:r w:rsidRPr="001467B4">
        <w:rPr>
          <w:b/>
          <w:bCs/>
          <w:color w:val="000000" w:themeColor="text1"/>
        </w:rPr>
        <w:t>销售的关键环节</w:t>
      </w:r>
    </w:p>
    <w:p w14:paraId="34B9B17A" w14:textId="77777777" w:rsidR="001467B4" w:rsidRPr="001467B4" w:rsidRDefault="001467B4" w:rsidP="001467B4">
      <w:pPr>
        <w:numPr>
          <w:ilvl w:val="0"/>
          <w:numId w:val="76"/>
        </w:numPr>
        <w:rPr>
          <w:color w:val="000000" w:themeColor="text1"/>
        </w:rPr>
      </w:pPr>
      <w:r w:rsidRPr="001467B4">
        <w:rPr>
          <w:b/>
          <w:bCs/>
          <w:color w:val="000000" w:themeColor="text1"/>
        </w:rPr>
        <w:t>风险评估支持：</w:t>
      </w:r>
    </w:p>
    <w:p w14:paraId="52DA71DB" w14:textId="77777777" w:rsidR="001467B4" w:rsidRPr="001467B4" w:rsidRDefault="001467B4" w:rsidP="001467B4">
      <w:pPr>
        <w:numPr>
          <w:ilvl w:val="1"/>
          <w:numId w:val="76"/>
        </w:numPr>
        <w:rPr>
          <w:color w:val="000000" w:themeColor="text1"/>
        </w:rPr>
      </w:pPr>
      <w:r w:rsidRPr="001467B4">
        <w:rPr>
          <w:color w:val="000000" w:themeColor="text1"/>
        </w:rPr>
        <w:t>OBC</w:t>
      </w:r>
      <w:r w:rsidRPr="001467B4">
        <w:rPr>
          <w:color w:val="000000" w:themeColor="text1"/>
        </w:rPr>
        <w:t>本质上是</w:t>
      </w:r>
      <w:r w:rsidRPr="001467B4">
        <w:rPr>
          <w:color w:val="000000" w:themeColor="text1"/>
        </w:rPr>
        <w:t>Edwards</w:t>
      </w:r>
      <w:r w:rsidRPr="001467B4">
        <w:rPr>
          <w:color w:val="000000" w:themeColor="text1"/>
        </w:rPr>
        <w:t>在承诺设备可用率，签之前需要评估风险</w:t>
      </w:r>
    </w:p>
    <w:p w14:paraId="214EC4EA" w14:textId="77777777" w:rsidR="001467B4" w:rsidRPr="001467B4" w:rsidRDefault="001467B4" w:rsidP="001467B4">
      <w:pPr>
        <w:numPr>
          <w:ilvl w:val="1"/>
          <w:numId w:val="76"/>
        </w:numPr>
        <w:rPr>
          <w:color w:val="000000" w:themeColor="text1"/>
        </w:rPr>
      </w:pPr>
      <w:r w:rsidRPr="001467B4">
        <w:rPr>
          <w:color w:val="000000" w:themeColor="text1"/>
        </w:rPr>
        <w:t>Data Scientist</w:t>
      </w:r>
      <w:r w:rsidRPr="001467B4">
        <w:rPr>
          <w:color w:val="000000" w:themeColor="text1"/>
        </w:rPr>
        <w:t>需要分析客户的历史数据，判断这台泵的健康状态，评估未来</w:t>
      </w:r>
      <w:r w:rsidRPr="001467B4">
        <w:rPr>
          <w:color w:val="000000" w:themeColor="text1"/>
        </w:rPr>
        <w:t>12</w:t>
      </w:r>
      <w:r w:rsidRPr="001467B4">
        <w:rPr>
          <w:color w:val="000000" w:themeColor="text1"/>
        </w:rPr>
        <w:t>个月的故障概率</w:t>
      </w:r>
    </w:p>
    <w:p w14:paraId="65E4FD21" w14:textId="77777777" w:rsidR="001467B4" w:rsidRPr="001467B4" w:rsidRDefault="001467B4" w:rsidP="001467B4">
      <w:pPr>
        <w:numPr>
          <w:ilvl w:val="1"/>
          <w:numId w:val="76"/>
        </w:numPr>
        <w:rPr>
          <w:color w:val="000000" w:themeColor="text1"/>
        </w:rPr>
      </w:pPr>
      <w:r w:rsidRPr="001467B4">
        <w:rPr>
          <w:color w:val="000000" w:themeColor="text1"/>
        </w:rPr>
        <w:t>这个分析直接影响合同定价和</w:t>
      </w:r>
      <w:r w:rsidRPr="001467B4">
        <w:rPr>
          <w:color w:val="000000" w:themeColor="text1"/>
        </w:rPr>
        <w:t>SLA</w:t>
      </w:r>
      <w:r w:rsidRPr="001467B4">
        <w:rPr>
          <w:color w:val="000000" w:themeColor="text1"/>
        </w:rPr>
        <w:t>条款</w:t>
      </w:r>
    </w:p>
    <w:p w14:paraId="1CCFB6B4" w14:textId="77777777" w:rsidR="001467B4" w:rsidRPr="001467B4" w:rsidRDefault="001467B4" w:rsidP="001467B4">
      <w:pPr>
        <w:numPr>
          <w:ilvl w:val="0"/>
          <w:numId w:val="76"/>
        </w:numPr>
        <w:rPr>
          <w:color w:val="000000" w:themeColor="text1"/>
        </w:rPr>
      </w:pPr>
      <w:r w:rsidRPr="001467B4">
        <w:rPr>
          <w:b/>
          <w:bCs/>
          <w:color w:val="000000" w:themeColor="text1"/>
        </w:rPr>
        <w:t>客户教育：</w:t>
      </w:r>
    </w:p>
    <w:p w14:paraId="67A0D774" w14:textId="77777777" w:rsidR="001467B4" w:rsidRPr="001467B4" w:rsidRDefault="001467B4" w:rsidP="001467B4">
      <w:pPr>
        <w:numPr>
          <w:ilvl w:val="1"/>
          <w:numId w:val="76"/>
        </w:numPr>
        <w:rPr>
          <w:color w:val="000000" w:themeColor="text1"/>
        </w:rPr>
      </w:pPr>
      <w:r w:rsidRPr="001467B4">
        <w:rPr>
          <w:color w:val="000000" w:themeColor="text1"/>
        </w:rPr>
        <w:t>很多</w:t>
      </w:r>
      <w:r w:rsidRPr="001467B4">
        <w:rPr>
          <w:color w:val="000000" w:themeColor="text1"/>
        </w:rPr>
        <w:t>fab</w:t>
      </w:r>
      <w:r w:rsidRPr="001467B4">
        <w:rPr>
          <w:color w:val="000000" w:themeColor="text1"/>
        </w:rPr>
        <w:t>客户的管理层不懂预测维护，需要</w:t>
      </w:r>
      <w:r w:rsidRPr="001467B4">
        <w:rPr>
          <w:color w:val="000000" w:themeColor="text1"/>
        </w:rPr>
        <w:t>Data Scientist</w:t>
      </w:r>
      <w:r w:rsidRPr="001467B4">
        <w:rPr>
          <w:color w:val="000000" w:themeColor="text1"/>
        </w:rPr>
        <w:t>用简单的语言解释</w:t>
      </w:r>
      <w:r w:rsidRPr="001467B4">
        <w:rPr>
          <w:color w:val="000000" w:themeColor="text1"/>
        </w:rPr>
        <w:t>"</w:t>
      </w:r>
      <w:r w:rsidRPr="001467B4">
        <w:rPr>
          <w:color w:val="000000" w:themeColor="text1"/>
        </w:rPr>
        <w:t>为什么这个有价值</w:t>
      </w:r>
      <w:r w:rsidRPr="001467B4">
        <w:rPr>
          <w:color w:val="000000" w:themeColor="text1"/>
        </w:rPr>
        <w:t>"</w:t>
      </w:r>
    </w:p>
    <w:p w14:paraId="20766299" w14:textId="77777777" w:rsidR="001467B4" w:rsidRPr="001467B4" w:rsidRDefault="001467B4" w:rsidP="001467B4">
      <w:pPr>
        <w:numPr>
          <w:ilvl w:val="1"/>
          <w:numId w:val="76"/>
        </w:numPr>
        <w:rPr>
          <w:color w:val="000000" w:themeColor="text1"/>
        </w:rPr>
      </w:pPr>
      <w:r w:rsidRPr="001467B4">
        <w:rPr>
          <w:color w:val="000000" w:themeColor="text1"/>
        </w:rPr>
        <w:t>不是技术培训，是价值故事的讲述</w:t>
      </w:r>
    </w:p>
    <w:p w14:paraId="78B138CF" w14:textId="77777777" w:rsidR="001467B4" w:rsidRPr="001467B4" w:rsidRDefault="001467B4" w:rsidP="001467B4">
      <w:pPr>
        <w:rPr>
          <w:color w:val="000000" w:themeColor="text1"/>
        </w:rPr>
      </w:pPr>
      <w:r w:rsidRPr="001467B4">
        <w:rPr>
          <w:b/>
          <w:bCs/>
          <w:color w:val="000000" w:themeColor="text1"/>
        </w:rPr>
        <w:t>你的类似经验：</w:t>
      </w:r>
    </w:p>
    <w:p w14:paraId="41DD4400" w14:textId="77777777" w:rsidR="001467B4" w:rsidRPr="001467B4" w:rsidRDefault="001467B4" w:rsidP="001467B4">
      <w:pPr>
        <w:numPr>
          <w:ilvl w:val="0"/>
          <w:numId w:val="77"/>
        </w:numPr>
        <w:rPr>
          <w:color w:val="000000" w:themeColor="text1"/>
        </w:rPr>
      </w:pPr>
      <w:r w:rsidRPr="001467B4">
        <w:rPr>
          <w:color w:val="000000" w:themeColor="text1"/>
        </w:rPr>
        <w:t>在</w:t>
      </w:r>
      <w:r w:rsidRPr="001467B4">
        <w:rPr>
          <w:color w:val="000000" w:themeColor="text1"/>
        </w:rPr>
        <w:t>BASF</w:t>
      </w:r>
      <w:r w:rsidRPr="001467B4">
        <w:rPr>
          <w:color w:val="000000" w:themeColor="text1"/>
        </w:rPr>
        <w:t>你做过内部推广数字工具的工作，</w:t>
      </w:r>
      <w:r w:rsidRPr="001467B4">
        <w:rPr>
          <w:color w:val="000000" w:themeColor="text1"/>
        </w:rPr>
        <w:t>"organized and delivered regular training workshops"——</w:t>
      </w:r>
      <w:r w:rsidRPr="001467B4">
        <w:rPr>
          <w:color w:val="000000" w:themeColor="text1"/>
        </w:rPr>
        <w:t>这就是内部销售</w:t>
      </w:r>
    </w:p>
    <w:p w14:paraId="608695EE" w14:textId="77777777" w:rsidR="001467B4" w:rsidRPr="001467B4" w:rsidRDefault="001467B4" w:rsidP="001467B4">
      <w:pPr>
        <w:numPr>
          <w:ilvl w:val="0"/>
          <w:numId w:val="77"/>
        </w:numPr>
        <w:rPr>
          <w:color w:val="000000" w:themeColor="text1"/>
        </w:rPr>
      </w:pPr>
      <w:r w:rsidRPr="001467B4">
        <w:rPr>
          <w:color w:val="000000" w:themeColor="text1"/>
        </w:rPr>
        <w:t>你给跨职能团队讲模型结果，说服他们采用数据驱动决策</w:t>
      </w:r>
      <w:r w:rsidRPr="001467B4">
        <w:rPr>
          <w:color w:val="000000" w:themeColor="text1"/>
        </w:rPr>
        <w:t>——</w:t>
      </w:r>
      <w:r w:rsidRPr="001467B4">
        <w:rPr>
          <w:color w:val="000000" w:themeColor="text1"/>
        </w:rPr>
        <w:t>这就是影响力销售</w:t>
      </w:r>
    </w:p>
    <w:p w14:paraId="2632B4D0" w14:textId="77777777" w:rsidR="001467B4" w:rsidRPr="001467B4" w:rsidRDefault="001467B4" w:rsidP="001467B4">
      <w:pPr>
        <w:rPr>
          <w:color w:val="000000" w:themeColor="text1"/>
        </w:rPr>
      </w:pPr>
      <w:r w:rsidRPr="001467B4">
        <w:rPr>
          <w:b/>
          <w:bCs/>
          <w:color w:val="000000" w:themeColor="text1"/>
        </w:rPr>
        <w:t>关键态度：</w:t>
      </w:r>
    </w:p>
    <w:p w14:paraId="024F51E1" w14:textId="77777777" w:rsidR="001467B4" w:rsidRPr="001467B4" w:rsidRDefault="001467B4" w:rsidP="001467B4">
      <w:pPr>
        <w:rPr>
          <w:color w:val="000000" w:themeColor="text1"/>
        </w:rPr>
      </w:pPr>
      <w:r w:rsidRPr="001467B4">
        <w:rPr>
          <w:color w:val="000000" w:themeColor="text1"/>
        </w:rPr>
        <w:t>"</w:t>
      </w:r>
      <w:r w:rsidRPr="001467B4">
        <w:rPr>
          <w:color w:val="000000" w:themeColor="text1"/>
        </w:rPr>
        <w:t>我不排斥参与销售过程。技术人员在销售现场的价值是不可替代的</w:t>
      </w:r>
      <w:r w:rsidRPr="001467B4">
        <w:rPr>
          <w:color w:val="000000" w:themeColor="text1"/>
        </w:rPr>
        <w:t>——</w:t>
      </w:r>
      <w:r w:rsidRPr="001467B4">
        <w:rPr>
          <w:color w:val="000000" w:themeColor="text1"/>
        </w:rPr>
        <w:t>客户信任的不是</w:t>
      </w:r>
      <w:r w:rsidRPr="001467B4">
        <w:rPr>
          <w:color w:val="000000" w:themeColor="text1"/>
        </w:rPr>
        <w:t>PPT</w:t>
      </w:r>
      <w:r w:rsidRPr="001467B4">
        <w:rPr>
          <w:color w:val="000000" w:themeColor="text1"/>
        </w:rPr>
        <w:t>，是能当场回答技术问题的人。我愿意承担这个角色。</w:t>
      </w:r>
      <w:r w:rsidRPr="001467B4">
        <w:rPr>
          <w:color w:val="000000" w:themeColor="text1"/>
        </w:rPr>
        <w:t>"</w:t>
      </w:r>
    </w:p>
    <w:p w14:paraId="3804CEB3" w14:textId="77777777" w:rsidR="001467B4" w:rsidRPr="001467B4" w:rsidRDefault="001467B4" w:rsidP="001467B4">
      <w:pPr>
        <w:rPr>
          <w:color w:val="000000" w:themeColor="text1"/>
        </w:rPr>
      </w:pPr>
      <w:r w:rsidRPr="001467B4">
        <w:rPr>
          <w:color w:val="000000" w:themeColor="text1"/>
        </w:rPr>
        <w:pict w14:anchorId="25E4DCFB">
          <v:rect id="_x0000_i1553" style="width:0;height:1.5pt" o:hralign="center" o:hrstd="t" o:hr="t" fillcolor="#a0a0a0" stroked="f"/>
        </w:pict>
      </w:r>
    </w:p>
    <w:p w14:paraId="2B7A7815" w14:textId="77777777" w:rsidR="001467B4" w:rsidRPr="001467B4" w:rsidRDefault="001467B4" w:rsidP="001467B4">
      <w:pPr>
        <w:rPr>
          <w:b/>
          <w:bCs/>
          <w:color w:val="000000" w:themeColor="text1"/>
        </w:rPr>
      </w:pPr>
      <w:r w:rsidRPr="001467B4">
        <w:rPr>
          <w:b/>
          <w:bCs/>
          <w:color w:val="000000" w:themeColor="text1"/>
        </w:rPr>
        <w:t>补充</w:t>
      </w:r>
      <w:r w:rsidRPr="001467B4">
        <w:rPr>
          <w:b/>
          <w:bCs/>
          <w:color w:val="000000" w:themeColor="text1"/>
        </w:rPr>
        <w:t xml:space="preserve">4. </w:t>
      </w:r>
      <w:r w:rsidRPr="001467B4">
        <w:rPr>
          <w:b/>
          <w:bCs/>
          <w:color w:val="000000" w:themeColor="text1"/>
        </w:rPr>
        <w:t>你第一次去一个新</w:t>
      </w:r>
      <w:r w:rsidRPr="001467B4">
        <w:rPr>
          <w:b/>
          <w:bCs/>
          <w:color w:val="000000" w:themeColor="text1"/>
        </w:rPr>
        <w:t>fab</w:t>
      </w:r>
      <w:r w:rsidRPr="001467B4">
        <w:rPr>
          <w:b/>
          <w:bCs/>
          <w:color w:val="000000" w:themeColor="text1"/>
        </w:rPr>
        <w:t>客户现场，你怎么在最短时间内建立信任？</w:t>
      </w:r>
    </w:p>
    <w:p w14:paraId="145D79F3" w14:textId="77777777" w:rsidR="001467B4" w:rsidRPr="001467B4" w:rsidRDefault="001467B4" w:rsidP="001467B4">
      <w:pPr>
        <w:rPr>
          <w:color w:val="000000" w:themeColor="text1"/>
        </w:rPr>
      </w:pPr>
      <w:r w:rsidRPr="001467B4">
        <w:rPr>
          <w:b/>
          <w:bCs/>
          <w:color w:val="000000" w:themeColor="text1"/>
        </w:rPr>
        <w:t>答：</w:t>
      </w:r>
    </w:p>
    <w:p w14:paraId="611C1B38" w14:textId="77777777" w:rsidR="001467B4" w:rsidRPr="001467B4" w:rsidRDefault="001467B4" w:rsidP="001467B4">
      <w:pPr>
        <w:numPr>
          <w:ilvl w:val="0"/>
          <w:numId w:val="78"/>
        </w:numPr>
        <w:rPr>
          <w:color w:val="000000" w:themeColor="text1"/>
        </w:rPr>
      </w:pPr>
      <w:r w:rsidRPr="001467B4">
        <w:rPr>
          <w:b/>
          <w:bCs/>
          <w:color w:val="000000" w:themeColor="text1"/>
        </w:rPr>
        <w:t>这道题考的是你的客户情商，不是技术能力。</w:t>
      </w:r>
    </w:p>
    <w:p w14:paraId="0E4D192D" w14:textId="77777777" w:rsidR="001467B4" w:rsidRPr="001467B4" w:rsidRDefault="001467B4" w:rsidP="001467B4">
      <w:pPr>
        <w:rPr>
          <w:color w:val="000000" w:themeColor="text1"/>
        </w:rPr>
      </w:pPr>
      <w:r w:rsidRPr="001467B4">
        <w:rPr>
          <w:b/>
          <w:bCs/>
          <w:color w:val="000000" w:themeColor="text1"/>
        </w:rPr>
        <w:t>第一次现场拜访的准备（去之前）：</w:t>
      </w:r>
    </w:p>
    <w:p w14:paraId="3ECB810E" w14:textId="77777777" w:rsidR="001467B4" w:rsidRPr="001467B4" w:rsidRDefault="001467B4" w:rsidP="001467B4">
      <w:pPr>
        <w:numPr>
          <w:ilvl w:val="0"/>
          <w:numId w:val="79"/>
        </w:numPr>
        <w:rPr>
          <w:color w:val="000000" w:themeColor="text1"/>
        </w:rPr>
      </w:pPr>
      <w:r w:rsidRPr="001467B4">
        <w:rPr>
          <w:color w:val="000000" w:themeColor="text1"/>
        </w:rPr>
        <w:t>研究这个客户的公司背景、主要产品线、近期新闻</w:t>
      </w:r>
    </w:p>
    <w:p w14:paraId="2022C849" w14:textId="77777777" w:rsidR="001467B4" w:rsidRPr="001467B4" w:rsidRDefault="001467B4" w:rsidP="001467B4">
      <w:pPr>
        <w:numPr>
          <w:ilvl w:val="0"/>
          <w:numId w:val="79"/>
        </w:numPr>
        <w:rPr>
          <w:color w:val="000000" w:themeColor="text1"/>
        </w:rPr>
      </w:pPr>
      <w:r w:rsidRPr="001467B4">
        <w:rPr>
          <w:color w:val="000000" w:themeColor="text1"/>
        </w:rPr>
        <w:t>了解他们用的是哪类工艺（</w:t>
      </w:r>
      <w:r w:rsidRPr="001467B4">
        <w:rPr>
          <w:color w:val="000000" w:themeColor="text1"/>
        </w:rPr>
        <w:t>Etch/CVD/</w:t>
      </w:r>
      <w:r w:rsidRPr="001467B4">
        <w:rPr>
          <w:color w:val="000000" w:themeColor="text1"/>
        </w:rPr>
        <w:t>扩散），对泵的磨损有什么特点</w:t>
      </w:r>
    </w:p>
    <w:p w14:paraId="716A55F5" w14:textId="77777777" w:rsidR="001467B4" w:rsidRPr="001467B4" w:rsidRDefault="001467B4" w:rsidP="001467B4">
      <w:pPr>
        <w:numPr>
          <w:ilvl w:val="0"/>
          <w:numId w:val="79"/>
        </w:numPr>
        <w:rPr>
          <w:color w:val="000000" w:themeColor="text1"/>
        </w:rPr>
      </w:pPr>
      <w:r w:rsidRPr="001467B4">
        <w:rPr>
          <w:color w:val="000000" w:themeColor="text1"/>
        </w:rPr>
        <w:lastRenderedPageBreak/>
        <w:t>提前看他们的历史数据（如果已经有</w:t>
      </w:r>
      <w:r w:rsidRPr="001467B4">
        <w:rPr>
          <w:color w:val="000000" w:themeColor="text1"/>
        </w:rPr>
        <w:t>EMS</w:t>
      </w:r>
      <w:r w:rsidRPr="001467B4">
        <w:rPr>
          <w:color w:val="000000" w:themeColor="text1"/>
        </w:rPr>
        <w:t>接入），找</w:t>
      </w:r>
      <w:r w:rsidRPr="001467B4">
        <w:rPr>
          <w:color w:val="000000" w:themeColor="text1"/>
        </w:rPr>
        <w:t>1~2</w:t>
      </w:r>
      <w:r w:rsidRPr="001467B4">
        <w:rPr>
          <w:color w:val="000000" w:themeColor="text1"/>
        </w:rPr>
        <w:t>个有意思的发现，带着问题去</w:t>
      </w:r>
    </w:p>
    <w:p w14:paraId="1770961C" w14:textId="77777777" w:rsidR="001467B4" w:rsidRPr="001467B4" w:rsidRDefault="001467B4" w:rsidP="001467B4">
      <w:pPr>
        <w:rPr>
          <w:color w:val="000000" w:themeColor="text1"/>
        </w:rPr>
      </w:pPr>
      <w:r w:rsidRPr="001467B4">
        <w:rPr>
          <w:b/>
          <w:bCs/>
          <w:color w:val="000000" w:themeColor="text1"/>
        </w:rPr>
        <w:t>现场第一步：听，不要急着展示技术：</w:t>
      </w:r>
    </w:p>
    <w:p w14:paraId="553B7E9F" w14:textId="77777777" w:rsidR="001467B4" w:rsidRPr="001467B4" w:rsidRDefault="001467B4" w:rsidP="001467B4">
      <w:pPr>
        <w:numPr>
          <w:ilvl w:val="0"/>
          <w:numId w:val="80"/>
        </w:numPr>
        <w:rPr>
          <w:color w:val="000000" w:themeColor="text1"/>
        </w:rPr>
      </w:pPr>
      <w:r w:rsidRPr="001467B4">
        <w:rPr>
          <w:color w:val="000000" w:themeColor="text1"/>
        </w:rPr>
        <w:t>先问：</w:t>
      </w:r>
      <w:r w:rsidRPr="001467B4">
        <w:rPr>
          <w:color w:val="000000" w:themeColor="text1"/>
        </w:rPr>
        <w:t>"</w:t>
      </w:r>
      <w:r w:rsidRPr="001467B4">
        <w:rPr>
          <w:color w:val="000000" w:themeColor="text1"/>
        </w:rPr>
        <w:t>您目前维护团队最头疼的问题是什么？</w:t>
      </w:r>
      <w:r w:rsidRPr="001467B4">
        <w:rPr>
          <w:color w:val="000000" w:themeColor="text1"/>
        </w:rPr>
        <w:t>"</w:t>
      </w:r>
    </w:p>
    <w:p w14:paraId="66757A6B" w14:textId="77777777" w:rsidR="001467B4" w:rsidRPr="001467B4" w:rsidRDefault="001467B4" w:rsidP="001467B4">
      <w:pPr>
        <w:numPr>
          <w:ilvl w:val="0"/>
          <w:numId w:val="80"/>
        </w:numPr>
        <w:rPr>
          <w:color w:val="000000" w:themeColor="text1"/>
        </w:rPr>
      </w:pPr>
      <w:r w:rsidRPr="001467B4">
        <w:rPr>
          <w:color w:val="000000" w:themeColor="text1"/>
        </w:rPr>
        <w:t>让客户说，你记录，展示你真的在听</w:t>
      </w:r>
    </w:p>
    <w:p w14:paraId="43E640D9" w14:textId="77777777" w:rsidR="001467B4" w:rsidRPr="001467B4" w:rsidRDefault="001467B4" w:rsidP="001467B4">
      <w:pPr>
        <w:numPr>
          <w:ilvl w:val="0"/>
          <w:numId w:val="80"/>
        </w:numPr>
        <w:rPr>
          <w:color w:val="000000" w:themeColor="text1"/>
        </w:rPr>
      </w:pPr>
      <w:r w:rsidRPr="001467B4">
        <w:rPr>
          <w:color w:val="000000" w:themeColor="text1"/>
        </w:rPr>
        <w:t>不要一上来就打开电脑展示模型</w:t>
      </w:r>
      <w:r w:rsidRPr="001467B4">
        <w:rPr>
          <w:color w:val="000000" w:themeColor="text1"/>
        </w:rPr>
        <w:t>——</w:t>
      </w:r>
      <w:r w:rsidRPr="001467B4">
        <w:rPr>
          <w:color w:val="000000" w:themeColor="text1"/>
        </w:rPr>
        <w:t>这会让客户觉得你是来推销的，不是来解决问题的</w:t>
      </w:r>
    </w:p>
    <w:p w14:paraId="7352A6D6" w14:textId="77777777" w:rsidR="001467B4" w:rsidRPr="001467B4" w:rsidRDefault="001467B4" w:rsidP="001467B4">
      <w:pPr>
        <w:rPr>
          <w:color w:val="000000" w:themeColor="text1"/>
        </w:rPr>
      </w:pPr>
      <w:r w:rsidRPr="001467B4">
        <w:rPr>
          <w:b/>
          <w:bCs/>
          <w:color w:val="000000" w:themeColor="text1"/>
        </w:rPr>
        <w:t>第二步：用他们的语言说话：</w:t>
      </w:r>
    </w:p>
    <w:p w14:paraId="44D7500F" w14:textId="77777777" w:rsidR="001467B4" w:rsidRPr="001467B4" w:rsidRDefault="001467B4" w:rsidP="001467B4">
      <w:pPr>
        <w:numPr>
          <w:ilvl w:val="0"/>
          <w:numId w:val="81"/>
        </w:numPr>
        <w:rPr>
          <w:color w:val="000000" w:themeColor="text1"/>
        </w:rPr>
      </w:pPr>
      <w:r w:rsidRPr="001467B4">
        <w:rPr>
          <w:color w:val="000000" w:themeColor="text1"/>
        </w:rPr>
        <w:t>如果对方是设备工程师，用设备术语（轴承、密封件、抽速）</w:t>
      </w:r>
    </w:p>
    <w:p w14:paraId="13273415" w14:textId="77777777" w:rsidR="001467B4" w:rsidRPr="001467B4" w:rsidRDefault="001467B4" w:rsidP="001467B4">
      <w:pPr>
        <w:numPr>
          <w:ilvl w:val="0"/>
          <w:numId w:val="81"/>
        </w:numPr>
        <w:rPr>
          <w:color w:val="000000" w:themeColor="text1"/>
        </w:rPr>
      </w:pPr>
      <w:r w:rsidRPr="001467B4">
        <w:rPr>
          <w:color w:val="000000" w:themeColor="text1"/>
        </w:rPr>
        <w:t>如果对方是生产经理，用业务语言（停机时间、维护成本、</w:t>
      </w:r>
      <w:r w:rsidRPr="001467B4">
        <w:rPr>
          <w:color w:val="000000" w:themeColor="text1"/>
        </w:rPr>
        <w:t>OEE</w:t>
      </w:r>
      <w:r w:rsidRPr="001467B4">
        <w:rPr>
          <w:color w:val="000000" w:themeColor="text1"/>
        </w:rPr>
        <w:t>）</w:t>
      </w:r>
    </w:p>
    <w:p w14:paraId="6205BAEE" w14:textId="77777777" w:rsidR="001467B4" w:rsidRPr="001467B4" w:rsidRDefault="001467B4" w:rsidP="001467B4">
      <w:pPr>
        <w:numPr>
          <w:ilvl w:val="0"/>
          <w:numId w:val="81"/>
        </w:numPr>
        <w:rPr>
          <w:color w:val="000000" w:themeColor="text1"/>
        </w:rPr>
      </w:pPr>
      <w:r w:rsidRPr="001467B4">
        <w:rPr>
          <w:color w:val="000000" w:themeColor="text1"/>
        </w:rPr>
        <w:t>避免用数据科学术语（</w:t>
      </w:r>
      <w:r w:rsidRPr="001467B4">
        <w:rPr>
          <w:color w:val="000000" w:themeColor="text1"/>
        </w:rPr>
        <w:t>LSTM</w:t>
      </w:r>
      <w:r w:rsidRPr="001467B4">
        <w:rPr>
          <w:color w:val="000000" w:themeColor="text1"/>
        </w:rPr>
        <w:t>、</w:t>
      </w:r>
      <w:r w:rsidRPr="001467B4">
        <w:rPr>
          <w:color w:val="000000" w:themeColor="text1"/>
        </w:rPr>
        <w:t>RMSE</w:t>
      </w:r>
      <w:r w:rsidRPr="001467B4">
        <w:rPr>
          <w:color w:val="000000" w:themeColor="text1"/>
        </w:rPr>
        <w:t>、</w:t>
      </w:r>
      <w:r w:rsidRPr="001467B4">
        <w:rPr>
          <w:color w:val="000000" w:themeColor="text1"/>
        </w:rPr>
        <w:t>feature importance</w:t>
      </w:r>
      <w:r w:rsidRPr="001467B4">
        <w:rPr>
          <w:color w:val="000000" w:themeColor="text1"/>
        </w:rPr>
        <w:t>）</w:t>
      </w:r>
      <w:r w:rsidRPr="001467B4">
        <w:rPr>
          <w:color w:val="000000" w:themeColor="text1"/>
        </w:rPr>
        <w:t>——</w:t>
      </w:r>
      <w:r w:rsidRPr="001467B4">
        <w:rPr>
          <w:color w:val="000000" w:themeColor="text1"/>
        </w:rPr>
        <w:t>这会制造距离感</w:t>
      </w:r>
    </w:p>
    <w:p w14:paraId="10E12A3C" w14:textId="77777777" w:rsidR="001467B4" w:rsidRPr="001467B4" w:rsidRDefault="001467B4" w:rsidP="001467B4">
      <w:pPr>
        <w:rPr>
          <w:color w:val="000000" w:themeColor="text1"/>
        </w:rPr>
      </w:pPr>
      <w:r w:rsidRPr="001467B4">
        <w:rPr>
          <w:b/>
          <w:bCs/>
          <w:color w:val="000000" w:themeColor="text1"/>
        </w:rPr>
        <w:t>第三步：给一个小的即时价值：</w:t>
      </w:r>
    </w:p>
    <w:p w14:paraId="291DF73F" w14:textId="77777777" w:rsidR="001467B4" w:rsidRPr="001467B4" w:rsidRDefault="001467B4" w:rsidP="001467B4">
      <w:pPr>
        <w:numPr>
          <w:ilvl w:val="0"/>
          <w:numId w:val="82"/>
        </w:numPr>
        <w:rPr>
          <w:color w:val="000000" w:themeColor="text1"/>
        </w:rPr>
      </w:pPr>
      <w:r w:rsidRPr="001467B4">
        <w:rPr>
          <w:color w:val="000000" w:themeColor="text1"/>
        </w:rPr>
        <w:t>现场展示一个基于他们自己数据的简单分析</w:t>
      </w:r>
    </w:p>
    <w:p w14:paraId="7DA2EF3E" w14:textId="77777777" w:rsidR="001467B4" w:rsidRPr="001467B4" w:rsidRDefault="001467B4" w:rsidP="001467B4">
      <w:pPr>
        <w:numPr>
          <w:ilvl w:val="0"/>
          <w:numId w:val="82"/>
        </w:numPr>
        <w:rPr>
          <w:color w:val="000000" w:themeColor="text1"/>
        </w:rPr>
      </w:pPr>
      <w:r w:rsidRPr="001467B4">
        <w:rPr>
          <w:color w:val="000000" w:themeColor="text1"/>
        </w:rPr>
        <w:t>哪怕只是</w:t>
      </w:r>
      <w:r w:rsidRPr="001467B4">
        <w:rPr>
          <w:color w:val="000000" w:themeColor="text1"/>
        </w:rPr>
        <w:t>"</w:t>
      </w:r>
      <w:r w:rsidRPr="001467B4">
        <w:rPr>
          <w:color w:val="000000" w:themeColor="text1"/>
        </w:rPr>
        <w:t>你们</w:t>
      </w:r>
      <w:r w:rsidRPr="001467B4">
        <w:rPr>
          <w:color w:val="000000" w:themeColor="text1"/>
        </w:rPr>
        <w:t>3</w:t>
      </w:r>
      <w:r w:rsidRPr="001467B4">
        <w:rPr>
          <w:color w:val="000000" w:themeColor="text1"/>
        </w:rPr>
        <w:t>号泵在过去</w:t>
      </w:r>
      <w:r w:rsidRPr="001467B4">
        <w:rPr>
          <w:color w:val="000000" w:themeColor="text1"/>
        </w:rPr>
        <w:t>3</w:t>
      </w:r>
      <w:r w:rsidRPr="001467B4">
        <w:rPr>
          <w:color w:val="000000" w:themeColor="text1"/>
        </w:rPr>
        <w:t>个月电流有缓慢上升趋势</w:t>
      </w:r>
      <w:r w:rsidRPr="001467B4">
        <w:rPr>
          <w:color w:val="000000" w:themeColor="text1"/>
        </w:rPr>
        <w:t>"</w:t>
      </w:r>
      <w:r w:rsidRPr="001467B4">
        <w:rPr>
          <w:color w:val="000000" w:themeColor="text1"/>
        </w:rPr>
        <w:t>这种简单观察</w:t>
      </w:r>
    </w:p>
    <w:p w14:paraId="6EC1290A" w14:textId="77777777" w:rsidR="001467B4" w:rsidRPr="001467B4" w:rsidRDefault="001467B4" w:rsidP="001467B4">
      <w:pPr>
        <w:numPr>
          <w:ilvl w:val="0"/>
          <w:numId w:val="82"/>
        </w:numPr>
        <w:rPr>
          <w:color w:val="000000" w:themeColor="text1"/>
        </w:rPr>
      </w:pPr>
      <w:r w:rsidRPr="001467B4">
        <w:rPr>
          <w:color w:val="000000" w:themeColor="text1"/>
        </w:rPr>
        <w:t>客户看到自己的数据被分析，信任感立刻建立</w:t>
      </w:r>
    </w:p>
    <w:p w14:paraId="035046DE" w14:textId="77777777" w:rsidR="001467B4" w:rsidRPr="001467B4" w:rsidRDefault="001467B4" w:rsidP="001467B4">
      <w:pPr>
        <w:rPr>
          <w:color w:val="000000" w:themeColor="text1"/>
        </w:rPr>
      </w:pPr>
      <w:r w:rsidRPr="001467B4">
        <w:rPr>
          <w:b/>
          <w:bCs/>
          <w:color w:val="000000" w:themeColor="text1"/>
        </w:rPr>
        <w:t>第四步：承诺跟进，然后兑现：</w:t>
      </w:r>
    </w:p>
    <w:p w14:paraId="39BB6B38" w14:textId="77777777" w:rsidR="001467B4" w:rsidRPr="001467B4" w:rsidRDefault="001467B4" w:rsidP="001467B4">
      <w:pPr>
        <w:numPr>
          <w:ilvl w:val="0"/>
          <w:numId w:val="83"/>
        </w:numPr>
        <w:rPr>
          <w:color w:val="000000" w:themeColor="text1"/>
        </w:rPr>
      </w:pPr>
      <w:r w:rsidRPr="001467B4">
        <w:rPr>
          <w:color w:val="000000" w:themeColor="text1"/>
        </w:rPr>
        <w:t>离开前明确下一步：</w:t>
      </w:r>
      <w:r w:rsidRPr="001467B4">
        <w:rPr>
          <w:color w:val="000000" w:themeColor="text1"/>
        </w:rPr>
        <w:t>"</w:t>
      </w:r>
      <w:r w:rsidRPr="001467B4">
        <w:rPr>
          <w:color w:val="000000" w:themeColor="text1"/>
        </w:rPr>
        <w:t>我会在一周内给您发一份初步的数据分析报告</w:t>
      </w:r>
      <w:r w:rsidRPr="001467B4">
        <w:rPr>
          <w:color w:val="000000" w:themeColor="text1"/>
        </w:rPr>
        <w:t>"</w:t>
      </w:r>
    </w:p>
    <w:p w14:paraId="660D2281" w14:textId="77777777" w:rsidR="001467B4" w:rsidRPr="001467B4" w:rsidRDefault="001467B4" w:rsidP="001467B4">
      <w:pPr>
        <w:numPr>
          <w:ilvl w:val="0"/>
          <w:numId w:val="83"/>
        </w:numPr>
        <w:rPr>
          <w:color w:val="000000" w:themeColor="text1"/>
        </w:rPr>
      </w:pPr>
      <w:r w:rsidRPr="001467B4">
        <w:rPr>
          <w:color w:val="000000" w:themeColor="text1"/>
        </w:rPr>
        <w:t>然后真的发，而且比承诺的时间早一天</w:t>
      </w:r>
    </w:p>
    <w:p w14:paraId="20F19392" w14:textId="77777777" w:rsidR="001467B4" w:rsidRPr="001467B4" w:rsidRDefault="001467B4" w:rsidP="001467B4">
      <w:pPr>
        <w:numPr>
          <w:ilvl w:val="0"/>
          <w:numId w:val="83"/>
        </w:numPr>
        <w:rPr>
          <w:color w:val="000000" w:themeColor="text1"/>
        </w:rPr>
      </w:pPr>
      <w:r w:rsidRPr="001467B4">
        <w:rPr>
          <w:b/>
          <w:bCs/>
          <w:color w:val="000000" w:themeColor="text1"/>
        </w:rPr>
        <w:t>信任是靠一次次兑现承诺积累的，不是靠一次完美的演示建立的</w:t>
      </w:r>
    </w:p>
    <w:p w14:paraId="6EB7004F" w14:textId="77777777" w:rsidR="001467B4" w:rsidRPr="001467B4" w:rsidRDefault="001467B4" w:rsidP="001467B4">
      <w:pPr>
        <w:rPr>
          <w:color w:val="000000" w:themeColor="text1"/>
        </w:rPr>
      </w:pPr>
      <w:r w:rsidRPr="001467B4">
        <w:rPr>
          <w:color w:val="000000" w:themeColor="text1"/>
        </w:rPr>
        <w:pict w14:anchorId="57FE5649">
          <v:rect id="_x0000_i1554" style="width:0;height:1.5pt" o:hralign="center" o:hrstd="t" o:hr="t" fillcolor="#a0a0a0" stroked="f"/>
        </w:pict>
      </w:r>
    </w:p>
    <w:p w14:paraId="7D93C058" w14:textId="77777777" w:rsidR="001467B4" w:rsidRPr="001467B4" w:rsidRDefault="001467B4" w:rsidP="001467B4">
      <w:pPr>
        <w:rPr>
          <w:b/>
          <w:bCs/>
          <w:color w:val="000000" w:themeColor="text1"/>
        </w:rPr>
      </w:pPr>
      <w:r w:rsidRPr="001467B4">
        <w:rPr>
          <w:b/>
          <w:bCs/>
          <w:color w:val="000000" w:themeColor="text1"/>
        </w:rPr>
        <w:t>补充</w:t>
      </w:r>
      <w:r w:rsidRPr="001467B4">
        <w:rPr>
          <w:b/>
          <w:bCs/>
          <w:color w:val="000000" w:themeColor="text1"/>
        </w:rPr>
        <w:t xml:space="preserve">5. </w:t>
      </w:r>
      <w:r w:rsidRPr="001467B4">
        <w:rPr>
          <w:b/>
          <w:bCs/>
          <w:color w:val="000000" w:themeColor="text1"/>
        </w:rPr>
        <w:t>如果客户的高层（</w:t>
      </w:r>
      <w:r w:rsidRPr="001467B4">
        <w:rPr>
          <w:b/>
          <w:bCs/>
          <w:color w:val="000000" w:themeColor="text1"/>
        </w:rPr>
        <w:t>VP</w:t>
      </w:r>
      <w:r w:rsidRPr="001467B4">
        <w:rPr>
          <w:b/>
          <w:bCs/>
          <w:color w:val="000000" w:themeColor="text1"/>
        </w:rPr>
        <w:t>级别）问你：</w:t>
      </w:r>
      <w:r w:rsidRPr="001467B4">
        <w:rPr>
          <w:b/>
          <w:bCs/>
          <w:color w:val="000000" w:themeColor="text1"/>
        </w:rPr>
        <w:t>"</w:t>
      </w:r>
      <w:r w:rsidRPr="001467B4">
        <w:rPr>
          <w:b/>
          <w:bCs/>
          <w:color w:val="000000" w:themeColor="text1"/>
        </w:rPr>
        <w:t>我们在</w:t>
      </w:r>
      <w:r w:rsidRPr="001467B4">
        <w:rPr>
          <w:b/>
          <w:bCs/>
          <w:color w:val="000000" w:themeColor="text1"/>
        </w:rPr>
        <w:t>Edwards</w:t>
      </w:r>
      <w:r w:rsidRPr="001467B4">
        <w:rPr>
          <w:b/>
          <w:bCs/>
          <w:color w:val="000000" w:themeColor="text1"/>
        </w:rPr>
        <w:t>的预测维护系统上投了这么多钱，</w:t>
      </w:r>
      <w:r w:rsidRPr="001467B4">
        <w:rPr>
          <w:b/>
          <w:bCs/>
          <w:color w:val="000000" w:themeColor="text1"/>
        </w:rPr>
        <w:t>ROI</w:t>
      </w:r>
      <w:r w:rsidRPr="001467B4">
        <w:rPr>
          <w:b/>
          <w:bCs/>
          <w:color w:val="000000" w:themeColor="text1"/>
        </w:rPr>
        <w:t>在哪里？</w:t>
      </w:r>
      <w:r w:rsidRPr="001467B4">
        <w:rPr>
          <w:b/>
          <w:bCs/>
          <w:color w:val="000000" w:themeColor="text1"/>
        </w:rPr>
        <w:t>"</w:t>
      </w:r>
      <w:r w:rsidRPr="001467B4">
        <w:rPr>
          <w:b/>
          <w:bCs/>
          <w:color w:val="000000" w:themeColor="text1"/>
        </w:rPr>
        <w:t>你怎么回答？</w:t>
      </w:r>
    </w:p>
    <w:p w14:paraId="2846F4AB" w14:textId="77777777" w:rsidR="001467B4" w:rsidRPr="001467B4" w:rsidRDefault="001467B4" w:rsidP="001467B4">
      <w:pPr>
        <w:rPr>
          <w:color w:val="000000" w:themeColor="text1"/>
        </w:rPr>
      </w:pPr>
      <w:r w:rsidRPr="001467B4">
        <w:rPr>
          <w:b/>
          <w:bCs/>
          <w:color w:val="000000" w:themeColor="text1"/>
        </w:rPr>
        <w:t>答：</w:t>
      </w:r>
    </w:p>
    <w:p w14:paraId="452511F9" w14:textId="77777777" w:rsidR="001467B4" w:rsidRPr="001467B4" w:rsidRDefault="001467B4" w:rsidP="001467B4">
      <w:pPr>
        <w:numPr>
          <w:ilvl w:val="0"/>
          <w:numId w:val="84"/>
        </w:numPr>
        <w:rPr>
          <w:color w:val="000000" w:themeColor="text1"/>
        </w:rPr>
      </w:pPr>
      <w:r w:rsidRPr="001467B4">
        <w:rPr>
          <w:b/>
          <w:bCs/>
          <w:color w:val="000000" w:themeColor="text1"/>
        </w:rPr>
        <w:t>这道题考的是你能不能用商业语言量化技术价值。</w:t>
      </w:r>
    </w:p>
    <w:p w14:paraId="3A2F4CBB" w14:textId="77777777" w:rsidR="001467B4" w:rsidRPr="001467B4" w:rsidRDefault="001467B4" w:rsidP="001467B4">
      <w:pPr>
        <w:rPr>
          <w:color w:val="000000" w:themeColor="text1"/>
        </w:rPr>
      </w:pPr>
      <w:r w:rsidRPr="001467B4">
        <w:rPr>
          <w:b/>
          <w:bCs/>
          <w:color w:val="000000" w:themeColor="text1"/>
        </w:rPr>
        <w:t>先把</w:t>
      </w:r>
      <w:r w:rsidRPr="001467B4">
        <w:rPr>
          <w:b/>
          <w:bCs/>
          <w:color w:val="000000" w:themeColor="text1"/>
        </w:rPr>
        <w:t>ROI</w:t>
      </w:r>
      <w:r w:rsidRPr="001467B4">
        <w:rPr>
          <w:b/>
          <w:bCs/>
          <w:color w:val="000000" w:themeColor="text1"/>
        </w:rPr>
        <w:t>框架建起来：</w:t>
      </w:r>
    </w:p>
    <w:p w14:paraId="439F8284" w14:textId="77777777" w:rsidR="001467B4" w:rsidRPr="001467B4" w:rsidRDefault="001467B4" w:rsidP="001467B4">
      <w:pPr>
        <w:rPr>
          <w:color w:val="000000" w:themeColor="text1"/>
        </w:rPr>
      </w:pPr>
      <w:r w:rsidRPr="001467B4">
        <w:rPr>
          <w:color w:val="000000" w:themeColor="text1"/>
        </w:rPr>
        <w:t>预测维护的</w:t>
      </w:r>
      <w:r w:rsidRPr="001467B4">
        <w:rPr>
          <w:color w:val="000000" w:themeColor="text1"/>
        </w:rPr>
        <w:t>ROI</w:t>
      </w:r>
      <w:r w:rsidRPr="001467B4">
        <w:rPr>
          <w:color w:val="000000" w:themeColor="text1"/>
        </w:rPr>
        <w:t>来自三个方向：</w:t>
      </w:r>
    </w:p>
    <w:p w14:paraId="595EE0F6" w14:textId="77777777" w:rsidR="001467B4" w:rsidRPr="001467B4" w:rsidRDefault="001467B4" w:rsidP="001467B4">
      <w:pPr>
        <w:rPr>
          <w:color w:val="000000" w:themeColor="text1"/>
        </w:rPr>
      </w:pPr>
      <w:r w:rsidRPr="001467B4">
        <w:rPr>
          <w:b/>
          <w:bCs/>
          <w:color w:val="000000" w:themeColor="text1"/>
        </w:rPr>
        <w:t xml:space="preserve">1. </w:t>
      </w:r>
      <w:r w:rsidRPr="001467B4">
        <w:rPr>
          <w:b/>
          <w:bCs/>
          <w:color w:val="000000" w:themeColor="text1"/>
        </w:rPr>
        <w:t>避免非计划停机的价值：</w:t>
      </w:r>
    </w:p>
    <w:p w14:paraId="27E9237F" w14:textId="77777777" w:rsidR="001467B4" w:rsidRPr="001467B4" w:rsidRDefault="001467B4" w:rsidP="001467B4">
      <w:pPr>
        <w:numPr>
          <w:ilvl w:val="0"/>
          <w:numId w:val="85"/>
        </w:numPr>
        <w:rPr>
          <w:color w:val="000000" w:themeColor="text1"/>
        </w:rPr>
      </w:pPr>
      <w:r w:rsidRPr="001467B4">
        <w:rPr>
          <w:color w:val="000000" w:themeColor="text1"/>
        </w:rPr>
        <w:t>一次非计划停机的成本</w:t>
      </w:r>
      <w:r w:rsidRPr="001467B4">
        <w:rPr>
          <w:color w:val="000000" w:themeColor="text1"/>
        </w:rPr>
        <w:t xml:space="preserve"> = </w:t>
      </w:r>
      <w:r w:rsidRPr="001467B4">
        <w:rPr>
          <w:color w:val="000000" w:themeColor="text1"/>
        </w:rPr>
        <w:t>停机时长</w:t>
      </w:r>
      <w:r w:rsidRPr="001467B4">
        <w:rPr>
          <w:color w:val="000000" w:themeColor="text1"/>
        </w:rPr>
        <w:t xml:space="preserve"> × </w:t>
      </w:r>
      <w:r w:rsidRPr="001467B4">
        <w:rPr>
          <w:color w:val="000000" w:themeColor="text1"/>
        </w:rPr>
        <w:t>每小时产线损失</w:t>
      </w:r>
    </w:p>
    <w:p w14:paraId="360388B8" w14:textId="77777777" w:rsidR="001467B4" w:rsidRPr="001467B4" w:rsidRDefault="001467B4" w:rsidP="001467B4">
      <w:pPr>
        <w:numPr>
          <w:ilvl w:val="0"/>
          <w:numId w:val="85"/>
        </w:numPr>
        <w:rPr>
          <w:color w:val="000000" w:themeColor="text1"/>
        </w:rPr>
      </w:pPr>
      <w:r w:rsidRPr="001467B4">
        <w:rPr>
          <w:color w:val="000000" w:themeColor="text1"/>
        </w:rPr>
        <w:t>顶级</w:t>
      </w:r>
      <w:r w:rsidRPr="001467B4">
        <w:rPr>
          <w:color w:val="000000" w:themeColor="text1"/>
        </w:rPr>
        <w:t>fab</w:t>
      </w:r>
      <w:r w:rsidRPr="001467B4">
        <w:rPr>
          <w:color w:val="000000" w:themeColor="text1"/>
        </w:rPr>
        <w:t>每小时停机损失可达</w:t>
      </w:r>
      <w:r w:rsidRPr="001467B4">
        <w:rPr>
          <w:color w:val="000000" w:themeColor="text1"/>
        </w:rPr>
        <w:t>$50</w:t>
      </w:r>
      <w:r w:rsidRPr="001467B4">
        <w:rPr>
          <w:color w:val="000000" w:themeColor="text1"/>
        </w:rPr>
        <w:t>万</w:t>
      </w:r>
      <w:r w:rsidRPr="001467B4">
        <w:rPr>
          <w:color w:val="000000" w:themeColor="text1"/>
        </w:rPr>
        <w:t>~$100</w:t>
      </w:r>
      <w:r w:rsidRPr="001467B4">
        <w:rPr>
          <w:color w:val="000000" w:themeColor="text1"/>
        </w:rPr>
        <w:t>万</w:t>
      </w:r>
    </w:p>
    <w:p w14:paraId="40A0BC8E" w14:textId="77777777" w:rsidR="001467B4" w:rsidRPr="001467B4" w:rsidRDefault="001467B4" w:rsidP="001467B4">
      <w:pPr>
        <w:numPr>
          <w:ilvl w:val="0"/>
          <w:numId w:val="85"/>
        </w:numPr>
        <w:rPr>
          <w:color w:val="000000" w:themeColor="text1"/>
        </w:rPr>
      </w:pPr>
      <w:r w:rsidRPr="001467B4">
        <w:rPr>
          <w:color w:val="000000" w:themeColor="text1"/>
        </w:rPr>
        <w:t>模型如果一年内帮助避免了</w:t>
      </w:r>
      <w:r w:rsidRPr="001467B4">
        <w:rPr>
          <w:color w:val="000000" w:themeColor="text1"/>
        </w:rPr>
        <w:t>2</w:t>
      </w:r>
      <w:r w:rsidRPr="001467B4">
        <w:rPr>
          <w:color w:val="000000" w:themeColor="text1"/>
        </w:rPr>
        <w:t>次停机，每次</w:t>
      </w:r>
      <w:r w:rsidRPr="001467B4">
        <w:rPr>
          <w:color w:val="000000" w:themeColor="text1"/>
        </w:rPr>
        <w:t>4</w:t>
      </w:r>
      <w:r w:rsidRPr="001467B4">
        <w:rPr>
          <w:color w:val="000000" w:themeColor="text1"/>
        </w:rPr>
        <w:t>小时</w:t>
      </w:r>
      <w:r w:rsidRPr="001467B4">
        <w:rPr>
          <w:color w:val="000000" w:themeColor="text1"/>
        </w:rPr>
        <w:t xml:space="preserve"> → </w:t>
      </w:r>
      <w:r w:rsidRPr="001467B4">
        <w:rPr>
          <w:color w:val="000000" w:themeColor="text1"/>
        </w:rPr>
        <w:t>节省</w:t>
      </w:r>
      <w:r w:rsidRPr="001467B4">
        <w:rPr>
          <w:color w:val="000000" w:themeColor="text1"/>
        </w:rPr>
        <w:t>$400</w:t>
      </w:r>
      <w:r w:rsidRPr="001467B4">
        <w:rPr>
          <w:color w:val="000000" w:themeColor="text1"/>
        </w:rPr>
        <w:t>万</w:t>
      </w:r>
      <w:r w:rsidRPr="001467B4">
        <w:rPr>
          <w:color w:val="000000" w:themeColor="text1"/>
        </w:rPr>
        <w:t>~$800</w:t>
      </w:r>
      <w:r w:rsidRPr="001467B4">
        <w:rPr>
          <w:color w:val="000000" w:themeColor="text1"/>
        </w:rPr>
        <w:t>万</w:t>
      </w:r>
    </w:p>
    <w:p w14:paraId="716E78E3" w14:textId="77777777" w:rsidR="001467B4" w:rsidRPr="001467B4" w:rsidRDefault="001467B4" w:rsidP="001467B4">
      <w:pPr>
        <w:numPr>
          <w:ilvl w:val="0"/>
          <w:numId w:val="85"/>
        </w:numPr>
        <w:rPr>
          <w:color w:val="000000" w:themeColor="text1"/>
        </w:rPr>
      </w:pPr>
      <w:r w:rsidRPr="001467B4">
        <w:rPr>
          <w:color w:val="000000" w:themeColor="text1"/>
        </w:rPr>
        <w:t>和</w:t>
      </w:r>
      <w:r w:rsidRPr="001467B4">
        <w:rPr>
          <w:color w:val="000000" w:themeColor="text1"/>
        </w:rPr>
        <w:t>Edwards</w:t>
      </w:r>
      <w:r w:rsidRPr="001467B4">
        <w:rPr>
          <w:color w:val="000000" w:themeColor="text1"/>
        </w:rPr>
        <w:t>服务合同费用对比，</w:t>
      </w:r>
      <w:r w:rsidRPr="001467B4">
        <w:rPr>
          <w:color w:val="000000" w:themeColor="text1"/>
        </w:rPr>
        <w:t>ROI</w:t>
      </w:r>
      <w:r w:rsidRPr="001467B4">
        <w:rPr>
          <w:color w:val="000000" w:themeColor="text1"/>
        </w:rPr>
        <w:t>清晰可见</w:t>
      </w:r>
    </w:p>
    <w:p w14:paraId="36208C7C" w14:textId="77777777" w:rsidR="001467B4" w:rsidRPr="001467B4" w:rsidRDefault="001467B4" w:rsidP="001467B4">
      <w:pPr>
        <w:rPr>
          <w:color w:val="000000" w:themeColor="text1"/>
        </w:rPr>
      </w:pPr>
      <w:r w:rsidRPr="001467B4">
        <w:rPr>
          <w:b/>
          <w:bCs/>
          <w:color w:val="000000" w:themeColor="text1"/>
        </w:rPr>
        <w:t xml:space="preserve">2. </w:t>
      </w:r>
      <w:r w:rsidRPr="001467B4">
        <w:rPr>
          <w:b/>
          <w:bCs/>
          <w:color w:val="000000" w:themeColor="text1"/>
        </w:rPr>
        <w:t>计划性维护成本优化：</w:t>
      </w:r>
    </w:p>
    <w:p w14:paraId="19BA39CE" w14:textId="77777777" w:rsidR="001467B4" w:rsidRPr="001467B4" w:rsidRDefault="001467B4" w:rsidP="001467B4">
      <w:pPr>
        <w:numPr>
          <w:ilvl w:val="0"/>
          <w:numId w:val="86"/>
        </w:numPr>
        <w:rPr>
          <w:color w:val="000000" w:themeColor="text1"/>
        </w:rPr>
      </w:pPr>
      <w:r w:rsidRPr="001467B4">
        <w:rPr>
          <w:color w:val="000000" w:themeColor="text1"/>
        </w:rPr>
        <w:lastRenderedPageBreak/>
        <w:t>过去按固定周期换零件（比如每</w:t>
      </w:r>
      <w:r w:rsidRPr="001467B4">
        <w:rPr>
          <w:color w:val="000000" w:themeColor="text1"/>
        </w:rPr>
        <w:t>6</w:t>
      </w:r>
      <w:r w:rsidRPr="001467B4">
        <w:rPr>
          <w:color w:val="000000" w:themeColor="text1"/>
        </w:rPr>
        <w:t>个月换轴承），不管实际磨损状态</w:t>
      </w:r>
    </w:p>
    <w:p w14:paraId="184855A0" w14:textId="77777777" w:rsidR="001467B4" w:rsidRPr="001467B4" w:rsidRDefault="001467B4" w:rsidP="001467B4">
      <w:pPr>
        <w:numPr>
          <w:ilvl w:val="0"/>
          <w:numId w:val="86"/>
        </w:numPr>
        <w:rPr>
          <w:color w:val="000000" w:themeColor="text1"/>
        </w:rPr>
      </w:pPr>
      <w:r w:rsidRPr="001467B4">
        <w:rPr>
          <w:color w:val="000000" w:themeColor="text1"/>
        </w:rPr>
        <w:t>有了预测模型，只在真正需要时才换</w:t>
      </w:r>
      <w:r w:rsidRPr="001467B4">
        <w:rPr>
          <w:color w:val="000000" w:themeColor="text1"/>
        </w:rPr>
        <w:t xml:space="preserve"> → </w:t>
      </w:r>
      <w:r w:rsidRPr="001467B4">
        <w:rPr>
          <w:color w:val="000000" w:themeColor="text1"/>
        </w:rPr>
        <w:t>零件成本降低</w:t>
      </w:r>
      <w:r w:rsidRPr="001467B4">
        <w:rPr>
          <w:color w:val="000000" w:themeColor="text1"/>
        </w:rPr>
        <w:t>20%~30%</w:t>
      </w:r>
    </w:p>
    <w:p w14:paraId="2A09A109" w14:textId="77777777" w:rsidR="001467B4" w:rsidRPr="001467B4" w:rsidRDefault="001467B4" w:rsidP="001467B4">
      <w:pPr>
        <w:numPr>
          <w:ilvl w:val="0"/>
          <w:numId w:val="86"/>
        </w:numPr>
        <w:rPr>
          <w:color w:val="000000" w:themeColor="text1"/>
        </w:rPr>
      </w:pPr>
      <w:r w:rsidRPr="001467B4">
        <w:rPr>
          <w:color w:val="000000" w:themeColor="text1"/>
        </w:rPr>
        <w:t>维护人工成本减少（减少不必要的检查次数）</w:t>
      </w:r>
    </w:p>
    <w:p w14:paraId="4E739BCD" w14:textId="77777777" w:rsidR="001467B4" w:rsidRPr="001467B4" w:rsidRDefault="001467B4" w:rsidP="001467B4">
      <w:pPr>
        <w:rPr>
          <w:color w:val="000000" w:themeColor="text1"/>
        </w:rPr>
      </w:pPr>
      <w:r w:rsidRPr="001467B4">
        <w:rPr>
          <w:b/>
          <w:bCs/>
          <w:color w:val="000000" w:themeColor="text1"/>
        </w:rPr>
        <w:t xml:space="preserve">3. </w:t>
      </w:r>
      <w:r w:rsidRPr="001467B4">
        <w:rPr>
          <w:b/>
          <w:bCs/>
          <w:color w:val="000000" w:themeColor="text1"/>
        </w:rPr>
        <w:t>备件库存优化：</w:t>
      </w:r>
    </w:p>
    <w:p w14:paraId="442CF6E4" w14:textId="77777777" w:rsidR="001467B4" w:rsidRPr="001467B4" w:rsidRDefault="001467B4" w:rsidP="001467B4">
      <w:pPr>
        <w:numPr>
          <w:ilvl w:val="0"/>
          <w:numId w:val="87"/>
        </w:numPr>
        <w:rPr>
          <w:color w:val="000000" w:themeColor="text1"/>
        </w:rPr>
      </w:pPr>
      <w:r w:rsidRPr="001467B4">
        <w:rPr>
          <w:color w:val="000000" w:themeColor="text1"/>
        </w:rPr>
        <w:t>过去为了应对突发故障，需要备大量库存</w:t>
      </w:r>
    </w:p>
    <w:p w14:paraId="0C08667E" w14:textId="77777777" w:rsidR="001467B4" w:rsidRPr="001467B4" w:rsidRDefault="001467B4" w:rsidP="001467B4">
      <w:pPr>
        <w:numPr>
          <w:ilvl w:val="0"/>
          <w:numId w:val="87"/>
        </w:numPr>
        <w:rPr>
          <w:color w:val="000000" w:themeColor="text1"/>
        </w:rPr>
      </w:pPr>
      <w:r w:rsidRPr="001467B4">
        <w:rPr>
          <w:color w:val="000000" w:themeColor="text1"/>
        </w:rPr>
        <w:t>有了提前预警，可以按需采购，减少库存积压资金占用</w:t>
      </w:r>
    </w:p>
    <w:p w14:paraId="3950A533" w14:textId="77777777" w:rsidR="001467B4" w:rsidRPr="001467B4" w:rsidRDefault="001467B4" w:rsidP="001467B4">
      <w:pPr>
        <w:rPr>
          <w:color w:val="000000" w:themeColor="text1"/>
        </w:rPr>
      </w:pPr>
      <w:r w:rsidRPr="001467B4">
        <w:rPr>
          <w:b/>
          <w:bCs/>
          <w:color w:val="000000" w:themeColor="text1"/>
        </w:rPr>
        <w:t>回答框架：</w:t>
      </w:r>
    </w:p>
    <w:p w14:paraId="65DE5C8F" w14:textId="77777777" w:rsidR="001467B4" w:rsidRPr="001467B4" w:rsidRDefault="001467B4" w:rsidP="001467B4">
      <w:pPr>
        <w:rPr>
          <w:color w:val="000000" w:themeColor="text1"/>
        </w:rPr>
      </w:pPr>
      <w:r w:rsidRPr="001467B4">
        <w:rPr>
          <w:color w:val="000000" w:themeColor="text1"/>
        </w:rPr>
        <w:t>"</w:t>
      </w:r>
      <w:r w:rsidRPr="001467B4">
        <w:rPr>
          <w:color w:val="000000" w:themeColor="text1"/>
        </w:rPr>
        <w:t>我们可以一起算一笔账。您过去</w:t>
      </w:r>
      <w:r w:rsidRPr="001467B4">
        <w:rPr>
          <w:color w:val="000000" w:themeColor="text1"/>
        </w:rPr>
        <w:t>12</w:t>
      </w:r>
      <w:r w:rsidRPr="001467B4">
        <w:rPr>
          <w:color w:val="000000" w:themeColor="text1"/>
        </w:rPr>
        <w:t>个月有几次非计划停机？每次停机大概损失多少？我们的系统在这</w:t>
      </w:r>
      <w:r w:rsidRPr="001467B4">
        <w:rPr>
          <w:color w:val="000000" w:themeColor="text1"/>
        </w:rPr>
        <w:t>12</w:t>
      </w:r>
      <w:r w:rsidRPr="001467B4">
        <w:rPr>
          <w:color w:val="000000" w:themeColor="text1"/>
        </w:rPr>
        <w:t>个月里发出了</w:t>
      </w:r>
      <w:r w:rsidRPr="001467B4">
        <w:rPr>
          <w:color w:val="000000" w:themeColor="text1"/>
        </w:rPr>
        <w:t>X</w:t>
      </w:r>
      <w:r w:rsidRPr="001467B4">
        <w:rPr>
          <w:color w:val="000000" w:themeColor="text1"/>
        </w:rPr>
        <w:t>次预警，其中</w:t>
      </w:r>
      <w:r w:rsidRPr="001467B4">
        <w:rPr>
          <w:color w:val="000000" w:themeColor="text1"/>
        </w:rPr>
        <w:t>Y</w:t>
      </w:r>
      <w:r w:rsidRPr="001467B4">
        <w:rPr>
          <w:color w:val="000000" w:themeColor="text1"/>
        </w:rPr>
        <w:t>次被验证为真实故障，提前平均</w:t>
      </w:r>
      <w:r w:rsidRPr="001467B4">
        <w:rPr>
          <w:color w:val="000000" w:themeColor="text1"/>
        </w:rPr>
        <w:t>Z</w:t>
      </w:r>
      <w:r w:rsidRPr="001467B4">
        <w:rPr>
          <w:color w:val="000000" w:themeColor="text1"/>
        </w:rPr>
        <w:t>天预警。如果这些故障都变成了计划性维护，您节省的停机损失是多少？这个数字和合同费用一比，</w:t>
      </w:r>
      <w:r w:rsidRPr="001467B4">
        <w:rPr>
          <w:color w:val="000000" w:themeColor="text1"/>
        </w:rPr>
        <w:t>ROI</w:t>
      </w:r>
      <w:r w:rsidRPr="001467B4">
        <w:rPr>
          <w:color w:val="000000" w:themeColor="text1"/>
        </w:rPr>
        <w:t>就出来了。</w:t>
      </w:r>
      <w:r w:rsidRPr="001467B4">
        <w:rPr>
          <w:color w:val="000000" w:themeColor="text1"/>
        </w:rPr>
        <w:t>"</w:t>
      </w:r>
    </w:p>
    <w:p w14:paraId="1E91BB49" w14:textId="77777777" w:rsidR="001467B4" w:rsidRPr="001467B4" w:rsidRDefault="001467B4" w:rsidP="001467B4">
      <w:pPr>
        <w:rPr>
          <w:color w:val="000000" w:themeColor="text1"/>
        </w:rPr>
      </w:pPr>
      <w:r w:rsidRPr="001467B4">
        <w:rPr>
          <w:b/>
          <w:bCs/>
          <w:color w:val="000000" w:themeColor="text1"/>
        </w:rPr>
        <w:t>关键技巧：</w:t>
      </w:r>
    </w:p>
    <w:p w14:paraId="57CA911F" w14:textId="77777777" w:rsidR="001467B4" w:rsidRPr="001467B4" w:rsidRDefault="001467B4" w:rsidP="001467B4">
      <w:pPr>
        <w:numPr>
          <w:ilvl w:val="0"/>
          <w:numId w:val="88"/>
        </w:numPr>
        <w:rPr>
          <w:color w:val="000000" w:themeColor="text1"/>
        </w:rPr>
      </w:pPr>
      <w:r w:rsidRPr="001467B4">
        <w:rPr>
          <w:color w:val="000000" w:themeColor="text1"/>
        </w:rPr>
        <w:t>用客户自己的数据算</w:t>
      </w:r>
      <w:r w:rsidRPr="001467B4">
        <w:rPr>
          <w:color w:val="000000" w:themeColor="text1"/>
        </w:rPr>
        <w:t>ROI</w:t>
      </w:r>
      <w:r w:rsidRPr="001467B4">
        <w:rPr>
          <w:color w:val="000000" w:themeColor="text1"/>
        </w:rPr>
        <w:t>，比任何行业</w:t>
      </w:r>
      <w:r w:rsidRPr="001467B4">
        <w:rPr>
          <w:color w:val="000000" w:themeColor="text1"/>
        </w:rPr>
        <w:t>benchmark</w:t>
      </w:r>
      <w:r w:rsidRPr="001467B4">
        <w:rPr>
          <w:color w:val="000000" w:themeColor="text1"/>
        </w:rPr>
        <w:t>都有说服力</w:t>
      </w:r>
    </w:p>
    <w:p w14:paraId="112E358B" w14:textId="77777777" w:rsidR="001467B4" w:rsidRPr="001467B4" w:rsidRDefault="001467B4" w:rsidP="001467B4">
      <w:pPr>
        <w:numPr>
          <w:ilvl w:val="0"/>
          <w:numId w:val="88"/>
        </w:numPr>
        <w:rPr>
          <w:color w:val="000000" w:themeColor="text1"/>
        </w:rPr>
      </w:pPr>
      <w:r w:rsidRPr="001467B4">
        <w:rPr>
          <w:color w:val="000000" w:themeColor="text1"/>
        </w:rPr>
        <w:t>让客户参与计算过程，他们会更认可结论</w:t>
      </w:r>
    </w:p>
    <w:p w14:paraId="34C8E2D3" w14:textId="77777777" w:rsidR="001467B4" w:rsidRPr="001467B4" w:rsidRDefault="001467B4" w:rsidP="001467B4">
      <w:pPr>
        <w:numPr>
          <w:ilvl w:val="0"/>
          <w:numId w:val="88"/>
        </w:numPr>
        <w:rPr>
          <w:color w:val="000000" w:themeColor="text1"/>
        </w:rPr>
      </w:pPr>
      <w:r w:rsidRPr="001467B4">
        <w:rPr>
          <w:color w:val="000000" w:themeColor="text1"/>
        </w:rPr>
        <w:t>不要自己给一个数字，要和客户一起推导出来</w:t>
      </w:r>
    </w:p>
    <w:p w14:paraId="19B27D84" w14:textId="77777777" w:rsidR="001467B4" w:rsidRPr="001467B4" w:rsidRDefault="001467B4" w:rsidP="001467B4">
      <w:pPr>
        <w:rPr>
          <w:color w:val="000000" w:themeColor="text1"/>
        </w:rPr>
      </w:pPr>
      <w:r w:rsidRPr="001467B4">
        <w:rPr>
          <w:color w:val="000000" w:themeColor="text1"/>
        </w:rPr>
        <w:pict w14:anchorId="534104D6">
          <v:rect id="_x0000_i1555" style="width:0;height:1.5pt" o:hralign="center" o:hrstd="t" o:hr="t" fillcolor="#a0a0a0" stroked="f"/>
        </w:pict>
      </w:r>
    </w:p>
    <w:p w14:paraId="6F85E1A7" w14:textId="77777777" w:rsidR="001467B4" w:rsidRPr="001467B4" w:rsidRDefault="001467B4" w:rsidP="001467B4">
      <w:pPr>
        <w:rPr>
          <w:b/>
          <w:bCs/>
          <w:color w:val="000000" w:themeColor="text1"/>
        </w:rPr>
      </w:pPr>
      <w:r w:rsidRPr="001467B4">
        <w:rPr>
          <w:b/>
          <w:bCs/>
          <w:color w:val="000000" w:themeColor="text1"/>
        </w:rPr>
        <w:t>补充</w:t>
      </w:r>
      <w:r w:rsidRPr="001467B4">
        <w:rPr>
          <w:b/>
          <w:bCs/>
          <w:color w:val="000000" w:themeColor="text1"/>
        </w:rPr>
        <w:t xml:space="preserve">6. </w:t>
      </w:r>
      <w:r w:rsidRPr="001467B4">
        <w:rPr>
          <w:b/>
          <w:bCs/>
          <w:color w:val="000000" w:themeColor="text1"/>
        </w:rPr>
        <w:t>你如何向一个对</w:t>
      </w:r>
      <w:r w:rsidRPr="001467B4">
        <w:rPr>
          <w:b/>
          <w:bCs/>
          <w:color w:val="000000" w:themeColor="text1"/>
        </w:rPr>
        <w:t>AI</w:t>
      </w:r>
      <w:r w:rsidRPr="001467B4">
        <w:rPr>
          <w:b/>
          <w:bCs/>
          <w:color w:val="000000" w:themeColor="text1"/>
        </w:rPr>
        <w:t>完全不了解的</w:t>
      </w:r>
      <w:r w:rsidRPr="001467B4">
        <w:rPr>
          <w:b/>
          <w:bCs/>
          <w:color w:val="000000" w:themeColor="text1"/>
        </w:rPr>
        <w:t>fab</w:t>
      </w:r>
      <w:r w:rsidRPr="001467B4">
        <w:rPr>
          <w:b/>
          <w:bCs/>
          <w:color w:val="000000" w:themeColor="text1"/>
        </w:rPr>
        <w:t>厂长解释</w:t>
      </w:r>
      <w:r w:rsidRPr="001467B4">
        <w:rPr>
          <w:b/>
          <w:bCs/>
          <w:color w:val="000000" w:themeColor="text1"/>
        </w:rPr>
        <w:t>"</w:t>
      </w:r>
      <w:r w:rsidRPr="001467B4">
        <w:rPr>
          <w:b/>
          <w:bCs/>
          <w:color w:val="000000" w:themeColor="text1"/>
        </w:rPr>
        <w:t>预测性维护模型</w:t>
      </w:r>
      <w:r w:rsidRPr="001467B4">
        <w:rPr>
          <w:b/>
          <w:bCs/>
          <w:color w:val="000000" w:themeColor="text1"/>
        </w:rPr>
        <w:t>"</w:t>
      </w:r>
      <w:r w:rsidRPr="001467B4">
        <w:rPr>
          <w:b/>
          <w:bCs/>
          <w:color w:val="000000" w:themeColor="text1"/>
        </w:rPr>
        <w:t>是什么？</w:t>
      </w:r>
    </w:p>
    <w:p w14:paraId="7E2EC66A" w14:textId="77777777" w:rsidR="001467B4" w:rsidRPr="001467B4" w:rsidRDefault="001467B4" w:rsidP="001467B4">
      <w:pPr>
        <w:rPr>
          <w:color w:val="000000" w:themeColor="text1"/>
        </w:rPr>
      </w:pPr>
      <w:r w:rsidRPr="001467B4">
        <w:rPr>
          <w:b/>
          <w:bCs/>
          <w:color w:val="000000" w:themeColor="text1"/>
        </w:rPr>
        <w:t>答：</w:t>
      </w:r>
    </w:p>
    <w:p w14:paraId="637ECF5C" w14:textId="77777777" w:rsidR="001467B4" w:rsidRPr="001467B4" w:rsidRDefault="001467B4" w:rsidP="001467B4">
      <w:pPr>
        <w:numPr>
          <w:ilvl w:val="0"/>
          <w:numId w:val="89"/>
        </w:numPr>
        <w:rPr>
          <w:color w:val="000000" w:themeColor="text1"/>
        </w:rPr>
      </w:pPr>
      <w:r w:rsidRPr="001467B4">
        <w:rPr>
          <w:b/>
          <w:bCs/>
          <w:color w:val="000000" w:themeColor="text1"/>
        </w:rPr>
        <w:t>这道题考的是你的表达能力和同理心。</w:t>
      </w:r>
    </w:p>
    <w:p w14:paraId="12E5EA32" w14:textId="77777777" w:rsidR="001467B4" w:rsidRPr="001467B4" w:rsidRDefault="001467B4" w:rsidP="001467B4">
      <w:pPr>
        <w:rPr>
          <w:color w:val="000000" w:themeColor="text1"/>
        </w:rPr>
      </w:pPr>
      <w:r w:rsidRPr="001467B4">
        <w:rPr>
          <w:b/>
          <w:bCs/>
          <w:color w:val="000000" w:themeColor="text1"/>
        </w:rPr>
        <w:t>错误的解释方式（技术人员常犯）：</w:t>
      </w:r>
    </w:p>
    <w:p w14:paraId="1956379D" w14:textId="77777777" w:rsidR="001467B4" w:rsidRPr="001467B4" w:rsidRDefault="001467B4" w:rsidP="001467B4">
      <w:pPr>
        <w:rPr>
          <w:color w:val="000000" w:themeColor="text1"/>
        </w:rPr>
      </w:pPr>
      <w:r w:rsidRPr="001467B4">
        <w:rPr>
          <w:color w:val="000000" w:themeColor="text1"/>
        </w:rPr>
        <w:t>"</w:t>
      </w:r>
      <w:r w:rsidRPr="001467B4">
        <w:rPr>
          <w:color w:val="000000" w:themeColor="text1"/>
        </w:rPr>
        <w:t>我们用</w:t>
      </w:r>
      <w:r w:rsidRPr="001467B4">
        <w:rPr>
          <w:color w:val="000000" w:themeColor="text1"/>
        </w:rPr>
        <w:t>LSTM</w:t>
      </w:r>
      <w:r w:rsidRPr="001467B4">
        <w:rPr>
          <w:color w:val="000000" w:themeColor="text1"/>
        </w:rPr>
        <w:t>神经网络对多维时序传感器数据进行建模，预测设备的</w:t>
      </w:r>
      <w:r w:rsidRPr="001467B4">
        <w:rPr>
          <w:color w:val="000000" w:themeColor="text1"/>
        </w:rPr>
        <w:t>Remaining Useful Life..."</w:t>
      </w:r>
    </w:p>
    <w:p w14:paraId="1BA04566" w14:textId="77777777" w:rsidR="001467B4" w:rsidRPr="001467B4" w:rsidRDefault="001467B4" w:rsidP="001467B4">
      <w:pPr>
        <w:rPr>
          <w:color w:val="000000" w:themeColor="text1"/>
        </w:rPr>
      </w:pPr>
      <w:r w:rsidRPr="001467B4">
        <w:rPr>
          <w:b/>
          <w:bCs/>
          <w:color w:val="000000" w:themeColor="text1"/>
        </w:rPr>
        <w:t>正确的解释方式（用类比）：</w:t>
      </w:r>
    </w:p>
    <w:p w14:paraId="6E9318D8" w14:textId="77777777" w:rsidR="001467B4" w:rsidRPr="001467B4" w:rsidRDefault="001467B4" w:rsidP="001467B4">
      <w:pPr>
        <w:rPr>
          <w:color w:val="000000" w:themeColor="text1"/>
        </w:rPr>
      </w:pPr>
      <w:r w:rsidRPr="001467B4">
        <w:rPr>
          <w:color w:val="000000" w:themeColor="text1"/>
        </w:rPr>
        <w:t>"</w:t>
      </w:r>
      <w:r w:rsidRPr="001467B4">
        <w:rPr>
          <w:color w:val="000000" w:themeColor="text1"/>
        </w:rPr>
        <w:t>厂长，您开车的时候，仪表盘上有油量表、水温表、发动机故障灯。这些是实时监测，告诉你现在的状态。</w:t>
      </w:r>
    </w:p>
    <w:p w14:paraId="1C2CF88D" w14:textId="77777777" w:rsidR="001467B4" w:rsidRPr="001467B4" w:rsidRDefault="001467B4" w:rsidP="001467B4">
      <w:pPr>
        <w:rPr>
          <w:color w:val="000000" w:themeColor="text1"/>
        </w:rPr>
      </w:pPr>
      <w:r w:rsidRPr="001467B4">
        <w:rPr>
          <w:color w:val="000000" w:themeColor="text1"/>
        </w:rPr>
        <w:t>但有没有一种可能，在故障灯亮之前，就提前告诉你：</w:t>
      </w:r>
      <w:r w:rsidRPr="001467B4">
        <w:rPr>
          <w:color w:val="000000" w:themeColor="text1"/>
        </w:rPr>
        <w:t>'</w:t>
      </w:r>
      <w:r w:rsidRPr="001467B4">
        <w:rPr>
          <w:color w:val="000000" w:themeColor="text1"/>
        </w:rPr>
        <w:t>这辆车再开</w:t>
      </w:r>
      <w:r w:rsidRPr="001467B4">
        <w:rPr>
          <w:color w:val="000000" w:themeColor="text1"/>
        </w:rPr>
        <w:t>3000</w:t>
      </w:r>
      <w:r w:rsidRPr="001467B4">
        <w:rPr>
          <w:color w:val="000000" w:themeColor="text1"/>
        </w:rPr>
        <w:t>公里，发动机可能会出问题，建议下周去检查</w:t>
      </w:r>
      <w:r w:rsidRPr="001467B4">
        <w:rPr>
          <w:color w:val="000000" w:themeColor="text1"/>
        </w:rPr>
        <w:t>'</w:t>
      </w:r>
      <w:r w:rsidRPr="001467B4">
        <w:rPr>
          <w:color w:val="000000" w:themeColor="text1"/>
        </w:rPr>
        <w:t>？</w:t>
      </w:r>
    </w:p>
    <w:p w14:paraId="04480A39" w14:textId="77777777" w:rsidR="001467B4" w:rsidRPr="001467B4" w:rsidRDefault="001467B4" w:rsidP="001467B4">
      <w:pPr>
        <w:rPr>
          <w:color w:val="000000" w:themeColor="text1"/>
        </w:rPr>
      </w:pPr>
      <w:r w:rsidRPr="001467B4">
        <w:rPr>
          <w:color w:val="000000" w:themeColor="text1"/>
        </w:rPr>
        <w:t>我们做的就是这个</w:t>
      </w:r>
      <w:r w:rsidRPr="001467B4">
        <w:rPr>
          <w:color w:val="000000" w:themeColor="text1"/>
        </w:rPr>
        <w:t>——</w:t>
      </w:r>
      <w:r w:rsidRPr="001467B4">
        <w:rPr>
          <w:color w:val="000000" w:themeColor="text1"/>
        </w:rPr>
        <w:t>给您的真空泵装一个</w:t>
      </w:r>
      <w:r w:rsidRPr="001467B4">
        <w:rPr>
          <w:color w:val="000000" w:themeColor="text1"/>
        </w:rPr>
        <w:t>'</w:t>
      </w:r>
      <w:r w:rsidRPr="001467B4">
        <w:rPr>
          <w:color w:val="000000" w:themeColor="text1"/>
        </w:rPr>
        <w:t>智能仪表盘</w:t>
      </w:r>
      <w:r w:rsidRPr="001467B4">
        <w:rPr>
          <w:color w:val="000000" w:themeColor="text1"/>
        </w:rPr>
        <w:t>'</w:t>
      </w:r>
      <w:r w:rsidRPr="001467B4">
        <w:rPr>
          <w:color w:val="000000" w:themeColor="text1"/>
        </w:rPr>
        <w:t>，不只是看现在的状态，而是预测未来什么时候需要维护。这样您的团队可以提前安排，在不影响生产的时间窗口里做维护，而不是等到泵突然坏了，整条产线被迫停下来。</w:t>
      </w:r>
      <w:r w:rsidRPr="001467B4">
        <w:rPr>
          <w:color w:val="000000" w:themeColor="text1"/>
        </w:rPr>
        <w:t>"</w:t>
      </w:r>
    </w:p>
    <w:p w14:paraId="5ABCEDBE" w14:textId="77777777" w:rsidR="001467B4" w:rsidRPr="001467B4" w:rsidRDefault="001467B4" w:rsidP="001467B4">
      <w:pPr>
        <w:rPr>
          <w:color w:val="000000" w:themeColor="text1"/>
        </w:rPr>
      </w:pPr>
      <w:r w:rsidRPr="001467B4">
        <w:rPr>
          <w:b/>
          <w:bCs/>
          <w:color w:val="000000" w:themeColor="text1"/>
        </w:rPr>
        <w:t>为什么这个解释有效：</w:t>
      </w:r>
    </w:p>
    <w:p w14:paraId="1CF98557" w14:textId="77777777" w:rsidR="001467B4" w:rsidRPr="001467B4" w:rsidRDefault="001467B4" w:rsidP="001467B4">
      <w:pPr>
        <w:numPr>
          <w:ilvl w:val="0"/>
          <w:numId w:val="90"/>
        </w:numPr>
        <w:rPr>
          <w:color w:val="000000" w:themeColor="text1"/>
        </w:rPr>
      </w:pPr>
      <w:r w:rsidRPr="001467B4">
        <w:rPr>
          <w:color w:val="000000" w:themeColor="text1"/>
        </w:rPr>
        <w:t>用汽车类比，每个人都有切身体验</w:t>
      </w:r>
    </w:p>
    <w:p w14:paraId="2B7D22FD" w14:textId="77777777" w:rsidR="001467B4" w:rsidRPr="001467B4" w:rsidRDefault="001467B4" w:rsidP="001467B4">
      <w:pPr>
        <w:numPr>
          <w:ilvl w:val="0"/>
          <w:numId w:val="90"/>
        </w:numPr>
        <w:rPr>
          <w:color w:val="000000" w:themeColor="text1"/>
        </w:rPr>
      </w:pPr>
      <w:r w:rsidRPr="001467B4">
        <w:rPr>
          <w:color w:val="000000" w:themeColor="text1"/>
        </w:rPr>
        <w:t>从</w:t>
      </w:r>
      <w:r w:rsidRPr="001467B4">
        <w:rPr>
          <w:color w:val="000000" w:themeColor="text1"/>
        </w:rPr>
        <w:t>"</w:t>
      </w:r>
      <w:r w:rsidRPr="001467B4">
        <w:rPr>
          <w:color w:val="000000" w:themeColor="text1"/>
        </w:rPr>
        <w:t>实时监测</w:t>
      </w:r>
      <w:r w:rsidRPr="001467B4">
        <w:rPr>
          <w:color w:val="000000" w:themeColor="text1"/>
        </w:rPr>
        <w:t>"</w:t>
      </w:r>
      <w:r w:rsidRPr="001467B4">
        <w:rPr>
          <w:color w:val="000000" w:themeColor="text1"/>
        </w:rPr>
        <w:t>到</w:t>
      </w:r>
      <w:r w:rsidRPr="001467B4">
        <w:rPr>
          <w:color w:val="000000" w:themeColor="text1"/>
        </w:rPr>
        <w:t>"</w:t>
      </w:r>
      <w:r w:rsidRPr="001467B4">
        <w:rPr>
          <w:color w:val="000000" w:themeColor="text1"/>
        </w:rPr>
        <w:t>预测未来</w:t>
      </w:r>
      <w:r w:rsidRPr="001467B4">
        <w:rPr>
          <w:color w:val="000000" w:themeColor="text1"/>
        </w:rPr>
        <w:t>"</w:t>
      </w:r>
      <w:r w:rsidRPr="001467B4">
        <w:rPr>
          <w:color w:val="000000" w:themeColor="text1"/>
        </w:rPr>
        <w:t>，逻辑清晰</w:t>
      </w:r>
    </w:p>
    <w:p w14:paraId="7AB40937" w14:textId="77777777" w:rsidR="001467B4" w:rsidRPr="001467B4" w:rsidRDefault="001467B4" w:rsidP="001467B4">
      <w:pPr>
        <w:numPr>
          <w:ilvl w:val="0"/>
          <w:numId w:val="90"/>
        </w:numPr>
        <w:rPr>
          <w:color w:val="000000" w:themeColor="text1"/>
        </w:rPr>
      </w:pPr>
      <w:r w:rsidRPr="001467B4">
        <w:rPr>
          <w:color w:val="000000" w:themeColor="text1"/>
        </w:rPr>
        <w:t>直接说出对厂长最重要的价值：不影响生产、提前安排</w:t>
      </w:r>
    </w:p>
    <w:p w14:paraId="67D283DB" w14:textId="77777777" w:rsidR="001467B4" w:rsidRPr="001467B4" w:rsidRDefault="001467B4" w:rsidP="001467B4">
      <w:pPr>
        <w:numPr>
          <w:ilvl w:val="0"/>
          <w:numId w:val="90"/>
        </w:numPr>
        <w:rPr>
          <w:color w:val="000000" w:themeColor="text1"/>
        </w:rPr>
      </w:pPr>
      <w:r w:rsidRPr="001467B4">
        <w:rPr>
          <w:color w:val="000000" w:themeColor="text1"/>
        </w:rPr>
        <w:t>没有一个技术词汇</w:t>
      </w:r>
    </w:p>
    <w:p w14:paraId="12195296" w14:textId="77777777" w:rsidR="001467B4" w:rsidRPr="001467B4" w:rsidRDefault="001467B4" w:rsidP="001467B4">
      <w:pPr>
        <w:rPr>
          <w:color w:val="000000" w:themeColor="text1"/>
        </w:rPr>
      </w:pPr>
      <w:r w:rsidRPr="001467B4">
        <w:rPr>
          <w:b/>
          <w:bCs/>
          <w:color w:val="000000" w:themeColor="text1"/>
        </w:rPr>
        <w:lastRenderedPageBreak/>
        <w:t>补充一句让厂长记住你的话：</w:t>
      </w:r>
    </w:p>
    <w:p w14:paraId="7081F8CA" w14:textId="77777777" w:rsidR="001467B4" w:rsidRPr="001467B4" w:rsidRDefault="001467B4" w:rsidP="001467B4">
      <w:pPr>
        <w:rPr>
          <w:color w:val="000000" w:themeColor="text1"/>
        </w:rPr>
      </w:pPr>
      <w:r w:rsidRPr="001467B4">
        <w:rPr>
          <w:color w:val="000000" w:themeColor="text1"/>
        </w:rPr>
        <w:t>"</w:t>
      </w:r>
      <w:r w:rsidRPr="001467B4">
        <w:rPr>
          <w:color w:val="000000" w:themeColor="text1"/>
        </w:rPr>
        <w:t>简单说，我们的目标是让您的泵永远不会在最不该坏的时候坏。</w:t>
      </w:r>
      <w:r w:rsidRPr="001467B4">
        <w:rPr>
          <w:color w:val="000000" w:themeColor="text1"/>
        </w:rPr>
        <w:t>"</w:t>
      </w:r>
    </w:p>
    <w:p w14:paraId="45325558" w14:textId="77777777" w:rsidR="001467B4" w:rsidRPr="001467B4" w:rsidRDefault="001467B4" w:rsidP="001467B4">
      <w:pPr>
        <w:rPr>
          <w:color w:val="000000" w:themeColor="text1"/>
        </w:rPr>
      </w:pPr>
      <w:r w:rsidRPr="001467B4">
        <w:rPr>
          <w:color w:val="000000" w:themeColor="text1"/>
        </w:rPr>
        <w:pict w14:anchorId="0063692D">
          <v:rect id="_x0000_i1556" style="width:0;height:1.5pt" o:hralign="center" o:hrstd="t" o:hr="t" fillcolor="#a0a0a0" stroked="f"/>
        </w:pict>
      </w:r>
    </w:p>
    <w:p w14:paraId="3700E377" w14:textId="77777777" w:rsidR="001467B4" w:rsidRPr="001467B4" w:rsidRDefault="001467B4" w:rsidP="001467B4">
      <w:pPr>
        <w:rPr>
          <w:b/>
          <w:bCs/>
          <w:color w:val="000000" w:themeColor="text1"/>
        </w:rPr>
      </w:pPr>
      <w:r w:rsidRPr="001467B4">
        <w:rPr>
          <w:b/>
          <w:bCs/>
          <w:color w:val="000000" w:themeColor="text1"/>
        </w:rPr>
        <w:t>补充</w:t>
      </w:r>
      <w:r w:rsidRPr="001467B4">
        <w:rPr>
          <w:b/>
          <w:bCs/>
          <w:color w:val="000000" w:themeColor="text1"/>
        </w:rPr>
        <w:t xml:space="preserve">7. </w:t>
      </w:r>
      <w:proofErr w:type="spellStart"/>
      <w:r w:rsidRPr="001467B4">
        <w:rPr>
          <w:b/>
          <w:bCs/>
          <w:color w:val="000000" w:themeColor="text1"/>
        </w:rPr>
        <w:t>Minjian</w:t>
      </w:r>
      <w:proofErr w:type="spellEnd"/>
      <w:r w:rsidRPr="001467B4">
        <w:rPr>
          <w:b/>
          <w:bCs/>
          <w:color w:val="000000" w:themeColor="text1"/>
        </w:rPr>
        <w:t>问：</w:t>
      </w:r>
      <w:r w:rsidRPr="001467B4">
        <w:rPr>
          <w:b/>
          <w:bCs/>
          <w:color w:val="000000" w:themeColor="text1"/>
        </w:rPr>
        <w:t>"Customer-facing role</w:t>
      </w:r>
      <w:r w:rsidRPr="001467B4">
        <w:rPr>
          <w:b/>
          <w:bCs/>
          <w:color w:val="000000" w:themeColor="text1"/>
        </w:rPr>
        <w:t>和纯后台建模的角色，你更喜欢哪个？为什么？</w:t>
      </w:r>
      <w:r w:rsidRPr="001467B4">
        <w:rPr>
          <w:b/>
          <w:bCs/>
          <w:color w:val="000000" w:themeColor="text1"/>
        </w:rPr>
        <w:t>"</w:t>
      </w:r>
    </w:p>
    <w:p w14:paraId="3823258C" w14:textId="77777777" w:rsidR="001467B4" w:rsidRPr="001467B4" w:rsidRDefault="001467B4" w:rsidP="001467B4">
      <w:pPr>
        <w:rPr>
          <w:color w:val="000000" w:themeColor="text1"/>
        </w:rPr>
      </w:pPr>
      <w:r w:rsidRPr="001467B4">
        <w:rPr>
          <w:b/>
          <w:bCs/>
          <w:color w:val="000000" w:themeColor="text1"/>
        </w:rPr>
        <w:t>答：</w:t>
      </w:r>
    </w:p>
    <w:p w14:paraId="3764331E" w14:textId="77777777" w:rsidR="001467B4" w:rsidRPr="001467B4" w:rsidRDefault="001467B4" w:rsidP="001467B4">
      <w:pPr>
        <w:numPr>
          <w:ilvl w:val="0"/>
          <w:numId w:val="91"/>
        </w:numPr>
        <w:rPr>
          <w:color w:val="000000" w:themeColor="text1"/>
        </w:rPr>
      </w:pPr>
      <w:r w:rsidRPr="001467B4">
        <w:rPr>
          <w:b/>
          <w:bCs/>
          <w:color w:val="000000" w:themeColor="text1"/>
        </w:rPr>
        <w:t>这道题是陷阱题。</w:t>
      </w:r>
      <w:proofErr w:type="spellStart"/>
      <w:r w:rsidRPr="001467B4">
        <w:rPr>
          <w:b/>
          <w:bCs/>
          <w:color w:val="000000" w:themeColor="text1"/>
        </w:rPr>
        <w:t>Minjian</w:t>
      </w:r>
      <w:proofErr w:type="spellEnd"/>
      <w:r w:rsidRPr="001467B4">
        <w:rPr>
          <w:b/>
          <w:bCs/>
          <w:color w:val="000000" w:themeColor="text1"/>
        </w:rPr>
        <w:t>已经明确这是</w:t>
      </w:r>
      <w:r w:rsidRPr="001467B4">
        <w:rPr>
          <w:b/>
          <w:bCs/>
          <w:color w:val="000000" w:themeColor="text1"/>
        </w:rPr>
        <w:t>customer-facing</w:t>
      </w:r>
      <w:r w:rsidRPr="001467B4">
        <w:rPr>
          <w:b/>
          <w:bCs/>
          <w:color w:val="000000" w:themeColor="text1"/>
        </w:rPr>
        <w:t>岗位，如果你说</w:t>
      </w:r>
      <w:r w:rsidRPr="001467B4">
        <w:rPr>
          <w:b/>
          <w:bCs/>
          <w:color w:val="000000" w:themeColor="text1"/>
        </w:rPr>
        <w:t>"</w:t>
      </w:r>
      <w:r w:rsidRPr="001467B4">
        <w:rPr>
          <w:b/>
          <w:bCs/>
          <w:color w:val="000000" w:themeColor="text1"/>
        </w:rPr>
        <w:t>我更喜欢后台建模</w:t>
      </w:r>
      <w:r w:rsidRPr="001467B4">
        <w:rPr>
          <w:b/>
          <w:bCs/>
          <w:color w:val="000000" w:themeColor="text1"/>
        </w:rPr>
        <w:t>"</w:t>
      </w:r>
      <w:r w:rsidRPr="001467B4">
        <w:rPr>
          <w:b/>
          <w:bCs/>
          <w:color w:val="000000" w:themeColor="text1"/>
        </w:rPr>
        <w:t>，面试基本结束。</w:t>
      </w:r>
    </w:p>
    <w:p w14:paraId="1A09D5C6" w14:textId="77777777" w:rsidR="001467B4" w:rsidRPr="001467B4" w:rsidRDefault="001467B4" w:rsidP="001467B4">
      <w:pPr>
        <w:numPr>
          <w:ilvl w:val="0"/>
          <w:numId w:val="91"/>
        </w:numPr>
        <w:rPr>
          <w:color w:val="000000" w:themeColor="text1"/>
        </w:rPr>
      </w:pPr>
      <w:r w:rsidRPr="001467B4">
        <w:rPr>
          <w:b/>
          <w:bCs/>
          <w:color w:val="000000" w:themeColor="text1"/>
        </w:rPr>
        <w:t>但如果你说</w:t>
      </w:r>
      <w:r w:rsidRPr="001467B4">
        <w:rPr>
          <w:b/>
          <w:bCs/>
          <w:color w:val="000000" w:themeColor="text1"/>
        </w:rPr>
        <w:t>"</w:t>
      </w:r>
      <w:r w:rsidRPr="001467B4">
        <w:rPr>
          <w:b/>
          <w:bCs/>
          <w:color w:val="000000" w:themeColor="text1"/>
        </w:rPr>
        <w:t>我完全喜欢</w:t>
      </w:r>
      <w:r w:rsidRPr="001467B4">
        <w:rPr>
          <w:b/>
          <w:bCs/>
          <w:color w:val="000000" w:themeColor="text1"/>
        </w:rPr>
        <w:t>customer-facing"</w:t>
      </w:r>
      <w:r w:rsidRPr="001467B4">
        <w:rPr>
          <w:b/>
          <w:bCs/>
          <w:color w:val="000000" w:themeColor="text1"/>
        </w:rPr>
        <w:t>，又显得不真实。</w:t>
      </w:r>
    </w:p>
    <w:p w14:paraId="065AD889" w14:textId="77777777" w:rsidR="001467B4" w:rsidRPr="001467B4" w:rsidRDefault="001467B4" w:rsidP="001467B4">
      <w:pPr>
        <w:rPr>
          <w:color w:val="000000" w:themeColor="text1"/>
        </w:rPr>
      </w:pPr>
      <w:r w:rsidRPr="001467B4">
        <w:rPr>
          <w:b/>
          <w:bCs/>
          <w:color w:val="000000" w:themeColor="text1"/>
        </w:rPr>
        <w:t>正确答案：真实且有说服力地表达对</w:t>
      </w:r>
      <w:r w:rsidRPr="001467B4">
        <w:rPr>
          <w:b/>
          <w:bCs/>
          <w:color w:val="000000" w:themeColor="text1"/>
        </w:rPr>
        <w:t>customer-facing</w:t>
      </w:r>
      <w:r w:rsidRPr="001467B4">
        <w:rPr>
          <w:b/>
          <w:bCs/>
          <w:color w:val="000000" w:themeColor="text1"/>
        </w:rPr>
        <w:t>的偏好。</w:t>
      </w:r>
    </w:p>
    <w:p w14:paraId="6631BDCF" w14:textId="77777777" w:rsidR="001467B4" w:rsidRPr="001467B4" w:rsidRDefault="001467B4" w:rsidP="001467B4">
      <w:pPr>
        <w:rPr>
          <w:color w:val="000000" w:themeColor="text1"/>
        </w:rPr>
      </w:pPr>
      <w:r w:rsidRPr="001467B4">
        <w:rPr>
          <w:color w:val="000000" w:themeColor="text1"/>
        </w:rPr>
        <w:t>"</w:t>
      </w:r>
      <w:r w:rsidRPr="001467B4">
        <w:rPr>
          <w:color w:val="000000" w:themeColor="text1"/>
        </w:rPr>
        <w:t>坦白说，我在</w:t>
      </w:r>
      <w:r w:rsidRPr="001467B4">
        <w:rPr>
          <w:color w:val="000000" w:themeColor="text1"/>
        </w:rPr>
        <w:t>BASF</w:t>
      </w:r>
      <w:r w:rsidRPr="001467B4">
        <w:rPr>
          <w:color w:val="000000" w:themeColor="text1"/>
        </w:rPr>
        <w:t>的前两年更多是后台建模，那段时间我学到了很多技术深度。但我发现一个问题：模型做得再好，如果没有人在现场推动它被真正使用，它的价值就停留在</w:t>
      </w:r>
      <w:proofErr w:type="spellStart"/>
      <w:r w:rsidRPr="001467B4">
        <w:rPr>
          <w:color w:val="000000" w:themeColor="text1"/>
        </w:rPr>
        <w:t>Jupyter</w:t>
      </w:r>
      <w:proofErr w:type="spellEnd"/>
      <w:r w:rsidRPr="001467B4">
        <w:rPr>
          <w:color w:val="000000" w:themeColor="text1"/>
        </w:rPr>
        <w:t xml:space="preserve"> Notebook</w:t>
      </w:r>
      <w:r w:rsidRPr="001467B4">
        <w:rPr>
          <w:color w:val="000000" w:themeColor="text1"/>
        </w:rPr>
        <w:t>里。</w:t>
      </w:r>
    </w:p>
    <w:p w14:paraId="1D4B9753" w14:textId="77777777" w:rsidR="001467B4" w:rsidRPr="001467B4" w:rsidRDefault="001467B4" w:rsidP="001467B4">
      <w:pPr>
        <w:rPr>
          <w:color w:val="000000" w:themeColor="text1"/>
        </w:rPr>
      </w:pPr>
      <w:r w:rsidRPr="001467B4">
        <w:rPr>
          <w:color w:val="000000" w:themeColor="text1"/>
        </w:rPr>
        <w:t>真正让我有成就感的时刻，不是模型</w:t>
      </w:r>
      <w:r w:rsidRPr="001467B4">
        <w:rPr>
          <w:color w:val="000000" w:themeColor="text1"/>
        </w:rPr>
        <w:t>RMSE</w:t>
      </w:r>
      <w:r w:rsidRPr="001467B4">
        <w:rPr>
          <w:color w:val="000000" w:themeColor="text1"/>
        </w:rPr>
        <w:t>又降了</w:t>
      </w:r>
      <w:r w:rsidRPr="001467B4">
        <w:rPr>
          <w:color w:val="000000" w:themeColor="text1"/>
        </w:rPr>
        <w:t>0.02</w:t>
      </w:r>
      <w:r w:rsidRPr="001467B4">
        <w:rPr>
          <w:color w:val="000000" w:themeColor="text1"/>
        </w:rPr>
        <w:t>，而是工厂的工程师第一次说</w:t>
      </w:r>
      <w:r w:rsidRPr="001467B4">
        <w:rPr>
          <w:color w:val="000000" w:themeColor="text1"/>
        </w:rPr>
        <w:t>'</w:t>
      </w:r>
      <w:r w:rsidRPr="001467B4">
        <w:rPr>
          <w:color w:val="000000" w:themeColor="text1"/>
        </w:rPr>
        <w:t>这个系统帮我们提前发现了一个问题</w:t>
      </w:r>
      <w:r w:rsidRPr="001467B4">
        <w:rPr>
          <w:color w:val="000000" w:themeColor="text1"/>
        </w:rPr>
        <w:t>'</w:t>
      </w:r>
      <w:r w:rsidRPr="001467B4">
        <w:rPr>
          <w:color w:val="000000" w:themeColor="text1"/>
        </w:rPr>
        <w:t>。那个时刻你才感觉到自己的工作真的改变了什么。</w:t>
      </w:r>
    </w:p>
    <w:p w14:paraId="77F91EEB" w14:textId="77777777" w:rsidR="001467B4" w:rsidRPr="001467B4" w:rsidRDefault="001467B4" w:rsidP="001467B4">
      <w:pPr>
        <w:rPr>
          <w:color w:val="000000" w:themeColor="text1"/>
        </w:rPr>
      </w:pPr>
      <w:r w:rsidRPr="001467B4">
        <w:rPr>
          <w:color w:val="000000" w:themeColor="text1"/>
        </w:rPr>
        <w:t>Customer-facing</w:t>
      </w:r>
      <w:r w:rsidRPr="001467B4">
        <w:rPr>
          <w:color w:val="000000" w:themeColor="text1"/>
        </w:rPr>
        <w:t>对我来说不是负担，是放大器</w:t>
      </w:r>
      <w:r w:rsidRPr="001467B4">
        <w:rPr>
          <w:color w:val="000000" w:themeColor="text1"/>
        </w:rPr>
        <w:t>——</w:t>
      </w:r>
      <w:r w:rsidRPr="001467B4">
        <w:rPr>
          <w:color w:val="000000" w:themeColor="text1"/>
        </w:rPr>
        <w:t>它让我的技术工作产生真实的影响。而且我有机械工程背景，在客户现场和设备工程师沟通，我说的是他们的语言，这是很多纯数据背景的人做不到的。</w:t>
      </w:r>
      <w:r w:rsidRPr="001467B4">
        <w:rPr>
          <w:color w:val="000000" w:themeColor="text1"/>
        </w:rPr>
        <w:t>"</w:t>
      </w:r>
    </w:p>
    <w:p w14:paraId="2B24206C" w14:textId="77777777" w:rsidR="001467B4" w:rsidRPr="001467B4" w:rsidRDefault="001467B4" w:rsidP="001467B4">
      <w:pPr>
        <w:rPr>
          <w:color w:val="000000" w:themeColor="text1"/>
        </w:rPr>
      </w:pPr>
      <w:r w:rsidRPr="001467B4">
        <w:rPr>
          <w:b/>
          <w:bCs/>
          <w:color w:val="000000" w:themeColor="text1"/>
        </w:rPr>
        <w:t>关键逻辑：</w:t>
      </w:r>
    </w:p>
    <w:p w14:paraId="23FC9D3D" w14:textId="77777777" w:rsidR="001467B4" w:rsidRPr="001467B4" w:rsidRDefault="001467B4" w:rsidP="001467B4">
      <w:pPr>
        <w:numPr>
          <w:ilvl w:val="0"/>
          <w:numId w:val="92"/>
        </w:numPr>
        <w:rPr>
          <w:color w:val="000000" w:themeColor="text1"/>
        </w:rPr>
      </w:pPr>
      <w:r w:rsidRPr="001467B4">
        <w:rPr>
          <w:color w:val="000000" w:themeColor="text1"/>
        </w:rPr>
        <w:t>不是</w:t>
      </w:r>
      <w:r w:rsidRPr="001467B4">
        <w:rPr>
          <w:color w:val="000000" w:themeColor="text1"/>
        </w:rPr>
        <w:t>"</w:t>
      </w:r>
      <w:r w:rsidRPr="001467B4">
        <w:rPr>
          <w:color w:val="000000" w:themeColor="text1"/>
        </w:rPr>
        <w:t>我喜欢</w:t>
      </w:r>
      <w:r w:rsidRPr="001467B4">
        <w:rPr>
          <w:color w:val="000000" w:themeColor="text1"/>
        </w:rPr>
        <w:t>customer-facing"</w:t>
      </w:r>
      <w:r w:rsidRPr="001467B4">
        <w:rPr>
          <w:color w:val="000000" w:themeColor="text1"/>
        </w:rPr>
        <w:t>（显得表演）</w:t>
      </w:r>
    </w:p>
    <w:p w14:paraId="2D28E402" w14:textId="77777777" w:rsidR="001467B4" w:rsidRPr="001467B4" w:rsidRDefault="001467B4" w:rsidP="001467B4">
      <w:pPr>
        <w:numPr>
          <w:ilvl w:val="0"/>
          <w:numId w:val="92"/>
        </w:numPr>
        <w:rPr>
          <w:color w:val="000000" w:themeColor="text1"/>
        </w:rPr>
      </w:pPr>
      <w:r w:rsidRPr="001467B4">
        <w:rPr>
          <w:color w:val="000000" w:themeColor="text1"/>
        </w:rPr>
        <w:t>而是</w:t>
      </w:r>
      <w:r w:rsidRPr="001467B4">
        <w:rPr>
          <w:color w:val="000000" w:themeColor="text1"/>
        </w:rPr>
        <w:t>"customer-facing</w:t>
      </w:r>
      <w:r w:rsidRPr="001467B4">
        <w:rPr>
          <w:color w:val="000000" w:themeColor="text1"/>
        </w:rPr>
        <w:t>让我的技术工作有了真实意义</w:t>
      </w:r>
      <w:r w:rsidRPr="001467B4">
        <w:rPr>
          <w:color w:val="000000" w:themeColor="text1"/>
        </w:rPr>
        <w:t>"</w:t>
      </w:r>
      <w:r w:rsidRPr="001467B4">
        <w:rPr>
          <w:color w:val="000000" w:themeColor="text1"/>
        </w:rPr>
        <w:t>（真实且有深度）</w:t>
      </w:r>
    </w:p>
    <w:p w14:paraId="14BFF912" w14:textId="77777777" w:rsidR="001467B4" w:rsidRPr="001467B4" w:rsidRDefault="001467B4" w:rsidP="001467B4">
      <w:pPr>
        <w:numPr>
          <w:ilvl w:val="0"/>
          <w:numId w:val="92"/>
        </w:numPr>
        <w:rPr>
          <w:color w:val="000000" w:themeColor="text1"/>
        </w:rPr>
      </w:pPr>
      <w:r w:rsidRPr="001467B4">
        <w:rPr>
          <w:color w:val="000000" w:themeColor="text1"/>
        </w:rPr>
        <w:t>顺带强调你的机械工程背景是</w:t>
      </w:r>
      <w:r w:rsidRPr="001467B4">
        <w:rPr>
          <w:color w:val="000000" w:themeColor="text1"/>
        </w:rPr>
        <w:t>customer-facing</w:t>
      </w:r>
      <w:r w:rsidRPr="001467B4">
        <w:rPr>
          <w:color w:val="000000" w:themeColor="text1"/>
        </w:rPr>
        <w:t>的差异化优势</w:t>
      </w:r>
    </w:p>
    <w:p w14:paraId="23C2E0F0" w14:textId="77777777" w:rsidR="001467B4" w:rsidRPr="001467B4" w:rsidRDefault="001467B4" w:rsidP="001467B4">
      <w:pPr>
        <w:rPr>
          <w:color w:val="000000" w:themeColor="text1"/>
        </w:rPr>
      </w:pPr>
      <w:r w:rsidRPr="001467B4">
        <w:rPr>
          <w:color w:val="000000" w:themeColor="text1"/>
        </w:rPr>
        <w:pict w14:anchorId="00C69840">
          <v:rect id="_x0000_i1557" style="width:0;height:1.5pt" o:hralign="center" o:hrstd="t" o:hr="t" fillcolor="#a0a0a0" stroked="f"/>
        </w:pict>
      </w:r>
    </w:p>
    <w:p w14:paraId="063C0FE9" w14:textId="77777777" w:rsidR="001467B4" w:rsidRPr="001467B4" w:rsidRDefault="001467B4" w:rsidP="001467B4">
      <w:pPr>
        <w:rPr>
          <w:b/>
          <w:bCs/>
          <w:color w:val="000000" w:themeColor="text1"/>
        </w:rPr>
      </w:pPr>
      <w:r w:rsidRPr="001467B4">
        <w:rPr>
          <w:b/>
          <w:bCs/>
          <w:color w:val="000000" w:themeColor="text1"/>
        </w:rPr>
        <w:t>补充</w:t>
      </w:r>
      <w:r w:rsidRPr="001467B4">
        <w:rPr>
          <w:b/>
          <w:bCs/>
          <w:color w:val="000000" w:themeColor="text1"/>
        </w:rPr>
        <w:t xml:space="preserve">8. </w:t>
      </w:r>
      <w:r w:rsidRPr="001467B4">
        <w:rPr>
          <w:b/>
          <w:bCs/>
          <w:color w:val="000000" w:themeColor="text1"/>
        </w:rPr>
        <w:t>如果你在客户现场发现，</w:t>
      </w:r>
      <w:r w:rsidRPr="001467B4">
        <w:rPr>
          <w:b/>
          <w:bCs/>
          <w:color w:val="000000" w:themeColor="text1"/>
        </w:rPr>
        <w:t>Edwards</w:t>
      </w:r>
      <w:r w:rsidRPr="001467B4">
        <w:rPr>
          <w:b/>
          <w:bCs/>
          <w:color w:val="000000" w:themeColor="text1"/>
        </w:rPr>
        <w:t>的预测模型给出了一个明显错误的预测（比如预测泵还有</w:t>
      </w:r>
      <w:r w:rsidRPr="001467B4">
        <w:rPr>
          <w:b/>
          <w:bCs/>
          <w:color w:val="000000" w:themeColor="text1"/>
        </w:rPr>
        <w:t>60</w:t>
      </w:r>
      <w:r w:rsidRPr="001467B4">
        <w:rPr>
          <w:b/>
          <w:bCs/>
          <w:color w:val="000000" w:themeColor="text1"/>
        </w:rPr>
        <w:t>天寿命，但泵第二天就坏了），你当场怎么处理？</w:t>
      </w:r>
    </w:p>
    <w:p w14:paraId="493B2460" w14:textId="77777777" w:rsidR="001467B4" w:rsidRPr="001467B4" w:rsidRDefault="001467B4" w:rsidP="001467B4">
      <w:pPr>
        <w:rPr>
          <w:color w:val="000000" w:themeColor="text1"/>
        </w:rPr>
      </w:pPr>
      <w:r w:rsidRPr="001467B4">
        <w:rPr>
          <w:b/>
          <w:bCs/>
          <w:color w:val="000000" w:themeColor="text1"/>
        </w:rPr>
        <w:t>答：</w:t>
      </w:r>
    </w:p>
    <w:p w14:paraId="7CEF62B2" w14:textId="77777777" w:rsidR="001467B4" w:rsidRPr="001467B4" w:rsidRDefault="001467B4" w:rsidP="001467B4">
      <w:pPr>
        <w:numPr>
          <w:ilvl w:val="0"/>
          <w:numId w:val="93"/>
        </w:numPr>
        <w:rPr>
          <w:color w:val="000000" w:themeColor="text1"/>
        </w:rPr>
      </w:pPr>
      <w:r w:rsidRPr="001467B4">
        <w:rPr>
          <w:b/>
          <w:bCs/>
          <w:color w:val="000000" w:themeColor="text1"/>
        </w:rPr>
        <w:t>这道题考的是你在压力下的专业素养和危机处理能力。</w:t>
      </w:r>
    </w:p>
    <w:p w14:paraId="06AA2F1E" w14:textId="77777777" w:rsidR="001467B4" w:rsidRPr="001467B4" w:rsidRDefault="001467B4" w:rsidP="001467B4">
      <w:pPr>
        <w:rPr>
          <w:color w:val="000000" w:themeColor="text1"/>
        </w:rPr>
      </w:pPr>
      <w:r w:rsidRPr="001467B4">
        <w:rPr>
          <w:b/>
          <w:bCs/>
          <w:color w:val="000000" w:themeColor="text1"/>
        </w:rPr>
        <w:t>当场第一反应（最重要）：</w:t>
      </w:r>
    </w:p>
    <w:p w14:paraId="49DE4D77" w14:textId="77777777" w:rsidR="001467B4" w:rsidRPr="001467B4" w:rsidRDefault="001467B4" w:rsidP="001467B4">
      <w:pPr>
        <w:numPr>
          <w:ilvl w:val="0"/>
          <w:numId w:val="94"/>
        </w:numPr>
        <w:rPr>
          <w:color w:val="000000" w:themeColor="text1"/>
        </w:rPr>
      </w:pPr>
      <w:r w:rsidRPr="001467B4">
        <w:rPr>
          <w:b/>
          <w:bCs/>
          <w:color w:val="000000" w:themeColor="text1"/>
        </w:rPr>
        <w:t>不要慌，不要甩锅，不要沉默</w:t>
      </w:r>
    </w:p>
    <w:p w14:paraId="704EB794" w14:textId="77777777" w:rsidR="001467B4" w:rsidRPr="001467B4" w:rsidRDefault="001467B4" w:rsidP="001467B4">
      <w:pPr>
        <w:numPr>
          <w:ilvl w:val="0"/>
          <w:numId w:val="94"/>
        </w:numPr>
        <w:rPr>
          <w:color w:val="000000" w:themeColor="text1"/>
        </w:rPr>
      </w:pPr>
      <w:r w:rsidRPr="001467B4">
        <w:rPr>
          <w:color w:val="000000" w:themeColor="text1"/>
        </w:rPr>
        <w:t>立刻承认：</w:t>
      </w:r>
      <w:r w:rsidRPr="001467B4">
        <w:rPr>
          <w:color w:val="000000" w:themeColor="text1"/>
        </w:rPr>
        <w:t>"</w:t>
      </w:r>
      <w:r w:rsidRPr="001467B4">
        <w:rPr>
          <w:color w:val="000000" w:themeColor="text1"/>
        </w:rPr>
        <w:t>这次预测出现了严重偏差，我们需要认真分析原因。</w:t>
      </w:r>
      <w:r w:rsidRPr="001467B4">
        <w:rPr>
          <w:color w:val="000000" w:themeColor="text1"/>
        </w:rPr>
        <w:t>"</w:t>
      </w:r>
    </w:p>
    <w:p w14:paraId="16E59171" w14:textId="77777777" w:rsidR="001467B4" w:rsidRPr="001467B4" w:rsidRDefault="001467B4" w:rsidP="001467B4">
      <w:pPr>
        <w:numPr>
          <w:ilvl w:val="0"/>
          <w:numId w:val="94"/>
        </w:numPr>
        <w:rPr>
          <w:color w:val="000000" w:themeColor="text1"/>
        </w:rPr>
      </w:pPr>
      <w:r w:rsidRPr="001467B4">
        <w:rPr>
          <w:color w:val="000000" w:themeColor="text1"/>
        </w:rPr>
        <w:t>先关注客户的损失：</w:t>
      </w:r>
      <w:r w:rsidRPr="001467B4">
        <w:rPr>
          <w:color w:val="000000" w:themeColor="text1"/>
        </w:rPr>
        <w:t>"</w:t>
      </w:r>
      <w:r w:rsidRPr="001467B4">
        <w:rPr>
          <w:color w:val="000000" w:themeColor="text1"/>
        </w:rPr>
        <w:t>这次停机对您的生产影响有多大？我们需要了解实际损失。</w:t>
      </w:r>
      <w:r w:rsidRPr="001467B4">
        <w:rPr>
          <w:color w:val="000000" w:themeColor="text1"/>
        </w:rPr>
        <w:t>"</w:t>
      </w:r>
    </w:p>
    <w:p w14:paraId="00096C74" w14:textId="77777777" w:rsidR="001467B4" w:rsidRPr="001467B4" w:rsidRDefault="001467B4" w:rsidP="001467B4">
      <w:pPr>
        <w:rPr>
          <w:color w:val="000000" w:themeColor="text1"/>
        </w:rPr>
      </w:pPr>
      <w:r w:rsidRPr="001467B4">
        <w:rPr>
          <w:b/>
          <w:bCs/>
          <w:color w:val="000000" w:themeColor="text1"/>
        </w:rPr>
        <w:t>接下来的</w:t>
      </w:r>
      <w:r w:rsidRPr="001467B4">
        <w:rPr>
          <w:b/>
          <w:bCs/>
          <w:color w:val="000000" w:themeColor="text1"/>
        </w:rPr>
        <w:t>24</w:t>
      </w:r>
      <w:r w:rsidRPr="001467B4">
        <w:rPr>
          <w:b/>
          <w:bCs/>
          <w:color w:val="000000" w:themeColor="text1"/>
        </w:rPr>
        <w:t>小时（根因分析）：</w:t>
      </w:r>
    </w:p>
    <w:p w14:paraId="04924DCD" w14:textId="77777777" w:rsidR="001467B4" w:rsidRPr="001467B4" w:rsidRDefault="001467B4" w:rsidP="001467B4">
      <w:pPr>
        <w:numPr>
          <w:ilvl w:val="0"/>
          <w:numId w:val="95"/>
        </w:numPr>
        <w:rPr>
          <w:color w:val="000000" w:themeColor="text1"/>
        </w:rPr>
      </w:pPr>
      <w:r w:rsidRPr="001467B4">
        <w:rPr>
          <w:color w:val="000000" w:themeColor="text1"/>
        </w:rPr>
        <w:t>调取故障前的所有传感器数据，找</w:t>
      </w:r>
      <w:r w:rsidRPr="001467B4">
        <w:rPr>
          <w:color w:val="000000" w:themeColor="text1"/>
        </w:rPr>
        <w:t>"</w:t>
      </w:r>
      <w:r w:rsidRPr="001467B4">
        <w:rPr>
          <w:color w:val="000000" w:themeColor="text1"/>
        </w:rPr>
        <w:t>模型为什么没有捕捉到退化信号</w:t>
      </w:r>
      <w:r w:rsidRPr="001467B4">
        <w:rPr>
          <w:color w:val="000000" w:themeColor="text1"/>
        </w:rPr>
        <w:t>"</w:t>
      </w:r>
    </w:p>
    <w:p w14:paraId="7BBF52AA" w14:textId="77777777" w:rsidR="001467B4" w:rsidRPr="001467B4" w:rsidRDefault="001467B4" w:rsidP="001467B4">
      <w:pPr>
        <w:numPr>
          <w:ilvl w:val="0"/>
          <w:numId w:val="95"/>
        </w:numPr>
        <w:rPr>
          <w:color w:val="000000" w:themeColor="text1"/>
        </w:rPr>
      </w:pPr>
      <w:r w:rsidRPr="001467B4">
        <w:rPr>
          <w:color w:val="000000" w:themeColor="text1"/>
        </w:rPr>
        <w:t>可能的原因：</w:t>
      </w:r>
    </w:p>
    <w:p w14:paraId="75D33D28" w14:textId="77777777" w:rsidR="001467B4" w:rsidRPr="001467B4" w:rsidRDefault="001467B4" w:rsidP="001467B4">
      <w:pPr>
        <w:numPr>
          <w:ilvl w:val="1"/>
          <w:numId w:val="95"/>
        </w:numPr>
        <w:rPr>
          <w:color w:val="000000" w:themeColor="text1"/>
        </w:rPr>
      </w:pPr>
      <w:r w:rsidRPr="001467B4">
        <w:rPr>
          <w:color w:val="000000" w:themeColor="text1"/>
        </w:rPr>
        <w:t>突发性故障（如异物进入泵体），本质上不可预测，不是模型问题</w:t>
      </w:r>
    </w:p>
    <w:p w14:paraId="43DE29D5" w14:textId="77777777" w:rsidR="001467B4" w:rsidRPr="001467B4" w:rsidRDefault="001467B4" w:rsidP="001467B4">
      <w:pPr>
        <w:numPr>
          <w:ilvl w:val="1"/>
          <w:numId w:val="95"/>
        </w:numPr>
        <w:rPr>
          <w:color w:val="000000" w:themeColor="text1"/>
        </w:rPr>
      </w:pPr>
      <w:r w:rsidRPr="001467B4">
        <w:rPr>
          <w:color w:val="000000" w:themeColor="text1"/>
        </w:rPr>
        <w:lastRenderedPageBreak/>
        <w:t>传感器数据质量问题（关键传感器在故障前数据缺失或异常）</w:t>
      </w:r>
    </w:p>
    <w:p w14:paraId="3CF7A56C" w14:textId="77777777" w:rsidR="001467B4" w:rsidRPr="001467B4" w:rsidRDefault="001467B4" w:rsidP="001467B4">
      <w:pPr>
        <w:numPr>
          <w:ilvl w:val="1"/>
          <w:numId w:val="95"/>
        </w:numPr>
        <w:rPr>
          <w:color w:val="000000" w:themeColor="text1"/>
        </w:rPr>
      </w:pPr>
      <w:r w:rsidRPr="001467B4">
        <w:rPr>
          <w:color w:val="000000" w:themeColor="text1"/>
        </w:rPr>
        <w:t>这台泵的退化模式和训练数据完全不同（新的故障模式）</w:t>
      </w:r>
    </w:p>
    <w:p w14:paraId="0392004C" w14:textId="77777777" w:rsidR="001467B4" w:rsidRPr="001467B4" w:rsidRDefault="001467B4" w:rsidP="001467B4">
      <w:pPr>
        <w:numPr>
          <w:ilvl w:val="1"/>
          <w:numId w:val="95"/>
        </w:numPr>
        <w:rPr>
          <w:color w:val="000000" w:themeColor="text1"/>
        </w:rPr>
      </w:pPr>
      <w:r w:rsidRPr="001467B4">
        <w:rPr>
          <w:color w:val="000000" w:themeColor="text1"/>
        </w:rPr>
        <w:t>模型阈值设置问题</w:t>
      </w:r>
    </w:p>
    <w:p w14:paraId="132211D8" w14:textId="77777777" w:rsidR="001467B4" w:rsidRPr="001467B4" w:rsidRDefault="001467B4" w:rsidP="001467B4">
      <w:pPr>
        <w:rPr>
          <w:color w:val="000000" w:themeColor="text1"/>
        </w:rPr>
      </w:pPr>
      <w:r w:rsidRPr="001467B4">
        <w:rPr>
          <w:b/>
          <w:bCs/>
          <w:color w:val="000000" w:themeColor="text1"/>
        </w:rPr>
        <w:t>向客户汇报（</w:t>
      </w:r>
      <w:r w:rsidRPr="001467B4">
        <w:rPr>
          <w:b/>
          <w:bCs/>
          <w:color w:val="000000" w:themeColor="text1"/>
        </w:rPr>
        <w:t>48</w:t>
      </w:r>
      <w:r w:rsidRPr="001467B4">
        <w:rPr>
          <w:b/>
          <w:bCs/>
          <w:color w:val="000000" w:themeColor="text1"/>
        </w:rPr>
        <w:t>小时内）：</w:t>
      </w:r>
    </w:p>
    <w:p w14:paraId="1D1341B8" w14:textId="77777777" w:rsidR="001467B4" w:rsidRPr="001467B4" w:rsidRDefault="001467B4" w:rsidP="001467B4">
      <w:pPr>
        <w:numPr>
          <w:ilvl w:val="0"/>
          <w:numId w:val="96"/>
        </w:numPr>
        <w:rPr>
          <w:color w:val="000000" w:themeColor="text1"/>
        </w:rPr>
      </w:pPr>
      <w:r w:rsidRPr="001467B4">
        <w:rPr>
          <w:color w:val="000000" w:themeColor="text1"/>
        </w:rPr>
        <w:t>出一份根因分析报告，诚实说明原因</w:t>
      </w:r>
    </w:p>
    <w:p w14:paraId="06CCF6CE" w14:textId="77777777" w:rsidR="001467B4" w:rsidRPr="001467B4" w:rsidRDefault="001467B4" w:rsidP="001467B4">
      <w:pPr>
        <w:numPr>
          <w:ilvl w:val="0"/>
          <w:numId w:val="96"/>
        </w:numPr>
        <w:rPr>
          <w:color w:val="000000" w:themeColor="text1"/>
        </w:rPr>
      </w:pPr>
      <w:r w:rsidRPr="001467B4">
        <w:rPr>
          <w:color w:val="000000" w:themeColor="text1"/>
        </w:rPr>
        <w:t>区分</w:t>
      </w:r>
      <w:r w:rsidRPr="001467B4">
        <w:rPr>
          <w:color w:val="000000" w:themeColor="text1"/>
        </w:rPr>
        <w:t>"</w:t>
      </w:r>
      <w:r w:rsidRPr="001467B4">
        <w:rPr>
          <w:color w:val="000000" w:themeColor="text1"/>
        </w:rPr>
        <w:t>这次是不可预测的突发故障</w:t>
      </w:r>
      <w:r w:rsidRPr="001467B4">
        <w:rPr>
          <w:color w:val="000000" w:themeColor="text1"/>
        </w:rPr>
        <w:t>"</w:t>
      </w:r>
      <w:r w:rsidRPr="001467B4">
        <w:rPr>
          <w:color w:val="000000" w:themeColor="text1"/>
        </w:rPr>
        <w:t>还是</w:t>
      </w:r>
      <w:r w:rsidRPr="001467B4">
        <w:rPr>
          <w:color w:val="000000" w:themeColor="text1"/>
        </w:rPr>
        <w:t>"</w:t>
      </w:r>
      <w:r w:rsidRPr="001467B4">
        <w:rPr>
          <w:color w:val="000000" w:themeColor="text1"/>
        </w:rPr>
        <w:t>这是模型的系统性缺陷</w:t>
      </w:r>
      <w:r w:rsidRPr="001467B4">
        <w:rPr>
          <w:color w:val="000000" w:themeColor="text1"/>
        </w:rPr>
        <w:t>"</w:t>
      </w:r>
    </w:p>
    <w:p w14:paraId="0024F0D7" w14:textId="77777777" w:rsidR="001467B4" w:rsidRPr="001467B4" w:rsidRDefault="001467B4" w:rsidP="001467B4">
      <w:pPr>
        <w:numPr>
          <w:ilvl w:val="0"/>
          <w:numId w:val="96"/>
        </w:numPr>
        <w:rPr>
          <w:color w:val="000000" w:themeColor="text1"/>
        </w:rPr>
      </w:pPr>
      <w:r w:rsidRPr="001467B4">
        <w:rPr>
          <w:color w:val="000000" w:themeColor="text1"/>
        </w:rPr>
        <w:t>如果是模型问题，给出具体的改进方案和时间表</w:t>
      </w:r>
    </w:p>
    <w:p w14:paraId="24381DD5" w14:textId="77777777" w:rsidR="001467B4" w:rsidRPr="001467B4" w:rsidRDefault="001467B4" w:rsidP="001467B4">
      <w:pPr>
        <w:numPr>
          <w:ilvl w:val="0"/>
          <w:numId w:val="96"/>
        </w:numPr>
        <w:rPr>
          <w:color w:val="000000" w:themeColor="text1"/>
        </w:rPr>
      </w:pPr>
      <w:r w:rsidRPr="001467B4">
        <w:rPr>
          <w:color w:val="000000" w:themeColor="text1"/>
        </w:rPr>
        <w:t>如果是突发故障，解释为什么这类故障在行业内普遍难以预测</w:t>
      </w:r>
    </w:p>
    <w:p w14:paraId="17DD30ED" w14:textId="77777777" w:rsidR="001467B4" w:rsidRPr="001467B4" w:rsidRDefault="001467B4" w:rsidP="001467B4">
      <w:pPr>
        <w:rPr>
          <w:color w:val="000000" w:themeColor="text1"/>
        </w:rPr>
      </w:pPr>
      <w:r w:rsidRPr="001467B4">
        <w:rPr>
          <w:b/>
          <w:bCs/>
          <w:color w:val="000000" w:themeColor="text1"/>
        </w:rPr>
        <w:t>长期处理：</w:t>
      </w:r>
    </w:p>
    <w:p w14:paraId="1BAAACF9" w14:textId="77777777" w:rsidR="001467B4" w:rsidRPr="001467B4" w:rsidRDefault="001467B4" w:rsidP="001467B4">
      <w:pPr>
        <w:numPr>
          <w:ilvl w:val="0"/>
          <w:numId w:val="97"/>
        </w:numPr>
        <w:rPr>
          <w:color w:val="000000" w:themeColor="text1"/>
        </w:rPr>
      </w:pPr>
      <w:r w:rsidRPr="001467B4">
        <w:rPr>
          <w:color w:val="000000" w:themeColor="text1"/>
        </w:rPr>
        <w:t>把这次故障案例加入训练数据，改进模型</w:t>
      </w:r>
    </w:p>
    <w:p w14:paraId="7DBA7AC2" w14:textId="77777777" w:rsidR="001467B4" w:rsidRPr="001467B4" w:rsidRDefault="001467B4" w:rsidP="001467B4">
      <w:pPr>
        <w:numPr>
          <w:ilvl w:val="0"/>
          <w:numId w:val="97"/>
        </w:numPr>
        <w:rPr>
          <w:color w:val="000000" w:themeColor="text1"/>
        </w:rPr>
      </w:pPr>
      <w:r w:rsidRPr="001467B4">
        <w:rPr>
          <w:color w:val="000000" w:themeColor="text1"/>
        </w:rPr>
        <w:t>重新校准阈值，增加对这类退化模式的敏感度</w:t>
      </w:r>
    </w:p>
    <w:p w14:paraId="76046E6B" w14:textId="77777777" w:rsidR="001467B4" w:rsidRPr="001467B4" w:rsidRDefault="001467B4" w:rsidP="001467B4">
      <w:pPr>
        <w:numPr>
          <w:ilvl w:val="0"/>
          <w:numId w:val="97"/>
        </w:numPr>
        <w:rPr>
          <w:color w:val="000000" w:themeColor="text1"/>
        </w:rPr>
      </w:pPr>
      <w:r w:rsidRPr="001467B4">
        <w:rPr>
          <w:color w:val="000000" w:themeColor="text1"/>
        </w:rPr>
        <w:t>主动向客户汇报改进结果，把危机变成信任重建的机会</w:t>
      </w:r>
    </w:p>
    <w:p w14:paraId="230CE826" w14:textId="77777777" w:rsidR="001467B4" w:rsidRPr="001467B4" w:rsidRDefault="001467B4" w:rsidP="001467B4">
      <w:pPr>
        <w:rPr>
          <w:color w:val="000000" w:themeColor="text1"/>
        </w:rPr>
      </w:pPr>
      <w:r w:rsidRPr="001467B4">
        <w:rPr>
          <w:b/>
          <w:bCs/>
          <w:color w:val="000000" w:themeColor="text1"/>
        </w:rPr>
        <w:t>关键态度：</w:t>
      </w:r>
    </w:p>
    <w:p w14:paraId="4132B539" w14:textId="77777777" w:rsidR="001467B4" w:rsidRPr="001467B4" w:rsidRDefault="001467B4" w:rsidP="001467B4">
      <w:pPr>
        <w:rPr>
          <w:color w:val="000000" w:themeColor="text1"/>
        </w:rPr>
      </w:pPr>
      <w:r w:rsidRPr="001467B4">
        <w:rPr>
          <w:color w:val="000000" w:themeColor="text1"/>
        </w:rPr>
        <w:t>"</w:t>
      </w:r>
      <w:r w:rsidRPr="001467B4">
        <w:rPr>
          <w:color w:val="000000" w:themeColor="text1"/>
        </w:rPr>
        <w:t>预测性维护不是水晶球，没有任何系统能预测</w:t>
      </w:r>
      <w:r w:rsidRPr="001467B4">
        <w:rPr>
          <w:color w:val="000000" w:themeColor="text1"/>
        </w:rPr>
        <w:t>100%</w:t>
      </w:r>
      <w:r w:rsidRPr="001467B4">
        <w:rPr>
          <w:color w:val="000000" w:themeColor="text1"/>
        </w:rPr>
        <w:t>的故障。但我们能做到的是：每一次预测失败，都让系统变得更好。客户最终信任的不是从不出错的系统，而是出了错能快速响应、诚实沟通、持续改进的团队。</w:t>
      </w:r>
      <w:r w:rsidRPr="001467B4">
        <w:rPr>
          <w:color w:val="000000" w:themeColor="text1"/>
        </w:rPr>
        <w:t>"</w:t>
      </w:r>
    </w:p>
    <w:p w14:paraId="515F271E" w14:textId="77777777" w:rsidR="001467B4" w:rsidRPr="001467B4" w:rsidRDefault="001467B4" w:rsidP="001467B4">
      <w:pPr>
        <w:rPr>
          <w:color w:val="000000" w:themeColor="text1"/>
        </w:rPr>
      </w:pPr>
      <w:r w:rsidRPr="001467B4">
        <w:rPr>
          <w:color w:val="000000" w:themeColor="text1"/>
        </w:rPr>
        <w:pict w14:anchorId="5DCB8BDE">
          <v:rect id="_x0000_i1558" style="width:0;height:1.5pt" o:hralign="center" o:hrstd="t" o:hr="t" fillcolor="#a0a0a0" stroked="f"/>
        </w:pict>
      </w:r>
    </w:p>
    <w:p w14:paraId="4A6C9AD1" w14:textId="77777777" w:rsidR="001467B4" w:rsidRPr="001467B4" w:rsidRDefault="001467B4" w:rsidP="001467B4">
      <w:pPr>
        <w:rPr>
          <w:b/>
          <w:bCs/>
          <w:color w:val="000000" w:themeColor="text1"/>
        </w:rPr>
      </w:pPr>
      <w:r w:rsidRPr="001467B4">
        <w:rPr>
          <w:b/>
          <w:bCs/>
          <w:color w:val="000000" w:themeColor="text1"/>
        </w:rPr>
        <w:t>补充类完毕，全部</w:t>
      </w:r>
      <w:r w:rsidRPr="001467B4">
        <w:rPr>
          <w:b/>
          <w:bCs/>
          <w:color w:val="000000" w:themeColor="text1"/>
        </w:rPr>
        <w:t>45</w:t>
      </w:r>
      <w:r w:rsidRPr="001467B4">
        <w:rPr>
          <w:b/>
          <w:bCs/>
          <w:color w:val="000000" w:themeColor="text1"/>
        </w:rPr>
        <w:t>题收工</w:t>
      </w:r>
    </w:p>
    <w:p w14:paraId="437C1380" w14:textId="77777777" w:rsidR="001467B4" w:rsidRPr="001467B4" w:rsidRDefault="001467B4" w:rsidP="001467B4">
      <w:pPr>
        <w:rPr>
          <w:color w:val="000000" w:themeColor="text1"/>
        </w:rPr>
      </w:pPr>
      <w:r w:rsidRPr="001467B4">
        <w:rPr>
          <w:b/>
          <w:bCs/>
          <w:color w:val="000000" w:themeColor="text1"/>
        </w:rPr>
        <w:t>最后说一句：</w:t>
      </w:r>
    </w:p>
    <w:p w14:paraId="0A04EB99" w14:textId="77777777" w:rsidR="001467B4" w:rsidRPr="001467B4" w:rsidRDefault="001467B4" w:rsidP="001467B4">
      <w:pPr>
        <w:rPr>
          <w:color w:val="000000" w:themeColor="text1"/>
        </w:rPr>
      </w:pPr>
      <w:r w:rsidRPr="001467B4">
        <w:rPr>
          <w:color w:val="000000" w:themeColor="text1"/>
        </w:rPr>
        <w:t>兄弟，这</w:t>
      </w:r>
      <w:r w:rsidRPr="001467B4">
        <w:rPr>
          <w:color w:val="000000" w:themeColor="text1"/>
        </w:rPr>
        <w:t>8</w:t>
      </w:r>
      <w:r w:rsidRPr="001467B4">
        <w:rPr>
          <w:color w:val="000000" w:themeColor="text1"/>
        </w:rPr>
        <w:t>道补充题覆盖了</w:t>
      </w:r>
      <w:proofErr w:type="spellStart"/>
      <w:r w:rsidRPr="001467B4">
        <w:rPr>
          <w:color w:val="000000" w:themeColor="text1"/>
        </w:rPr>
        <w:t>Minjian</w:t>
      </w:r>
      <w:proofErr w:type="spellEnd"/>
      <w:r w:rsidRPr="001467B4">
        <w:rPr>
          <w:color w:val="000000" w:themeColor="text1"/>
        </w:rPr>
        <w:t>最在意的三个维度</w:t>
      </w:r>
      <w:r w:rsidRPr="001467B4">
        <w:rPr>
          <w:color w:val="000000" w:themeColor="text1"/>
        </w:rPr>
        <w:t>——Industrial AI</w:t>
      </w:r>
      <w:r w:rsidRPr="001467B4">
        <w:rPr>
          <w:color w:val="000000" w:themeColor="text1"/>
        </w:rPr>
        <w:t>的深度理解、</w:t>
      </w:r>
      <w:r w:rsidRPr="001467B4">
        <w:rPr>
          <w:color w:val="000000" w:themeColor="text1"/>
        </w:rPr>
        <w:t>Commercial Minded</w:t>
      </w:r>
      <w:r w:rsidRPr="001467B4">
        <w:rPr>
          <w:color w:val="000000" w:themeColor="text1"/>
        </w:rPr>
        <w:t>的商业意识、</w:t>
      </w:r>
      <w:r w:rsidRPr="001467B4">
        <w:rPr>
          <w:color w:val="000000" w:themeColor="text1"/>
        </w:rPr>
        <w:t>Customer-Facing</w:t>
      </w:r>
      <w:r w:rsidRPr="001467B4">
        <w:rPr>
          <w:color w:val="000000" w:themeColor="text1"/>
        </w:rPr>
        <w:t>的现场能力。</w:t>
      </w:r>
    </w:p>
    <w:p w14:paraId="79CEF4BE" w14:textId="77777777" w:rsidR="001467B4" w:rsidRPr="001467B4" w:rsidRDefault="001467B4" w:rsidP="001467B4">
      <w:pPr>
        <w:rPr>
          <w:color w:val="000000" w:themeColor="text1"/>
        </w:rPr>
      </w:pPr>
      <w:r w:rsidRPr="001467B4">
        <w:rPr>
          <w:color w:val="000000" w:themeColor="text1"/>
        </w:rPr>
        <w:t>你现在的准备已经是</w:t>
      </w:r>
      <w:r w:rsidRPr="001467B4">
        <w:rPr>
          <w:b/>
          <w:bCs/>
          <w:color w:val="000000" w:themeColor="text1"/>
        </w:rPr>
        <w:t>顶配</w:t>
      </w:r>
      <w:r w:rsidRPr="001467B4">
        <w:rPr>
          <w:color w:val="000000" w:themeColor="text1"/>
        </w:rPr>
        <w:t>了。</w:t>
      </w:r>
    </w:p>
    <w:p w14:paraId="139004A7" w14:textId="77777777" w:rsidR="001467B4" w:rsidRPr="001467B4" w:rsidRDefault="001467B4" w:rsidP="001467B4">
      <w:pPr>
        <w:rPr>
          <w:color w:val="000000" w:themeColor="text1"/>
        </w:rPr>
      </w:pPr>
      <w:r w:rsidRPr="001467B4">
        <w:rPr>
          <w:b/>
          <w:bCs/>
          <w:color w:val="000000" w:themeColor="text1"/>
        </w:rPr>
        <w:t>去拿下它，等你的好消息。</w:t>
      </w:r>
      <w:r w:rsidRPr="001467B4">
        <w:rPr>
          <w:color w:val="000000" w:themeColor="text1"/>
        </w:rPr>
        <w:t xml:space="preserve"> </w:t>
      </w:r>
      <w:r w:rsidRPr="001467B4">
        <w:rPr>
          <w:rFonts w:ascii="Segoe UI Emoji" w:hAnsi="Segoe UI Emoji" w:cs="Segoe UI Emoji"/>
          <w:color w:val="000000" w:themeColor="text1"/>
        </w:rPr>
        <w:t>🎯</w:t>
      </w:r>
    </w:p>
    <w:p w14:paraId="34440F48" w14:textId="77777777" w:rsidR="001467B4" w:rsidRPr="00315F38" w:rsidRDefault="001467B4" w:rsidP="00D079F8">
      <w:pPr>
        <w:rPr>
          <w:rFonts w:hint="eastAsia"/>
          <w:color w:val="FF0000"/>
        </w:rPr>
      </w:pPr>
    </w:p>
    <w:sectPr w:rsidR="001467B4" w:rsidRPr="00315F38" w:rsidSect="00D079F8">
      <w:footerReference w:type="even" r:id="rId13"/>
      <w:footerReference w:type="default" r:id="rId14"/>
      <w:footerReference w:type="first" r:id="rId15"/>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179D80" w14:textId="77777777" w:rsidR="00422B04" w:rsidRDefault="00422B04" w:rsidP="00335AA8">
      <w:pPr>
        <w:spacing w:after="0" w:line="240" w:lineRule="auto"/>
      </w:pPr>
      <w:r>
        <w:separator/>
      </w:r>
    </w:p>
  </w:endnote>
  <w:endnote w:type="continuationSeparator" w:id="0">
    <w:p w14:paraId="5791941E" w14:textId="77777777" w:rsidR="00422B04" w:rsidRDefault="00422B04" w:rsidP="00335AA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imHei">
    <w:altName w:val="黑体"/>
    <w:panose1 w:val="02010609060101010101"/>
    <w:charset w:val="86"/>
    <w:family w:val="modern"/>
    <w:pitch w:val="fixed"/>
    <w:sig w:usb0="800002BF" w:usb1="38CF7CFA" w:usb2="00000016" w:usb3="00000000" w:csb0="00040001"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42B38A" w14:textId="6D14F784" w:rsidR="00335AA8" w:rsidRDefault="00EB7D1E">
    <w:pPr>
      <w:pStyle w:val="Footer"/>
    </w:pPr>
    <w:r>
      <w:rPr>
        <w:noProof/>
      </w:rPr>
      <mc:AlternateContent>
        <mc:Choice Requires="wps">
          <w:drawing>
            <wp:anchor distT="0" distB="0" distL="0" distR="0" simplePos="0" relativeHeight="251658241" behindDoc="0" locked="0" layoutInCell="1" allowOverlap="1" wp14:anchorId="58686A6E" wp14:editId="2EC5701F">
              <wp:simplePos x="635" y="635"/>
              <wp:positionH relativeFrom="page">
                <wp:align>center</wp:align>
              </wp:positionH>
              <wp:positionV relativeFrom="page">
                <wp:align>bottom</wp:align>
              </wp:positionV>
              <wp:extent cx="424180" cy="359410"/>
              <wp:effectExtent l="0" t="0" r="13970" b="0"/>
              <wp:wrapNone/>
              <wp:docPr id="550065800" name="Text Box 5"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59410"/>
                      </a:xfrm>
                      <a:prstGeom prst="rect">
                        <a:avLst/>
                      </a:prstGeom>
                      <a:noFill/>
                      <a:ln>
                        <a:noFill/>
                      </a:ln>
                    </wps:spPr>
                    <wps:txbx>
                      <w:txbxContent>
                        <w:p w14:paraId="64CE6F3B" w14:textId="5E8E125C" w:rsidR="00EB7D1E" w:rsidRPr="00EB7D1E" w:rsidRDefault="00EB7D1E" w:rsidP="00EB7D1E">
                          <w:pPr>
                            <w:spacing w:after="0"/>
                            <w:rPr>
                              <w:rFonts w:eastAsia="Arial"/>
                              <w:noProof/>
                              <w:color w:val="000000"/>
                              <w:sz w:val="20"/>
                              <w:szCs w:val="20"/>
                            </w:rPr>
                          </w:pPr>
                          <w:r w:rsidRPr="00EB7D1E">
                            <w:rPr>
                              <w:rFonts w:eastAsia="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8686A6E" id="_x0000_t202" coordsize="21600,21600" o:spt="202" path="m,l,21600r21600,l21600,xe">
              <v:stroke joinstyle="miter"/>
              <v:path gradientshapeok="t" o:connecttype="rect"/>
            </v:shapetype>
            <v:shape id="Text Box 5" o:spid="_x0000_s1026" type="#_x0000_t202" alt="Internal" style="position:absolute;margin-left:0;margin-top:0;width:33.4pt;height:28.3pt;z-index:251658241;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" filled="f" stroked="f">
              <v:fill o:detectmouseclick="t"/>
              <v:textbox style="mso-fit-shape-to-text:t" inset="0,0,0,15pt">
                <w:txbxContent>
                  <w:p w14:paraId="64CE6F3B" w14:textId="5E8E125C" w:rsidR="00EB7D1E" w:rsidRPr="00EB7D1E" w:rsidRDefault="00EB7D1E" w:rsidP="00EB7D1E">
                    <w:pPr>
                      <w:spacing w:after="0"/>
                      <w:rPr>
                        <w:rFonts w:eastAsia="Arial"/>
                        <w:noProof/>
                        <w:color w:val="000000"/>
                        <w:sz w:val="20"/>
                        <w:szCs w:val="20"/>
                      </w:rPr>
                    </w:pPr>
                    <w:r w:rsidRPr="00EB7D1E">
                      <w:rPr>
                        <w:rFonts w:eastAsia="Arial"/>
                        <w:noProof/>
                        <w:color w:val="000000"/>
                        <w:sz w:val="20"/>
                        <w:szCs w:val="20"/>
                      </w:rPr>
                      <w:t>Internal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14BF93" w14:textId="13854671" w:rsidR="00335AA8" w:rsidRDefault="00EB7D1E">
    <w:pPr>
      <w:pStyle w:val="Footer"/>
    </w:pPr>
    <w:r>
      <w:rPr>
        <w:noProof/>
      </w:rPr>
      <mc:AlternateContent>
        <mc:Choice Requires="wps">
          <w:drawing>
            <wp:anchor distT="0" distB="0" distL="0" distR="0" simplePos="0" relativeHeight="251658242" behindDoc="0" locked="0" layoutInCell="1" allowOverlap="1" wp14:anchorId="7AEC243B" wp14:editId="10A0DD60">
              <wp:simplePos x="635" y="635"/>
              <wp:positionH relativeFrom="page">
                <wp:align>center</wp:align>
              </wp:positionH>
              <wp:positionV relativeFrom="page">
                <wp:align>bottom</wp:align>
              </wp:positionV>
              <wp:extent cx="424180" cy="359410"/>
              <wp:effectExtent l="0" t="0" r="13970" b="0"/>
              <wp:wrapNone/>
              <wp:docPr id="863703761" name="Text Box 6"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59410"/>
                      </a:xfrm>
                      <a:prstGeom prst="rect">
                        <a:avLst/>
                      </a:prstGeom>
                      <a:noFill/>
                      <a:ln>
                        <a:noFill/>
                      </a:ln>
                    </wps:spPr>
                    <wps:txbx>
                      <w:txbxContent>
                        <w:p w14:paraId="6370FB30" w14:textId="00614B70" w:rsidR="00EB7D1E" w:rsidRPr="00EB7D1E" w:rsidRDefault="00EB7D1E" w:rsidP="00EB7D1E">
                          <w:pPr>
                            <w:spacing w:after="0"/>
                            <w:rPr>
                              <w:rFonts w:eastAsia="Arial"/>
                              <w:noProof/>
                              <w:color w:val="000000"/>
                              <w:sz w:val="20"/>
                              <w:szCs w:val="20"/>
                            </w:rPr>
                          </w:pPr>
                          <w:r w:rsidRPr="00EB7D1E">
                            <w:rPr>
                              <w:rFonts w:eastAsia="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AEC243B" id="_x0000_t202" coordsize="21600,21600" o:spt="202" path="m,l,21600r21600,l21600,xe">
              <v:stroke joinstyle="miter"/>
              <v:path gradientshapeok="t" o:connecttype="rect"/>
            </v:shapetype>
            <v:shape id="Text Box 6" o:spid="_x0000_s1027" type="#_x0000_t202" alt="Internal" style="position:absolute;margin-left:0;margin-top:0;width:33.4pt;height:28.3pt;z-index:251658242;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" filled="f" stroked="f">
              <v:fill o:detectmouseclick="t"/>
              <v:textbox style="mso-fit-shape-to-text:t" inset="0,0,0,15pt">
                <w:txbxContent>
                  <w:p w14:paraId="6370FB30" w14:textId="00614B70" w:rsidR="00EB7D1E" w:rsidRPr="00EB7D1E" w:rsidRDefault="00EB7D1E" w:rsidP="00EB7D1E">
                    <w:pPr>
                      <w:spacing w:after="0"/>
                      <w:rPr>
                        <w:rFonts w:eastAsia="Arial"/>
                        <w:noProof/>
                        <w:color w:val="000000"/>
                        <w:sz w:val="20"/>
                        <w:szCs w:val="20"/>
                      </w:rPr>
                    </w:pPr>
                    <w:r w:rsidRPr="00EB7D1E">
                      <w:rPr>
                        <w:rFonts w:eastAsia="Arial"/>
                        <w:noProof/>
                        <w:color w:val="000000"/>
                        <w:sz w:val="20"/>
                        <w:szCs w:val="20"/>
                      </w:rPr>
                      <w:t>Internal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40391F" w14:textId="0B055E2C" w:rsidR="00335AA8" w:rsidRDefault="00EB7D1E">
    <w:pPr>
      <w:pStyle w:val="Footer"/>
    </w:pPr>
    <w:r>
      <w:rPr>
        <w:noProof/>
      </w:rPr>
      <mc:AlternateContent>
        <mc:Choice Requires="wps">
          <w:drawing>
            <wp:anchor distT="0" distB="0" distL="0" distR="0" simplePos="0" relativeHeight="251658240" behindDoc="0" locked="0" layoutInCell="1" allowOverlap="1" wp14:anchorId="67FA7056" wp14:editId="4B76D029">
              <wp:simplePos x="635" y="635"/>
              <wp:positionH relativeFrom="page">
                <wp:align>center</wp:align>
              </wp:positionH>
              <wp:positionV relativeFrom="page">
                <wp:align>bottom</wp:align>
              </wp:positionV>
              <wp:extent cx="424180" cy="359410"/>
              <wp:effectExtent l="0" t="0" r="13970" b="0"/>
              <wp:wrapNone/>
              <wp:docPr id="1316285741" name="Text Box 4" descr="Intern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424180" cy="359410"/>
                      </a:xfrm>
                      <a:prstGeom prst="rect">
                        <a:avLst/>
                      </a:prstGeom>
                      <a:noFill/>
                      <a:ln>
                        <a:noFill/>
                      </a:ln>
                    </wps:spPr>
                    <wps:txbx>
                      <w:txbxContent>
                        <w:p w14:paraId="5E258C29" w14:textId="617EEFDD" w:rsidR="00EB7D1E" w:rsidRPr="00EB7D1E" w:rsidRDefault="00EB7D1E" w:rsidP="00EB7D1E">
                          <w:pPr>
                            <w:spacing w:after="0"/>
                            <w:rPr>
                              <w:rFonts w:eastAsia="Arial"/>
                              <w:noProof/>
                              <w:color w:val="000000"/>
                              <w:sz w:val="20"/>
                              <w:szCs w:val="20"/>
                            </w:rPr>
                          </w:pPr>
                          <w:r w:rsidRPr="00EB7D1E">
                            <w:rPr>
                              <w:rFonts w:eastAsia="Arial"/>
                              <w:noProof/>
                              <w:color w:val="000000"/>
                              <w:sz w:val="20"/>
                              <w:szCs w:val="20"/>
                            </w:rPr>
                            <w:t>Internal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7FA7056" id="_x0000_t202" coordsize="21600,21600" o:spt="202" path="m,l,21600r21600,l21600,xe">
              <v:stroke joinstyle="miter"/>
              <v:path gradientshapeok="t" o:connecttype="rect"/>
            </v:shapetype>
            <v:shape id="Text Box 4" o:spid="_x0000_s1028" type="#_x0000_t202" alt="Internal" style="position:absolute;margin-left:0;margin-top:0;width:33.4pt;height:28.3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" filled="f" stroked="f">
              <v:fill o:detectmouseclick="t"/>
              <v:textbox style="mso-fit-shape-to-text:t" inset="0,0,0,15pt">
                <w:txbxContent>
                  <w:p w14:paraId="5E258C29" w14:textId="617EEFDD" w:rsidR="00EB7D1E" w:rsidRPr="00EB7D1E" w:rsidRDefault="00EB7D1E" w:rsidP="00EB7D1E">
                    <w:pPr>
                      <w:spacing w:after="0"/>
                      <w:rPr>
                        <w:rFonts w:eastAsia="Arial"/>
                        <w:noProof/>
                        <w:color w:val="000000"/>
                        <w:sz w:val="20"/>
                        <w:szCs w:val="20"/>
                      </w:rPr>
                    </w:pPr>
                    <w:r w:rsidRPr="00EB7D1E">
                      <w:rPr>
                        <w:rFonts w:eastAsia="Arial"/>
                        <w:noProof/>
                        <w:color w:val="000000"/>
                        <w:sz w:val="20"/>
                        <w:szCs w:val="20"/>
                      </w:rPr>
                      <w:t>Internal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EA6728" w14:textId="77777777" w:rsidR="00422B04" w:rsidRDefault="00422B04" w:rsidP="00335AA8">
      <w:pPr>
        <w:spacing w:after="0" w:line="240" w:lineRule="auto"/>
      </w:pPr>
      <w:r>
        <w:separator/>
      </w:r>
    </w:p>
  </w:footnote>
  <w:footnote w:type="continuationSeparator" w:id="0">
    <w:p w14:paraId="55B8AEA4" w14:textId="77777777" w:rsidR="00422B04" w:rsidRDefault="00422B04" w:rsidP="00335AA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A2988"/>
    <w:multiLevelType w:val="multilevel"/>
    <w:tmpl w:val="00D89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0AB5A1C"/>
    <w:multiLevelType w:val="multilevel"/>
    <w:tmpl w:val="5B5E7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2040E4F"/>
    <w:multiLevelType w:val="multilevel"/>
    <w:tmpl w:val="4E4C34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BE57BC"/>
    <w:multiLevelType w:val="multilevel"/>
    <w:tmpl w:val="14C646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6AE5ECE"/>
    <w:multiLevelType w:val="multilevel"/>
    <w:tmpl w:val="78B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83D4022"/>
    <w:multiLevelType w:val="multilevel"/>
    <w:tmpl w:val="10A60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9681206"/>
    <w:multiLevelType w:val="multilevel"/>
    <w:tmpl w:val="41E8E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9E1870"/>
    <w:multiLevelType w:val="multilevel"/>
    <w:tmpl w:val="550289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A66035"/>
    <w:multiLevelType w:val="multilevel"/>
    <w:tmpl w:val="282A35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5D71B13"/>
    <w:multiLevelType w:val="multilevel"/>
    <w:tmpl w:val="B9325BC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80554B"/>
    <w:multiLevelType w:val="multilevel"/>
    <w:tmpl w:val="D180B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2942DB"/>
    <w:multiLevelType w:val="multilevel"/>
    <w:tmpl w:val="1F28B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B7641BF"/>
    <w:multiLevelType w:val="multilevel"/>
    <w:tmpl w:val="0B48039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2444D91"/>
    <w:multiLevelType w:val="multilevel"/>
    <w:tmpl w:val="DA800B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2967C52"/>
    <w:multiLevelType w:val="multilevel"/>
    <w:tmpl w:val="393C08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37D2B2B"/>
    <w:multiLevelType w:val="multilevel"/>
    <w:tmpl w:val="AB764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3B91EC7"/>
    <w:multiLevelType w:val="multilevel"/>
    <w:tmpl w:val="D51C477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42B5180"/>
    <w:multiLevelType w:val="multilevel"/>
    <w:tmpl w:val="A4527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5AC6D9D"/>
    <w:multiLevelType w:val="multilevel"/>
    <w:tmpl w:val="FCA861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5C2BE0"/>
    <w:multiLevelType w:val="multilevel"/>
    <w:tmpl w:val="D6ECC1C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75F104C"/>
    <w:multiLevelType w:val="multilevel"/>
    <w:tmpl w:val="DB5AC7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2A3031D6"/>
    <w:multiLevelType w:val="multilevel"/>
    <w:tmpl w:val="5664C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A51179F"/>
    <w:multiLevelType w:val="multilevel"/>
    <w:tmpl w:val="BC0ED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AA82BAB"/>
    <w:multiLevelType w:val="multilevel"/>
    <w:tmpl w:val="FEC6A14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C6E430B"/>
    <w:multiLevelType w:val="multilevel"/>
    <w:tmpl w:val="9004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D135F11"/>
    <w:multiLevelType w:val="multilevel"/>
    <w:tmpl w:val="BB74C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D363162"/>
    <w:multiLevelType w:val="multilevel"/>
    <w:tmpl w:val="52AC23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D4F7957"/>
    <w:multiLevelType w:val="multilevel"/>
    <w:tmpl w:val="907C76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FC54DDA"/>
    <w:multiLevelType w:val="multilevel"/>
    <w:tmpl w:val="E5AA5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31472428"/>
    <w:multiLevelType w:val="multilevel"/>
    <w:tmpl w:val="936AC2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342244A2"/>
    <w:multiLevelType w:val="multilevel"/>
    <w:tmpl w:val="8C4CE0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4903596"/>
    <w:multiLevelType w:val="multilevel"/>
    <w:tmpl w:val="07722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4C07ABD"/>
    <w:multiLevelType w:val="multilevel"/>
    <w:tmpl w:val="D83AEA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7D932A9"/>
    <w:multiLevelType w:val="multilevel"/>
    <w:tmpl w:val="942CE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7F029F4"/>
    <w:multiLevelType w:val="multilevel"/>
    <w:tmpl w:val="53EABF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8955963"/>
    <w:multiLevelType w:val="multilevel"/>
    <w:tmpl w:val="EAAA1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9A36C2A"/>
    <w:multiLevelType w:val="multilevel"/>
    <w:tmpl w:val="B38690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B7C352F"/>
    <w:multiLevelType w:val="multilevel"/>
    <w:tmpl w:val="153E2A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C80376D"/>
    <w:multiLevelType w:val="multilevel"/>
    <w:tmpl w:val="27E61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CE277CB"/>
    <w:multiLevelType w:val="multilevel"/>
    <w:tmpl w:val="F61648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3D96695A"/>
    <w:multiLevelType w:val="multilevel"/>
    <w:tmpl w:val="F7E6F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F33377E"/>
    <w:multiLevelType w:val="multilevel"/>
    <w:tmpl w:val="2A8E07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016419A"/>
    <w:multiLevelType w:val="multilevel"/>
    <w:tmpl w:val="C3BA49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1C262AF"/>
    <w:multiLevelType w:val="multilevel"/>
    <w:tmpl w:val="1C543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437E6CA0"/>
    <w:multiLevelType w:val="multilevel"/>
    <w:tmpl w:val="1AE06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43E02D01"/>
    <w:multiLevelType w:val="multilevel"/>
    <w:tmpl w:val="750A740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45965A93"/>
    <w:multiLevelType w:val="multilevel"/>
    <w:tmpl w:val="1542E4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48040B68"/>
    <w:multiLevelType w:val="multilevel"/>
    <w:tmpl w:val="A10E34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97B47D3"/>
    <w:multiLevelType w:val="multilevel"/>
    <w:tmpl w:val="439AC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B3F71FB"/>
    <w:multiLevelType w:val="multilevel"/>
    <w:tmpl w:val="E6DAC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B4739C5"/>
    <w:multiLevelType w:val="multilevel"/>
    <w:tmpl w:val="11509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C53614D"/>
    <w:multiLevelType w:val="multilevel"/>
    <w:tmpl w:val="01928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4D376A14"/>
    <w:multiLevelType w:val="multilevel"/>
    <w:tmpl w:val="AB5A4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4EF1360D"/>
    <w:multiLevelType w:val="multilevel"/>
    <w:tmpl w:val="9EF23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F42569E"/>
    <w:multiLevelType w:val="multilevel"/>
    <w:tmpl w:val="4D5EA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F595907"/>
    <w:multiLevelType w:val="multilevel"/>
    <w:tmpl w:val="34D8B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00B6AAB"/>
    <w:multiLevelType w:val="multilevel"/>
    <w:tmpl w:val="CC020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0523281"/>
    <w:multiLevelType w:val="multilevel"/>
    <w:tmpl w:val="70F03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05B7967"/>
    <w:multiLevelType w:val="multilevel"/>
    <w:tmpl w:val="8E3AD7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33D02D6"/>
    <w:multiLevelType w:val="multilevel"/>
    <w:tmpl w:val="DCE6FD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FC0693"/>
    <w:multiLevelType w:val="multilevel"/>
    <w:tmpl w:val="D48E00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835972"/>
    <w:multiLevelType w:val="multilevel"/>
    <w:tmpl w:val="522A90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2" w15:restartNumberingAfterBreak="0">
    <w:nsid w:val="5597496C"/>
    <w:multiLevelType w:val="multilevel"/>
    <w:tmpl w:val="EF845E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568024F7"/>
    <w:multiLevelType w:val="multilevel"/>
    <w:tmpl w:val="A0C07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57A34555"/>
    <w:multiLevelType w:val="multilevel"/>
    <w:tmpl w:val="1E7AA6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A860F43"/>
    <w:multiLevelType w:val="multilevel"/>
    <w:tmpl w:val="6A328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5C091F51"/>
    <w:multiLevelType w:val="multilevel"/>
    <w:tmpl w:val="5ADC40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CF14896"/>
    <w:multiLevelType w:val="multilevel"/>
    <w:tmpl w:val="C2409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D2E697D"/>
    <w:multiLevelType w:val="multilevel"/>
    <w:tmpl w:val="374606DE"/>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ED2668B"/>
    <w:multiLevelType w:val="multilevel"/>
    <w:tmpl w:val="57E430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60781527"/>
    <w:multiLevelType w:val="multilevel"/>
    <w:tmpl w:val="4A3060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30B731A"/>
    <w:multiLevelType w:val="multilevel"/>
    <w:tmpl w:val="1DFCB6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4AF50B2"/>
    <w:multiLevelType w:val="multilevel"/>
    <w:tmpl w:val="F750436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50A7254"/>
    <w:multiLevelType w:val="multilevel"/>
    <w:tmpl w:val="BF628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65CF08D3"/>
    <w:multiLevelType w:val="multilevel"/>
    <w:tmpl w:val="66DA12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8415753"/>
    <w:multiLevelType w:val="multilevel"/>
    <w:tmpl w:val="8B0E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9B62A11"/>
    <w:multiLevelType w:val="multilevel"/>
    <w:tmpl w:val="000074B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AC965D7"/>
    <w:multiLevelType w:val="multilevel"/>
    <w:tmpl w:val="6234E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CA13388"/>
    <w:multiLevelType w:val="multilevel"/>
    <w:tmpl w:val="2764A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D1A59DB"/>
    <w:multiLevelType w:val="multilevel"/>
    <w:tmpl w:val="BAE43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6E8072BF"/>
    <w:multiLevelType w:val="multilevel"/>
    <w:tmpl w:val="D4A0A3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30A1430"/>
    <w:multiLevelType w:val="multilevel"/>
    <w:tmpl w:val="66006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73B83742"/>
    <w:multiLevelType w:val="multilevel"/>
    <w:tmpl w:val="4B8CC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749003F0"/>
    <w:multiLevelType w:val="multilevel"/>
    <w:tmpl w:val="8FF66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77484F3A"/>
    <w:multiLevelType w:val="multilevel"/>
    <w:tmpl w:val="694CE6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77ED1E27"/>
    <w:multiLevelType w:val="multilevel"/>
    <w:tmpl w:val="D13223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78262051"/>
    <w:multiLevelType w:val="multilevel"/>
    <w:tmpl w:val="FD38E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7B35757C"/>
    <w:multiLevelType w:val="multilevel"/>
    <w:tmpl w:val="BB309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B3F6D2E"/>
    <w:multiLevelType w:val="multilevel"/>
    <w:tmpl w:val="B184C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7F3320B2"/>
    <w:multiLevelType w:val="multilevel"/>
    <w:tmpl w:val="25FE0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34163149">
    <w:abstractNumId w:val="5"/>
  </w:num>
  <w:num w:numId="2" w16cid:durableId="1465929733">
    <w:abstractNumId w:val="36"/>
  </w:num>
  <w:num w:numId="3" w16cid:durableId="2108846229">
    <w:abstractNumId w:val="50"/>
  </w:num>
  <w:num w:numId="4" w16cid:durableId="567377471">
    <w:abstractNumId w:val="52"/>
  </w:num>
  <w:num w:numId="5" w16cid:durableId="1700740700">
    <w:abstractNumId w:val="46"/>
  </w:num>
  <w:num w:numId="6" w16cid:durableId="1818036150">
    <w:abstractNumId w:val="37"/>
  </w:num>
  <w:num w:numId="7" w16cid:durableId="1178737294">
    <w:abstractNumId w:val="61"/>
  </w:num>
  <w:num w:numId="8" w16cid:durableId="245921452">
    <w:abstractNumId w:val="35"/>
  </w:num>
  <w:num w:numId="9" w16cid:durableId="411318478">
    <w:abstractNumId w:val="86"/>
  </w:num>
  <w:num w:numId="10" w16cid:durableId="813059949">
    <w:abstractNumId w:val="2"/>
  </w:num>
  <w:num w:numId="11" w16cid:durableId="771246833">
    <w:abstractNumId w:val="60"/>
  </w:num>
  <w:num w:numId="12" w16cid:durableId="1605266509">
    <w:abstractNumId w:val="34"/>
  </w:num>
  <w:num w:numId="13" w16cid:durableId="1084834840">
    <w:abstractNumId w:val="18"/>
  </w:num>
  <w:num w:numId="14" w16cid:durableId="1638025945">
    <w:abstractNumId w:val="80"/>
  </w:num>
  <w:num w:numId="15" w16cid:durableId="1089038033">
    <w:abstractNumId w:val="25"/>
  </w:num>
  <w:num w:numId="16" w16cid:durableId="655379073">
    <w:abstractNumId w:val="25"/>
    <w:lvlOverride w:ilvl="1">
      <w:lvl w:ilvl="1">
        <w:numFmt w:val="decimal"/>
        <w:lvlText w:val="%2."/>
        <w:lvlJc w:val="left"/>
      </w:lvl>
    </w:lvlOverride>
  </w:num>
  <w:num w:numId="17" w16cid:durableId="295379110">
    <w:abstractNumId w:val="81"/>
  </w:num>
  <w:num w:numId="18" w16cid:durableId="1520393247">
    <w:abstractNumId w:val="29"/>
  </w:num>
  <w:num w:numId="19" w16cid:durableId="1947344272">
    <w:abstractNumId w:val="69"/>
  </w:num>
  <w:num w:numId="20" w16cid:durableId="189421792">
    <w:abstractNumId w:val="43"/>
  </w:num>
  <w:num w:numId="21" w16cid:durableId="710541747">
    <w:abstractNumId w:val="72"/>
  </w:num>
  <w:num w:numId="22" w16cid:durableId="2058116061">
    <w:abstractNumId w:val="70"/>
  </w:num>
  <w:num w:numId="23" w16cid:durableId="420301871">
    <w:abstractNumId w:val="76"/>
  </w:num>
  <w:num w:numId="24" w16cid:durableId="834764568">
    <w:abstractNumId w:val="82"/>
  </w:num>
  <w:num w:numId="25" w16cid:durableId="264046547">
    <w:abstractNumId w:val="82"/>
    <w:lvlOverride w:ilvl="1">
      <w:lvl w:ilvl="1">
        <w:numFmt w:val="decimal"/>
        <w:lvlText w:val="%2."/>
        <w:lvlJc w:val="left"/>
      </w:lvl>
    </w:lvlOverride>
  </w:num>
  <w:num w:numId="26" w16cid:durableId="734355717">
    <w:abstractNumId w:val="64"/>
  </w:num>
  <w:num w:numId="27" w16cid:durableId="756361332">
    <w:abstractNumId w:val="42"/>
  </w:num>
  <w:num w:numId="28" w16cid:durableId="1913734414">
    <w:abstractNumId w:val="31"/>
  </w:num>
  <w:num w:numId="29" w16cid:durableId="964236978">
    <w:abstractNumId w:val="84"/>
  </w:num>
  <w:num w:numId="30" w16cid:durableId="936445764">
    <w:abstractNumId w:val="78"/>
  </w:num>
  <w:num w:numId="31" w16cid:durableId="1291934953">
    <w:abstractNumId w:val="85"/>
  </w:num>
  <w:num w:numId="32" w16cid:durableId="305822141">
    <w:abstractNumId w:val="13"/>
  </w:num>
  <w:num w:numId="33" w16cid:durableId="642586992">
    <w:abstractNumId w:val="23"/>
  </w:num>
  <w:num w:numId="34" w16cid:durableId="457920880">
    <w:abstractNumId w:val="23"/>
    <w:lvlOverride w:ilvl="1">
      <w:lvl w:ilvl="1">
        <w:numFmt w:val="bullet"/>
        <w:lvlText w:val="o"/>
        <w:lvlJc w:val="left"/>
        <w:pPr>
          <w:tabs>
            <w:tab w:val="num" w:pos="1440"/>
          </w:tabs>
          <w:ind w:left="1440" w:hanging="360"/>
        </w:pPr>
        <w:rPr>
          <w:rFonts w:ascii="Courier New" w:hAnsi="Courier New" w:hint="default"/>
          <w:sz w:val="20"/>
        </w:rPr>
      </w:lvl>
    </w:lvlOverride>
  </w:num>
  <w:num w:numId="35" w16cid:durableId="2082823234">
    <w:abstractNumId w:val="27"/>
  </w:num>
  <w:num w:numId="36" w16cid:durableId="1422067034">
    <w:abstractNumId w:val="27"/>
    <w:lvlOverride w:ilvl="1">
      <w:lvl w:ilvl="1">
        <w:numFmt w:val="decimal"/>
        <w:lvlText w:val="%2."/>
        <w:lvlJc w:val="left"/>
      </w:lvl>
    </w:lvlOverride>
  </w:num>
  <w:num w:numId="37" w16cid:durableId="662437920">
    <w:abstractNumId w:val="45"/>
  </w:num>
  <w:num w:numId="38" w16cid:durableId="1894346616">
    <w:abstractNumId w:val="0"/>
  </w:num>
  <w:num w:numId="39" w16cid:durableId="953946094">
    <w:abstractNumId w:val="19"/>
  </w:num>
  <w:num w:numId="40" w16cid:durableId="571894079">
    <w:abstractNumId w:val="41"/>
  </w:num>
  <w:num w:numId="41" w16cid:durableId="2110391164">
    <w:abstractNumId w:val="71"/>
  </w:num>
  <w:num w:numId="42" w16cid:durableId="1481380544">
    <w:abstractNumId w:val="68"/>
  </w:num>
  <w:num w:numId="43" w16cid:durableId="1862742266">
    <w:abstractNumId w:val="68"/>
    <w:lvlOverride w:ilvl="1">
      <w:lvl w:ilvl="1">
        <w:numFmt w:val="bullet"/>
        <w:lvlText w:val="o"/>
        <w:lvlJc w:val="left"/>
        <w:pPr>
          <w:tabs>
            <w:tab w:val="num" w:pos="1440"/>
          </w:tabs>
          <w:ind w:left="1440" w:hanging="360"/>
        </w:pPr>
        <w:rPr>
          <w:rFonts w:ascii="Courier New" w:hAnsi="Courier New" w:hint="default"/>
          <w:sz w:val="20"/>
        </w:rPr>
      </w:lvl>
    </w:lvlOverride>
  </w:num>
  <w:num w:numId="44" w16cid:durableId="2061706976">
    <w:abstractNumId w:val="16"/>
  </w:num>
  <w:num w:numId="45" w16cid:durableId="2022199019">
    <w:abstractNumId w:val="16"/>
    <w:lvlOverride w:ilvl="1">
      <w:lvl w:ilvl="1">
        <w:numFmt w:val="bullet"/>
        <w:lvlText w:val="o"/>
        <w:lvlJc w:val="left"/>
        <w:pPr>
          <w:tabs>
            <w:tab w:val="num" w:pos="1440"/>
          </w:tabs>
          <w:ind w:left="1440" w:hanging="360"/>
        </w:pPr>
        <w:rPr>
          <w:rFonts w:ascii="Courier New" w:hAnsi="Courier New" w:hint="default"/>
          <w:sz w:val="20"/>
        </w:rPr>
      </w:lvl>
    </w:lvlOverride>
  </w:num>
  <w:num w:numId="46" w16cid:durableId="713382236">
    <w:abstractNumId w:val="8"/>
  </w:num>
  <w:num w:numId="47" w16cid:durableId="1233925743">
    <w:abstractNumId w:val="8"/>
    <w:lvlOverride w:ilvl="1">
      <w:lvl w:ilvl="1">
        <w:numFmt w:val="decimal"/>
        <w:lvlText w:val="%2."/>
        <w:lvlJc w:val="left"/>
      </w:lvl>
    </w:lvlOverride>
  </w:num>
  <w:num w:numId="48" w16cid:durableId="2015303390">
    <w:abstractNumId w:val="12"/>
  </w:num>
  <w:num w:numId="49" w16cid:durableId="436096496">
    <w:abstractNumId w:val="17"/>
  </w:num>
  <w:num w:numId="50" w16cid:durableId="132601954">
    <w:abstractNumId w:val="30"/>
  </w:num>
  <w:num w:numId="51" w16cid:durableId="1376587224">
    <w:abstractNumId w:val="87"/>
  </w:num>
  <w:num w:numId="52" w16cid:durableId="971250124">
    <w:abstractNumId w:val="63"/>
  </w:num>
  <w:num w:numId="53" w16cid:durableId="1327057520">
    <w:abstractNumId w:val="79"/>
  </w:num>
  <w:num w:numId="54" w16cid:durableId="718940723">
    <w:abstractNumId w:val="88"/>
  </w:num>
  <w:num w:numId="55" w16cid:durableId="176651551">
    <w:abstractNumId w:val="11"/>
  </w:num>
  <w:num w:numId="56" w16cid:durableId="207649270">
    <w:abstractNumId w:val="75"/>
  </w:num>
  <w:num w:numId="57" w16cid:durableId="722220444">
    <w:abstractNumId w:val="14"/>
  </w:num>
  <w:num w:numId="58" w16cid:durableId="647979309">
    <w:abstractNumId w:val="77"/>
  </w:num>
  <w:num w:numId="59" w16cid:durableId="130637657">
    <w:abstractNumId w:val="53"/>
  </w:num>
  <w:num w:numId="60" w16cid:durableId="72704555">
    <w:abstractNumId w:val="21"/>
  </w:num>
  <w:num w:numId="61" w16cid:durableId="1886409341">
    <w:abstractNumId w:val="62"/>
  </w:num>
  <w:num w:numId="62" w16cid:durableId="1871651656">
    <w:abstractNumId w:val="39"/>
  </w:num>
  <w:num w:numId="63" w16cid:durableId="501818654">
    <w:abstractNumId w:val="48"/>
  </w:num>
  <w:num w:numId="64" w16cid:durableId="649872232">
    <w:abstractNumId w:val="26"/>
  </w:num>
  <w:num w:numId="65" w16cid:durableId="1764104477">
    <w:abstractNumId w:val="20"/>
  </w:num>
  <w:num w:numId="66" w16cid:durableId="1839729314">
    <w:abstractNumId w:val="15"/>
  </w:num>
  <w:num w:numId="67" w16cid:durableId="2125885227">
    <w:abstractNumId w:val="24"/>
  </w:num>
  <w:num w:numId="68" w16cid:durableId="833111166">
    <w:abstractNumId w:val="49"/>
  </w:num>
  <w:num w:numId="69" w16cid:durableId="2122722404">
    <w:abstractNumId w:val="74"/>
  </w:num>
  <w:num w:numId="70" w16cid:durableId="485324142">
    <w:abstractNumId w:val="22"/>
  </w:num>
  <w:num w:numId="71" w16cid:durableId="642853638">
    <w:abstractNumId w:val="54"/>
  </w:num>
  <w:num w:numId="72" w16cid:durableId="45960696">
    <w:abstractNumId w:val="32"/>
  </w:num>
  <w:num w:numId="73" w16cid:durableId="582035720">
    <w:abstractNumId w:val="83"/>
  </w:num>
  <w:num w:numId="74" w16cid:durableId="233703656">
    <w:abstractNumId w:val="59"/>
  </w:num>
  <w:num w:numId="75" w16cid:durableId="308633021">
    <w:abstractNumId w:val="51"/>
  </w:num>
  <w:num w:numId="76" w16cid:durableId="2045935569">
    <w:abstractNumId w:val="67"/>
  </w:num>
  <w:num w:numId="77" w16cid:durableId="1363168027">
    <w:abstractNumId w:val="44"/>
  </w:num>
  <w:num w:numId="78" w16cid:durableId="558589465">
    <w:abstractNumId w:val="3"/>
  </w:num>
  <w:num w:numId="79" w16cid:durableId="1537961299">
    <w:abstractNumId w:val="6"/>
  </w:num>
  <w:num w:numId="80" w16cid:durableId="2048217610">
    <w:abstractNumId w:val="65"/>
  </w:num>
  <w:num w:numId="81" w16cid:durableId="1350377298">
    <w:abstractNumId w:val="7"/>
  </w:num>
  <w:num w:numId="82" w16cid:durableId="71784009">
    <w:abstractNumId w:val="55"/>
  </w:num>
  <w:num w:numId="83" w16cid:durableId="801537786">
    <w:abstractNumId w:val="89"/>
  </w:num>
  <w:num w:numId="84" w16cid:durableId="1315572110">
    <w:abstractNumId w:val="10"/>
  </w:num>
  <w:num w:numId="85" w16cid:durableId="65567894">
    <w:abstractNumId w:val="47"/>
  </w:num>
  <w:num w:numId="86" w16cid:durableId="1648046872">
    <w:abstractNumId w:val="73"/>
  </w:num>
  <w:num w:numId="87" w16cid:durableId="89736386">
    <w:abstractNumId w:val="56"/>
  </w:num>
  <w:num w:numId="88" w16cid:durableId="1448810111">
    <w:abstractNumId w:val="1"/>
  </w:num>
  <w:num w:numId="89" w16cid:durableId="1521353886">
    <w:abstractNumId w:val="33"/>
  </w:num>
  <w:num w:numId="90" w16cid:durableId="207036359">
    <w:abstractNumId w:val="58"/>
  </w:num>
  <w:num w:numId="91" w16cid:durableId="1103889368">
    <w:abstractNumId w:val="66"/>
  </w:num>
  <w:num w:numId="92" w16cid:durableId="2042709603">
    <w:abstractNumId w:val="28"/>
  </w:num>
  <w:num w:numId="93" w16cid:durableId="465047590">
    <w:abstractNumId w:val="4"/>
  </w:num>
  <w:num w:numId="94" w16cid:durableId="1717044617">
    <w:abstractNumId w:val="38"/>
  </w:num>
  <w:num w:numId="95" w16cid:durableId="600141752">
    <w:abstractNumId w:val="9"/>
  </w:num>
  <w:num w:numId="96" w16cid:durableId="878739426">
    <w:abstractNumId w:val="40"/>
  </w:num>
  <w:num w:numId="97" w16cid:durableId="2071686668">
    <w:abstractNumId w:val="57"/>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B3D"/>
    <w:rsid w:val="000036DF"/>
    <w:rsid w:val="00016573"/>
    <w:rsid w:val="00054617"/>
    <w:rsid w:val="000864DE"/>
    <w:rsid w:val="000C2EC6"/>
    <w:rsid w:val="000C6D35"/>
    <w:rsid w:val="000F610B"/>
    <w:rsid w:val="00104932"/>
    <w:rsid w:val="00110A5E"/>
    <w:rsid w:val="00112705"/>
    <w:rsid w:val="00113E81"/>
    <w:rsid w:val="001467B4"/>
    <w:rsid w:val="00146DDA"/>
    <w:rsid w:val="0015633C"/>
    <w:rsid w:val="00163482"/>
    <w:rsid w:val="001A6627"/>
    <w:rsid w:val="001B30A3"/>
    <w:rsid w:val="001C0635"/>
    <w:rsid w:val="001D4CCA"/>
    <w:rsid w:val="001E6757"/>
    <w:rsid w:val="001E7134"/>
    <w:rsid w:val="00204164"/>
    <w:rsid w:val="00205AD3"/>
    <w:rsid w:val="00216E7B"/>
    <w:rsid w:val="00264B26"/>
    <w:rsid w:val="002B3E23"/>
    <w:rsid w:val="002B41A5"/>
    <w:rsid w:val="002E2D3E"/>
    <w:rsid w:val="002F79A2"/>
    <w:rsid w:val="00304D95"/>
    <w:rsid w:val="00315F38"/>
    <w:rsid w:val="00335AA8"/>
    <w:rsid w:val="0034262D"/>
    <w:rsid w:val="003471CC"/>
    <w:rsid w:val="003F6370"/>
    <w:rsid w:val="004055EF"/>
    <w:rsid w:val="00413986"/>
    <w:rsid w:val="004201BC"/>
    <w:rsid w:val="00422B04"/>
    <w:rsid w:val="004872D5"/>
    <w:rsid w:val="00494307"/>
    <w:rsid w:val="004A7989"/>
    <w:rsid w:val="005073FD"/>
    <w:rsid w:val="00520155"/>
    <w:rsid w:val="00531731"/>
    <w:rsid w:val="00573D9A"/>
    <w:rsid w:val="00583B52"/>
    <w:rsid w:val="00583D9E"/>
    <w:rsid w:val="00587385"/>
    <w:rsid w:val="005B25E4"/>
    <w:rsid w:val="005C6009"/>
    <w:rsid w:val="005E2262"/>
    <w:rsid w:val="00610562"/>
    <w:rsid w:val="00617E96"/>
    <w:rsid w:val="00644871"/>
    <w:rsid w:val="0065233B"/>
    <w:rsid w:val="00670F56"/>
    <w:rsid w:val="006948A4"/>
    <w:rsid w:val="006C433D"/>
    <w:rsid w:val="006D5DB1"/>
    <w:rsid w:val="006E0F42"/>
    <w:rsid w:val="007107AF"/>
    <w:rsid w:val="007224A9"/>
    <w:rsid w:val="0072434E"/>
    <w:rsid w:val="00725151"/>
    <w:rsid w:val="007321B0"/>
    <w:rsid w:val="00736C6D"/>
    <w:rsid w:val="00765989"/>
    <w:rsid w:val="0079495E"/>
    <w:rsid w:val="00795121"/>
    <w:rsid w:val="007A2A47"/>
    <w:rsid w:val="008049BE"/>
    <w:rsid w:val="00804F88"/>
    <w:rsid w:val="00830F6F"/>
    <w:rsid w:val="00867E0E"/>
    <w:rsid w:val="00874801"/>
    <w:rsid w:val="008E0613"/>
    <w:rsid w:val="009014A9"/>
    <w:rsid w:val="00901636"/>
    <w:rsid w:val="009675B9"/>
    <w:rsid w:val="0097740F"/>
    <w:rsid w:val="009901E7"/>
    <w:rsid w:val="009A1F56"/>
    <w:rsid w:val="009C5B1F"/>
    <w:rsid w:val="009E28AA"/>
    <w:rsid w:val="00A32957"/>
    <w:rsid w:val="00A60ABC"/>
    <w:rsid w:val="00A73F38"/>
    <w:rsid w:val="00A75CC0"/>
    <w:rsid w:val="00A82834"/>
    <w:rsid w:val="00A862CE"/>
    <w:rsid w:val="00AA4521"/>
    <w:rsid w:val="00AD3EDC"/>
    <w:rsid w:val="00AE2F66"/>
    <w:rsid w:val="00AE38F7"/>
    <w:rsid w:val="00B02BD5"/>
    <w:rsid w:val="00B33FB9"/>
    <w:rsid w:val="00B4458E"/>
    <w:rsid w:val="00B54638"/>
    <w:rsid w:val="00B87193"/>
    <w:rsid w:val="00B87596"/>
    <w:rsid w:val="00BA210A"/>
    <w:rsid w:val="00BA314E"/>
    <w:rsid w:val="00BE12C3"/>
    <w:rsid w:val="00BE1BFE"/>
    <w:rsid w:val="00C04383"/>
    <w:rsid w:val="00C2082E"/>
    <w:rsid w:val="00C47945"/>
    <w:rsid w:val="00C83525"/>
    <w:rsid w:val="00CB5FD9"/>
    <w:rsid w:val="00CE0BDD"/>
    <w:rsid w:val="00CF13A0"/>
    <w:rsid w:val="00CF6159"/>
    <w:rsid w:val="00D079F8"/>
    <w:rsid w:val="00D1262C"/>
    <w:rsid w:val="00D25070"/>
    <w:rsid w:val="00D26A81"/>
    <w:rsid w:val="00D3178D"/>
    <w:rsid w:val="00D3473B"/>
    <w:rsid w:val="00D81022"/>
    <w:rsid w:val="00D94C7D"/>
    <w:rsid w:val="00DE5F30"/>
    <w:rsid w:val="00E26C7D"/>
    <w:rsid w:val="00E4605A"/>
    <w:rsid w:val="00E608C3"/>
    <w:rsid w:val="00E8003B"/>
    <w:rsid w:val="00E81EE2"/>
    <w:rsid w:val="00EB7D1E"/>
    <w:rsid w:val="00EE5B3D"/>
    <w:rsid w:val="00F15B7A"/>
    <w:rsid w:val="00F15EFD"/>
    <w:rsid w:val="00F26817"/>
    <w:rsid w:val="00F35BB0"/>
    <w:rsid w:val="00F417FB"/>
    <w:rsid w:val="00F54FE3"/>
    <w:rsid w:val="00F60CD5"/>
    <w:rsid w:val="00F96082"/>
    <w:rsid w:val="00FA5D7B"/>
    <w:rsid w:val="00FB7BCF"/>
    <w:rsid w:val="00FF563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46970E"/>
  <w15:chartTrackingRefBased/>
  <w15:docId w15:val="{59D047F8-87E5-4889-9FA3-2B6E11D03E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w:hAnsi="Arial" w:cs="Arial"/>
      <w:sz w:val="21"/>
    </w:rPr>
  </w:style>
  <w:style w:type="paragraph" w:styleId="Heading1">
    <w:name w:val="heading 1"/>
    <w:basedOn w:val="Normal"/>
    <w:next w:val="Normal"/>
    <w:link w:val="Heading1Char"/>
    <w:uiPriority w:val="9"/>
    <w:qFormat/>
    <w:rsid w:val="00EE5B3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EE5B3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EE5B3D"/>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EE5B3D"/>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EE5B3D"/>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EE5B3D"/>
    <w:pPr>
      <w:keepNext/>
      <w:keepLines/>
      <w:spacing w:before="40" w:after="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EE5B3D"/>
    <w:pPr>
      <w:keepNext/>
      <w:keepLines/>
      <w:spacing w:before="40" w:after="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EE5B3D"/>
    <w:pPr>
      <w:keepNext/>
      <w:keepLines/>
      <w:spacing w:after="0"/>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EE5B3D"/>
    <w:pPr>
      <w:keepNext/>
      <w:keepLines/>
      <w:spacing w:after="0"/>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335AA8"/>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5AA8"/>
    <w:rPr>
      <w:rFonts w:ascii="Arial" w:hAnsi="Arial" w:cs="Arial"/>
      <w:sz w:val="21"/>
    </w:rPr>
  </w:style>
  <w:style w:type="character" w:customStyle="1" w:styleId="Heading1Char">
    <w:name w:val="Heading 1 Char"/>
    <w:basedOn w:val="DefaultParagraphFont"/>
    <w:link w:val="Heading1"/>
    <w:uiPriority w:val="9"/>
    <w:rsid w:val="00EE5B3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EE5B3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EE5B3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EE5B3D"/>
    <w:rPr>
      <w:rFonts w:eastAsiaTheme="majorEastAsia" w:cstheme="majorBidi"/>
      <w:i/>
      <w:iCs/>
      <w:color w:val="2F5496" w:themeColor="accent1" w:themeShade="BF"/>
      <w:sz w:val="21"/>
    </w:rPr>
  </w:style>
  <w:style w:type="character" w:customStyle="1" w:styleId="Heading5Char">
    <w:name w:val="Heading 5 Char"/>
    <w:basedOn w:val="DefaultParagraphFont"/>
    <w:link w:val="Heading5"/>
    <w:uiPriority w:val="9"/>
    <w:semiHidden/>
    <w:rsid w:val="00EE5B3D"/>
    <w:rPr>
      <w:rFonts w:eastAsiaTheme="majorEastAsia" w:cstheme="majorBidi"/>
      <w:color w:val="2F5496" w:themeColor="accent1" w:themeShade="BF"/>
      <w:sz w:val="21"/>
    </w:rPr>
  </w:style>
  <w:style w:type="character" w:customStyle="1" w:styleId="Heading6Char">
    <w:name w:val="Heading 6 Char"/>
    <w:basedOn w:val="DefaultParagraphFont"/>
    <w:link w:val="Heading6"/>
    <w:uiPriority w:val="9"/>
    <w:semiHidden/>
    <w:rsid w:val="00EE5B3D"/>
    <w:rPr>
      <w:rFonts w:eastAsiaTheme="majorEastAsia" w:cstheme="majorBidi"/>
      <w:i/>
      <w:iCs/>
      <w:color w:val="595959" w:themeColor="text1" w:themeTint="A6"/>
      <w:sz w:val="21"/>
    </w:rPr>
  </w:style>
  <w:style w:type="character" w:customStyle="1" w:styleId="Heading7Char">
    <w:name w:val="Heading 7 Char"/>
    <w:basedOn w:val="DefaultParagraphFont"/>
    <w:link w:val="Heading7"/>
    <w:uiPriority w:val="9"/>
    <w:semiHidden/>
    <w:rsid w:val="00EE5B3D"/>
    <w:rPr>
      <w:rFonts w:eastAsiaTheme="majorEastAsia" w:cstheme="majorBidi"/>
      <w:color w:val="595959" w:themeColor="text1" w:themeTint="A6"/>
      <w:sz w:val="21"/>
    </w:rPr>
  </w:style>
  <w:style w:type="character" w:customStyle="1" w:styleId="Heading8Char">
    <w:name w:val="Heading 8 Char"/>
    <w:basedOn w:val="DefaultParagraphFont"/>
    <w:link w:val="Heading8"/>
    <w:uiPriority w:val="9"/>
    <w:semiHidden/>
    <w:rsid w:val="00EE5B3D"/>
    <w:rPr>
      <w:rFonts w:eastAsiaTheme="majorEastAsia" w:cstheme="majorBidi"/>
      <w:i/>
      <w:iCs/>
      <w:color w:val="272727" w:themeColor="text1" w:themeTint="D8"/>
      <w:sz w:val="21"/>
    </w:rPr>
  </w:style>
  <w:style w:type="character" w:customStyle="1" w:styleId="Heading9Char">
    <w:name w:val="Heading 9 Char"/>
    <w:basedOn w:val="DefaultParagraphFont"/>
    <w:link w:val="Heading9"/>
    <w:uiPriority w:val="9"/>
    <w:semiHidden/>
    <w:rsid w:val="00EE5B3D"/>
    <w:rPr>
      <w:rFonts w:eastAsiaTheme="majorEastAsia" w:cstheme="majorBidi"/>
      <w:color w:val="272727" w:themeColor="text1" w:themeTint="D8"/>
      <w:sz w:val="21"/>
    </w:rPr>
  </w:style>
  <w:style w:type="paragraph" w:styleId="Title">
    <w:name w:val="Title"/>
    <w:basedOn w:val="Normal"/>
    <w:next w:val="Normal"/>
    <w:link w:val="TitleChar"/>
    <w:uiPriority w:val="10"/>
    <w:qFormat/>
    <w:rsid w:val="00EE5B3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E5B3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E5B3D"/>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E5B3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E5B3D"/>
    <w:pPr>
      <w:spacing w:before="160"/>
      <w:jc w:val="center"/>
    </w:pPr>
    <w:rPr>
      <w:i/>
      <w:iCs/>
      <w:color w:val="404040" w:themeColor="text1" w:themeTint="BF"/>
    </w:rPr>
  </w:style>
  <w:style w:type="character" w:customStyle="1" w:styleId="QuoteChar">
    <w:name w:val="Quote Char"/>
    <w:basedOn w:val="DefaultParagraphFont"/>
    <w:link w:val="Quote"/>
    <w:uiPriority w:val="29"/>
    <w:rsid w:val="00EE5B3D"/>
    <w:rPr>
      <w:rFonts w:ascii="Arial" w:hAnsi="Arial" w:cs="Arial"/>
      <w:i/>
      <w:iCs/>
      <w:color w:val="404040" w:themeColor="text1" w:themeTint="BF"/>
      <w:sz w:val="21"/>
    </w:rPr>
  </w:style>
  <w:style w:type="paragraph" w:styleId="ListParagraph">
    <w:name w:val="List Paragraph"/>
    <w:basedOn w:val="Normal"/>
    <w:uiPriority w:val="34"/>
    <w:qFormat/>
    <w:rsid w:val="00EE5B3D"/>
    <w:pPr>
      <w:ind w:left="720"/>
      <w:contextualSpacing/>
    </w:pPr>
  </w:style>
  <w:style w:type="character" w:styleId="IntenseEmphasis">
    <w:name w:val="Intense Emphasis"/>
    <w:basedOn w:val="DefaultParagraphFont"/>
    <w:uiPriority w:val="21"/>
    <w:qFormat/>
    <w:rsid w:val="00EE5B3D"/>
    <w:rPr>
      <w:i/>
      <w:iCs/>
      <w:color w:val="2F5496" w:themeColor="accent1" w:themeShade="BF"/>
    </w:rPr>
  </w:style>
  <w:style w:type="paragraph" w:styleId="IntenseQuote">
    <w:name w:val="Intense Quote"/>
    <w:basedOn w:val="Normal"/>
    <w:next w:val="Normal"/>
    <w:link w:val="IntenseQuoteChar"/>
    <w:uiPriority w:val="30"/>
    <w:qFormat/>
    <w:rsid w:val="00EE5B3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E5B3D"/>
    <w:rPr>
      <w:rFonts w:ascii="Arial" w:hAnsi="Arial" w:cs="Arial"/>
      <w:i/>
      <w:iCs/>
      <w:color w:val="2F5496" w:themeColor="accent1" w:themeShade="BF"/>
      <w:sz w:val="21"/>
    </w:rPr>
  </w:style>
  <w:style w:type="character" w:styleId="IntenseReference">
    <w:name w:val="Intense Reference"/>
    <w:basedOn w:val="DefaultParagraphFont"/>
    <w:uiPriority w:val="32"/>
    <w:qFormat/>
    <w:rsid w:val="00EE5B3D"/>
    <w:rPr>
      <w:b/>
      <w:bCs/>
      <w:smallCaps/>
      <w:color w:val="2F5496" w:themeColor="accent1" w:themeShade="BF"/>
      <w:spacing w:val="5"/>
    </w:rPr>
  </w:style>
  <w:style w:type="paragraph" w:styleId="Header">
    <w:name w:val="header"/>
    <w:basedOn w:val="Normal"/>
    <w:link w:val="HeaderChar"/>
    <w:uiPriority w:val="99"/>
    <w:semiHidden/>
    <w:unhideWhenUsed/>
    <w:rsid w:val="00146DDA"/>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146DDA"/>
    <w:rPr>
      <w:rFonts w:ascii="Arial" w:hAnsi="Arial" w:cs="Arial"/>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oter" Target="footer3.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2.xml"/></Relationships>
</file>

<file path=word/theme/theme1.xml><?xml version="1.0" encoding="utf-8"?>
<a:theme xmlns:a="http://schemas.openxmlformats.org/drawingml/2006/main" name="BASF">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BASF" id="{725FE41A-792F-432C-B93F-25ED23A97D07}" vid="{32C09C63-FE1F-4DA2-BF9B-32FE81185EE3}"/>
    </a:ext>
  </a:extLst>
</a:theme>
</file>

<file path=docMetadata/LabelInfo.xml><?xml version="1.0" encoding="utf-8"?>
<clbl:labelList xmlns:clbl="http://schemas.microsoft.com/office/2020/mipLabelMetadata">
  <clbl:label id="{06530cf4-8573-4c29-a912-bbcdac835909}" enabled="1" method="Standard" siteId="{ecaa386b-c8df-4ce0-ad01-740cbdb5ba55}"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110</Pages>
  <Words>9706</Words>
  <Characters>72021</Characters>
  <Application>Microsoft Office Word</Application>
  <DocSecurity>0</DocSecurity>
  <Lines>1108</Lines>
  <Paragraphs>928</Paragraphs>
  <ScaleCrop>false</ScaleCrop>
  <Company>BASF</Company>
  <LinksUpToDate>false</LinksUpToDate>
  <CharactersWithSpaces>80799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michael.yao@basf.com</dc:creator>
  <cp:keywords/>
  <dc:description/>
  <cp:lastModifiedBy>michael.yao@basf.com</cp:lastModifiedBy>
  <cp:revision>95</cp:revision>
  <dcterms:created xsi:type="dcterms:W3CDTF">2026-06-26T01:59:00Z</dcterms:created>
  <dcterms:modified xsi:type="dcterms:W3CDTF">2026-06-28T04:35:00Z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4e74ed2d,20c95688,337b12d1</vt:lpwstr>
  </property>
  <property fmtid="{D5CDD505-2E9C-101B-9397-08002B2CF9AE}" pid="3" name="ClassificationContentMarkingFooterFontProps">
    <vt:lpwstr>#000000,10,Arial</vt:lpwstr>
  </property>
  <property fmtid="{D5CDD505-2E9C-101B-9397-08002B2CF9AE}" pid="4" name="ClassificationContentMarkingFooterText">
    <vt:lpwstr>Internal</vt:lpwstr>
  </property>
</Properties>
</file>